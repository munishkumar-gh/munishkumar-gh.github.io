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25314" w14:textId="51F909B7" w:rsidR="00D73714" w:rsidRPr="00CD2259" w:rsidRDefault="00A23CD5" w:rsidP="009E0415">
      <w:pPr>
        <w:pStyle w:val="Head"/>
        <w:jc w:val="both"/>
        <w:rPr>
          <w:rFonts w:ascii="Times" w:hAnsi="Times" w:cs="Times"/>
        </w:rPr>
      </w:pPr>
      <w:r w:rsidRPr="00CD2259">
        <w:rPr>
          <w:rFonts w:ascii="Times" w:hAnsi="Times" w:cs="Times"/>
        </w:rPr>
        <w:t>Title:</w:t>
      </w:r>
      <w:r w:rsidR="00D73714" w:rsidRPr="00CD2259">
        <w:rPr>
          <w:rFonts w:ascii="Times" w:hAnsi="Times" w:cs="Times"/>
        </w:rPr>
        <w:t xml:space="preserve"> </w:t>
      </w:r>
      <w:r w:rsidR="00DD6ACB" w:rsidRPr="00CD2259">
        <w:rPr>
          <w:rFonts w:ascii="Times" w:hAnsi="Times" w:cs="Times"/>
        </w:rPr>
        <w:t xml:space="preserve">Using Text Mining and Topic Modelling to </w:t>
      </w:r>
      <w:r w:rsidR="00C9652B">
        <w:rPr>
          <w:rFonts w:ascii="Times" w:hAnsi="Times" w:cs="Times"/>
        </w:rPr>
        <w:t>U</w:t>
      </w:r>
      <w:r w:rsidR="00DD6ACB" w:rsidRPr="00CD2259">
        <w:rPr>
          <w:rFonts w:ascii="Times" w:hAnsi="Times" w:cs="Times"/>
        </w:rPr>
        <w:t xml:space="preserve">nderstand </w:t>
      </w:r>
      <w:r w:rsidR="00C9652B">
        <w:rPr>
          <w:rFonts w:ascii="Times" w:hAnsi="Times" w:cs="Times"/>
        </w:rPr>
        <w:t>Success and G</w:t>
      </w:r>
      <w:r w:rsidR="000B2D81">
        <w:rPr>
          <w:rFonts w:ascii="Times" w:hAnsi="Times" w:cs="Times"/>
        </w:rPr>
        <w:t>rowth</w:t>
      </w:r>
      <w:r w:rsidR="00907949">
        <w:rPr>
          <w:rFonts w:ascii="Times" w:hAnsi="Times" w:cs="Times"/>
        </w:rPr>
        <w:t xml:space="preserve"> factors</w:t>
      </w:r>
      <w:r w:rsidR="00DD6ACB" w:rsidRPr="00CD2259">
        <w:rPr>
          <w:rFonts w:ascii="Times" w:hAnsi="Times" w:cs="Times"/>
        </w:rPr>
        <w:t xml:space="preserve"> in </w:t>
      </w:r>
      <w:r w:rsidR="00C9652B">
        <w:rPr>
          <w:rFonts w:ascii="Times" w:hAnsi="Times" w:cs="Times"/>
        </w:rPr>
        <w:t xml:space="preserve">Global </w:t>
      </w:r>
      <w:r w:rsidR="00DD6ACB" w:rsidRPr="00CD2259">
        <w:rPr>
          <w:rFonts w:ascii="Times" w:hAnsi="Times" w:cs="Times"/>
        </w:rPr>
        <w:t>Renewable Energy Project</w:t>
      </w:r>
      <w:r w:rsidR="00907949">
        <w:rPr>
          <w:rFonts w:ascii="Times" w:hAnsi="Times" w:cs="Times"/>
        </w:rPr>
        <w:t>s</w:t>
      </w:r>
    </w:p>
    <w:p w14:paraId="5816EB91" w14:textId="3E13D188" w:rsidR="00172CEB" w:rsidRDefault="00D73714" w:rsidP="00D84561">
      <w:pPr>
        <w:jc w:val="both"/>
        <w:rPr>
          <w:rFonts w:ascii="Times" w:hAnsi="Times" w:cs="Times"/>
          <w:vertAlign w:val="superscript"/>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 xml:space="preserve">Munish </w:t>
      </w:r>
      <w:proofErr w:type="spellStart"/>
      <w:proofErr w:type="gramStart"/>
      <w:r w:rsidR="001422D7" w:rsidRPr="00CD2259">
        <w:rPr>
          <w:rFonts w:ascii="Times" w:hAnsi="Times" w:cs="Times"/>
        </w:rPr>
        <w:t>Kumar</w:t>
      </w:r>
      <w:r w:rsidR="00541002">
        <w:rPr>
          <w:rFonts w:ascii="Times" w:hAnsi="Times" w:cs="Times"/>
          <w:vertAlign w:val="superscript"/>
        </w:rPr>
        <w:t>a</w:t>
      </w:r>
      <w:r w:rsidR="00864A5F" w:rsidRPr="00CD2259">
        <w:rPr>
          <w:rFonts w:ascii="Times" w:hAnsi="Times" w:cs="Times"/>
          <w:vertAlign w:val="superscript"/>
        </w:rPr>
        <w:t>,</w:t>
      </w:r>
      <w:r w:rsidR="00541002">
        <w:rPr>
          <w:rFonts w:ascii="Times" w:hAnsi="Times" w:cs="Times"/>
          <w:vertAlign w:val="superscript"/>
        </w:rPr>
        <w:t>b</w:t>
      </w:r>
      <w:proofErr w:type="spellEnd"/>
      <w:proofErr w:type="gramEnd"/>
      <w:r w:rsidR="00864A5F" w:rsidRPr="00CD2259">
        <w:rPr>
          <w:rFonts w:ascii="Times" w:hAnsi="Times" w:cs="Times"/>
        </w:rPr>
        <w:t xml:space="preserve"> and Janine </w:t>
      </w:r>
      <w:proofErr w:type="spellStart"/>
      <w:r w:rsidR="00541002" w:rsidRPr="00CD2259">
        <w:rPr>
          <w:rFonts w:ascii="Times" w:hAnsi="Times" w:cs="Times"/>
        </w:rPr>
        <w:t>Ng</w:t>
      </w:r>
      <w:r w:rsidR="00541002">
        <w:rPr>
          <w:rFonts w:ascii="Times" w:hAnsi="Times" w:cs="Times"/>
          <w:vertAlign w:val="superscript"/>
        </w:rPr>
        <w:t>b</w:t>
      </w:r>
      <w:proofErr w:type="spellEnd"/>
    </w:p>
    <w:p w14:paraId="099DC18B" w14:textId="77777777" w:rsidR="00172CEB" w:rsidRDefault="00172CEB" w:rsidP="00D84561">
      <w:pPr>
        <w:jc w:val="both"/>
        <w:rPr>
          <w:rFonts w:ascii="Times" w:hAnsi="Times" w:cs="Times"/>
          <w:vertAlign w:val="superscript"/>
        </w:rPr>
      </w:pPr>
    </w:p>
    <w:p w14:paraId="0A312CB9" w14:textId="31C13654" w:rsidR="00541002" w:rsidRPr="00541002" w:rsidRDefault="00172CEB" w:rsidP="00541002">
      <w:pPr>
        <w:jc w:val="both"/>
        <w:rPr>
          <w:rFonts w:ascii="Times" w:eastAsia="Times New Roman" w:hAnsi="Times" w:cs="Times"/>
          <w:color w:val="000000"/>
        </w:rPr>
      </w:pPr>
      <w:r w:rsidRPr="00541002">
        <w:rPr>
          <w:rFonts w:ascii="Times" w:hAnsi="Times" w:cs="Times"/>
          <w:b/>
          <w:bCs/>
        </w:rPr>
        <w:t xml:space="preserve">Affiliations: </w:t>
      </w:r>
      <w:proofErr w:type="spellStart"/>
      <w:r w:rsidR="00541002" w:rsidRPr="00541002">
        <w:rPr>
          <w:rFonts w:ascii="Times" w:hAnsi="Times" w:cs="Times"/>
          <w:vertAlign w:val="superscript"/>
        </w:rPr>
        <w:t>a</w:t>
      </w:r>
      <w:r w:rsidR="001422D7" w:rsidRPr="00541002">
        <w:rPr>
          <w:rFonts w:ascii="Times" w:eastAsia="Times New Roman" w:hAnsi="Times" w:cs="Times"/>
          <w:color w:val="000000"/>
        </w:rPr>
        <w:t>ERCE</w:t>
      </w:r>
      <w:proofErr w:type="spellEnd"/>
      <w:r w:rsidR="001422D7" w:rsidRPr="00541002">
        <w:rPr>
          <w:rFonts w:ascii="Times" w:eastAsia="Times New Roman" w:hAnsi="Times" w:cs="Times"/>
          <w:color w:val="000000"/>
        </w:rPr>
        <w:t xml:space="preserve"> Singapore</w:t>
      </w:r>
      <w:r w:rsidR="00864A5F" w:rsidRPr="00541002">
        <w:rPr>
          <w:rFonts w:ascii="Times" w:eastAsia="Times New Roman" w:hAnsi="Times" w:cs="Times"/>
          <w:color w:val="000000"/>
        </w:rPr>
        <w:t xml:space="preserve">, </w:t>
      </w:r>
      <w:r w:rsidR="00541002" w:rsidRPr="00541002">
        <w:rPr>
          <w:rFonts w:ascii="Times" w:eastAsia="Times New Roman" w:hAnsi="Times" w:cs="Times"/>
          <w:color w:val="000000"/>
        </w:rPr>
        <w:t xml:space="preserve">48 </w:t>
      </w:r>
      <w:proofErr w:type="spellStart"/>
      <w:r w:rsidR="00541002" w:rsidRPr="00541002">
        <w:rPr>
          <w:rFonts w:ascii="Times" w:eastAsia="Times New Roman" w:hAnsi="Times" w:cs="Times"/>
          <w:color w:val="000000"/>
        </w:rPr>
        <w:t>Tras</w:t>
      </w:r>
      <w:proofErr w:type="spellEnd"/>
      <w:r w:rsidR="00541002" w:rsidRPr="00541002">
        <w:rPr>
          <w:rFonts w:ascii="Times" w:eastAsia="Times New Roman" w:hAnsi="Times" w:cs="Times"/>
          <w:color w:val="000000"/>
        </w:rPr>
        <w:t xml:space="preserve"> Street, #03-01, Singapore 078987</w:t>
      </w:r>
    </w:p>
    <w:p w14:paraId="571BFB5F" w14:textId="382DBA61" w:rsidR="001422D7" w:rsidRPr="00541002" w:rsidRDefault="00541002" w:rsidP="00D84561">
      <w:pPr>
        <w:jc w:val="both"/>
        <w:rPr>
          <w:rFonts w:ascii="Times" w:eastAsia="Times New Roman" w:hAnsi="Times" w:cs="Times"/>
          <w:color w:val="000000"/>
        </w:rPr>
      </w:pPr>
      <w:proofErr w:type="spellStart"/>
      <w:r w:rsidRPr="00541002">
        <w:rPr>
          <w:rFonts w:ascii="Times" w:hAnsi="Times" w:cs="Times"/>
          <w:vertAlign w:val="superscript"/>
        </w:rPr>
        <w:t>b</w:t>
      </w:r>
      <w:r w:rsidRPr="00541002">
        <w:rPr>
          <w:rFonts w:ascii="Times" w:eastAsia="Times New Roman" w:hAnsi="Times" w:cs="Times"/>
          <w:color w:val="000000"/>
        </w:rPr>
        <w:t>Singapore</w:t>
      </w:r>
      <w:proofErr w:type="spellEnd"/>
      <w:r w:rsidRPr="00541002">
        <w:rPr>
          <w:rFonts w:ascii="Times" w:eastAsia="Times New Roman" w:hAnsi="Times" w:cs="Times"/>
          <w:color w:val="000000"/>
        </w:rPr>
        <w:t xml:space="preserve"> </w:t>
      </w:r>
      <w:r w:rsidR="00864A5F" w:rsidRPr="00541002">
        <w:rPr>
          <w:rFonts w:ascii="Times" w:eastAsia="Times New Roman" w:hAnsi="Times" w:cs="Times"/>
          <w:color w:val="000000"/>
        </w:rPr>
        <w:t>University of Social Sciences</w:t>
      </w:r>
      <w:r w:rsidRPr="00541002">
        <w:rPr>
          <w:rFonts w:ascii="Times" w:eastAsia="Times New Roman" w:hAnsi="Times" w:cs="Times"/>
          <w:color w:val="000000"/>
        </w:rPr>
        <w:t>, School of Business, Clementi Rd, #463</w:t>
      </w:r>
      <w:r w:rsidRPr="00541002">
        <w:rPr>
          <w:rFonts w:ascii="MS Mincho" w:eastAsia="MS Mincho" w:hAnsi="MS Mincho" w:cs="MS Mincho" w:hint="eastAsia"/>
          <w:color w:val="000000"/>
        </w:rPr>
        <w:t>号</w:t>
      </w:r>
      <w:r w:rsidRPr="00541002">
        <w:rPr>
          <w:rFonts w:ascii="Times" w:eastAsia="Times New Roman" w:hAnsi="Times" w:cs="Times"/>
          <w:color w:val="000000"/>
        </w:rPr>
        <w:t>, Singapore 599494</w:t>
      </w:r>
    </w:p>
    <w:p w14:paraId="67874473" w14:textId="4D53F48D"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4B59E0EB" w14:textId="13A52263"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w:t>
      </w:r>
      <w:r w:rsidR="003259BD">
        <w:rPr>
          <w:rFonts w:ascii="Times" w:hAnsi="Times" w:cs="Times"/>
        </w:rPr>
        <w:t>(</w:t>
      </w:r>
      <w:r w:rsidR="001422D7" w:rsidRPr="00DC149F">
        <w:rPr>
          <w:rFonts w:ascii="Times" w:hAnsi="Times" w:cs="Times"/>
        </w:rPr>
        <w:t>solar, wind, geothermal and hydrogen</w:t>
      </w:r>
      <w:r w:rsidR="003259BD">
        <w:rPr>
          <w:rFonts w:ascii="Times" w:hAnsi="Times" w:cs="Times"/>
        </w:rPr>
        <w:t>)</w:t>
      </w:r>
      <w:r w:rsidR="001422D7" w:rsidRPr="00DC149F">
        <w:rPr>
          <w:rFonts w:ascii="Times" w:hAnsi="Times" w:cs="Times"/>
        </w:rPr>
        <w:t xml:space="preserve"> are means by which corporations and government hope to mitigate the effect of climate change. </w:t>
      </w:r>
      <w:r w:rsidR="00DC149F" w:rsidRPr="00DC149F">
        <w:rPr>
          <w:rFonts w:ascii="Times" w:hAnsi="Times" w:cs="Times"/>
        </w:rPr>
        <w:t xml:space="preserve">However, literature is rife with examples of renewable energy projects </w:t>
      </w:r>
      <w:r w:rsidR="00907949">
        <w:rPr>
          <w:rFonts w:ascii="Times" w:hAnsi="Times" w:cs="Times"/>
        </w:rPr>
        <w:t>not being able to deliver as promised</w:t>
      </w:r>
      <w:r w:rsidR="00DC149F" w:rsidRPr="00DC149F">
        <w:rPr>
          <w:rFonts w:ascii="Times" w:hAnsi="Times" w:cs="Times"/>
        </w:rPr>
        <w:t>, with difficulties like energy transportation</w:t>
      </w:r>
      <w:r w:rsidR="00FC3B95">
        <w:rPr>
          <w:rFonts w:ascii="Times" w:hAnsi="Times" w:cs="Times"/>
        </w:rPr>
        <w:t>, energy output</w:t>
      </w:r>
      <w:r w:rsidR="00DC149F" w:rsidRPr="00DC149F">
        <w:rPr>
          <w:rFonts w:ascii="Times" w:hAnsi="Times" w:cs="Times"/>
        </w:rPr>
        <w:t xml:space="preserve"> and subpar </w:t>
      </w:r>
      <w:r w:rsidR="00907949">
        <w:rPr>
          <w:rFonts w:ascii="Times" w:hAnsi="Times" w:cs="Times"/>
        </w:rPr>
        <w:t>financial outcomes</w:t>
      </w:r>
      <w:r w:rsidR="00DC149F" w:rsidRPr="00DC149F">
        <w:rPr>
          <w:rFonts w:ascii="Times" w:hAnsi="Times" w:cs="Times"/>
        </w:rPr>
        <w:t xml:space="preserve">. </w:t>
      </w:r>
      <w:r w:rsidR="00907949">
        <w:rPr>
          <w:rFonts w:ascii="Times" w:hAnsi="Times" w:cs="Times"/>
        </w:rPr>
        <w:t>Yet</w:t>
      </w:r>
      <w:r w:rsidR="00907949" w:rsidRPr="00DC149F">
        <w:rPr>
          <w:rFonts w:ascii="Times" w:hAnsi="Times" w:cs="Times"/>
        </w:rPr>
        <w:t xml:space="preserve">, </w:t>
      </w:r>
      <w:r w:rsidR="00907949">
        <w:rPr>
          <w:rFonts w:ascii="Times" w:hAnsi="Times" w:cs="Times"/>
        </w:rPr>
        <w:t>the</w:t>
      </w:r>
      <w:r w:rsidR="00907949" w:rsidRPr="00DC149F">
        <w:rPr>
          <w:rFonts w:ascii="Times" w:hAnsi="Times" w:cs="Times"/>
        </w:rPr>
        <w:t xml:space="preserve"> sector has experienced exponential growth in recent </w:t>
      </w:r>
      <w:r w:rsidR="00907949">
        <w:rPr>
          <w:rFonts w:ascii="Times" w:hAnsi="Times" w:cs="Times"/>
        </w:rPr>
        <w:t>years, with new projects being continually sanctioned</w:t>
      </w:r>
      <w:r w:rsidR="000B2D81">
        <w:rPr>
          <w:rFonts w:ascii="Times" w:hAnsi="Times" w:cs="Times"/>
        </w:rPr>
        <w:t>.</w:t>
      </w:r>
      <w:r w:rsidR="00907949">
        <w:rPr>
          <w:rFonts w:ascii="Times" w:hAnsi="Times" w:cs="Times"/>
        </w:rPr>
        <w:t xml:space="preserve"> </w:t>
      </w:r>
      <w:r w:rsidR="002E05BE" w:rsidRPr="00DC149F">
        <w:rPr>
          <w:rFonts w:ascii="Times" w:hAnsi="Times" w:cs="Times"/>
        </w:rPr>
        <w:t xml:space="preserve">This paper aims to </w:t>
      </w:r>
      <w:r w:rsidR="003259BD">
        <w:rPr>
          <w:rFonts w:ascii="Times" w:hAnsi="Times" w:cs="Times"/>
        </w:rPr>
        <w:t xml:space="preserve">utilize the method of </w:t>
      </w:r>
      <w:r w:rsidR="003259BD" w:rsidRPr="00DC149F">
        <w:rPr>
          <w:rFonts w:ascii="Times" w:hAnsi="Times" w:cs="Times"/>
        </w:rPr>
        <w:t>text mining and topic modeling</w:t>
      </w:r>
      <w:r w:rsidR="003259BD">
        <w:rPr>
          <w:rFonts w:ascii="Times" w:hAnsi="Times" w:cs="Times"/>
        </w:rPr>
        <w:t xml:space="preserve"> to probe </w:t>
      </w:r>
      <w:r w:rsidR="000B2D81">
        <w:rPr>
          <w:rFonts w:ascii="Times" w:hAnsi="Times" w:cs="Times"/>
        </w:rPr>
        <w:t>why this growth occurs</w:t>
      </w:r>
      <w:r w:rsidR="003259BD">
        <w:rPr>
          <w:rFonts w:ascii="Times" w:hAnsi="Times" w:cs="Times"/>
        </w:rPr>
        <w:t xml:space="preserve">. </w:t>
      </w:r>
      <w:r w:rsidR="000B2D81">
        <w:rPr>
          <w:rFonts w:ascii="Times" w:hAnsi="Times" w:cs="Times"/>
        </w:rPr>
        <w:t>Additionally, we will use</w:t>
      </w:r>
      <w:r w:rsidR="003259BD">
        <w:rPr>
          <w:rFonts w:ascii="Times" w:hAnsi="Times" w:cs="Times"/>
        </w:rPr>
        <w:t xml:space="preserve"> th</w:t>
      </w:r>
      <w:r w:rsidR="000B2D81">
        <w:rPr>
          <w:rFonts w:ascii="Times" w:hAnsi="Times" w:cs="Times"/>
        </w:rPr>
        <w:t>ese</w:t>
      </w:r>
      <w:r w:rsidR="003259BD">
        <w:rPr>
          <w:rFonts w:ascii="Times" w:hAnsi="Times" w:cs="Times"/>
        </w:rPr>
        <w:t xml:space="preserve"> </w:t>
      </w:r>
      <w:r w:rsidR="000B2D81">
        <w:rPr>
          <w:rFonts w:ascii="Times" w:hAnsi="Times" w:cs="Times"/>
        </w:rPr>
        <w:t xml:space="preserve">data analytic </w:t>
      </w:r>
      <w:r w:rsidR="003259BD">
        <w:rPr>
          <w:rFonts w:ascii="Times" w:hAnsi="Times" w:cs="Times"/>
        </w:rPr>
        <w:t>method</w:t>
      </w:r>
      <w:r w:rsidR="000B2D81">
        <w:rPr>
          <w:rFonts w:ascii="Times" w:hAnsi="Times" w:cs="Times"/>
        </w:rPr>
        <w:t>s</w:t>
      </w:r>
      <w:r w:rsidR="003259BD">
        <w:rPr>
          <w:rFonts w:ascii="Times" w:hAnsi="Times" w:cs="Times"/>
        </w:rPr>
        <w:t xml:space="preserve"> to </w:t>
      </w:r>
      <w:r w:rsidR="00997B10">
        <w:rPr>
          <w:rFonts w:ascii="Times" w:hAnsi="Times" w:cs="Times"/>
        </w:rPr>
        <w:t>rank</w:t>
      </w:r>
      <w:r w:rsidR="003259BD">
        <w:rPr>
          <w:rFonts w:ascii="Times" w:hAnsi="Times" w:cs="Times"/>
        </w:rPr>
        <w:t>, understand,</w:t>
      </w:r>
      <w:r w:rsidR="00997B10">
        <w:rPr>
          <w:rFonts w:ascii="Times" w:hAnsi="Times" w:cs="Times"/>
        </w:rPr>
        <w:t xml:space="preserve"> and discuss</w:t>
      </w:r>
      <w:r w:rsidR="00907949">
        <w:rPr>
          <w:rFonts w:ascii="Times" w:hAnsi="Times" w:cs="Times"/>
        </w:rPr>
        <w:t xml:space="preserve"> </w:t>
      </w:r>
      <w:r w:rsidR="003259BD">
        <w:rPr>
          <w:rFonts w:ascii="Times" w:hAnsi="Times" w:cs="Times"/>
        </w:rPr>
        <w:t>c</w:t>
      </w:r>
      <w:r w:rsidR="00907949">
        <w:rPr>
          <w:rFonts w:ascii="Times" w:hAnsi="Times" w:cs="Times"/>
        </w:rPr>
        <w:t xml:space="preserve">ontributing factors to this </w:t>
      </w:r>
      <w:r w:rsidR="000B2D81">
        <w:rPr>
          <w:rFonts w:ascii="Times" w:hAnsi="Times" w:cs="Times"/>
        </w:rPr>
        <w:t>growth</w:t>
      </w:r>
      <w:r w:rsidR="003259BD">
        <w:rPr>
          <w:rFonts w:ascii="Times" w:hAnsi="Times" w:cs="Times"/>
        </w:rPr>
        <w:t xml:space="preserve">, by </w:t>
      </w:r>
      <w:r w:rsidR="000B2D81">
        <w:rPr>
          <w:rFonts w:ascii="Times" w:hAnsi="Times" w:cs="Times"/>
        </w:rPr>
        <w:t>analysing</w:t>
      </w:r>
      <w:r w:rsidR="00243968" w:rsidRPr="00DC149F">
        <w:rPr>
          <w:rFonts w:ascii="Times" w:hAnsi="Times" w:cs="Times"/>
        </w:rPr>
        <w:t xml:space="preserve"> a collection of </w:t>
      </w:r>
      <w:r w:rsidR="00FC3B95">
        <w:rPr>
          <w:rFonts w:ascii="Times" w:hAnsi="Times" w:cs="Times"/>
        </w:rPr>
        <w:t>100</w:t>
      </w:r>
      <w:r w:rsidR="00907949">
        <w:rPr>
          <w:rFonts w:ascii="Times" w:hAnsi="Times" w:cs="Times"/>
        </w:rPr>
        <w:t xml:space="preserve"> </w:t>
      </w:r>
      <w:r w:rsidR="00DC149F" w:rsidRPr="00DC149F">
        <w:rPr>
          <w:rFonts w:ascii="Times" w:hAnsi="Times" w:cs="Times"/>
        </w:rPr>
        <w:t xml:space="preserve">peer reviewed </w:t>
      </w:r>
      <w:r w:rsidR="00533723" w:rsidRPr="00DC149F">
        <w:rPr>
          <w:rFonts w:ascii="Times" w:hAnsi="Times" w:cs="Times"/>
        </w:rPr>
        <w:t xml:space="preserve">scientific </w:t>
      </w:r>
      <w:r w:rsidR="006E1E01">
        <w:rPr>
          <w:rFonts w:ascii="Times" w:hAnsi="Times" w:cs="Times"/>
        </w:rPr>
        <w:t>articles</w:t>
      </w:r>
      <w:r w:rsidR="00DC149F" w:rsidRPr="00DC149F">
        <w:rPr>
          <w:rFonts w:ascii="Times" w:hAnsi="Times" w:cs="Times"/>
        </w:rPr>
        <w:t xml:space="preserve"> </w:t>
      </w:r>
      <w:r w:rsidR="00907949">
        <w:rPr>
          <w:rFonts w:ascii="Times" w:hAnsi="Times" w:cs="Times"/>
        </w:rPr>
        <w:t xml:space="preserve">which specifically discuss </w:t>
      </w:r>
      <w:r w:rsidR="00907949" w:rsidRPr="00DC149F">
        <w:rPr>
          <w:rFonts w:ascii="Times" w:hAnsi="Times" w:cs="Times"/>
        </w:rPr>
        <w:t>“renewable energy project success”</w:t>
      </w:r>
      <w:r w:rsidR="00907949">
        <w:rPr>
          <w:rFonts w:ascii="Times" w:hAnsi="Times" w:cs="Times"/>
        </w:rPr>
        <w:t>.</w:t>
      </w:r>
      <w:r w:rsidR="00997B10">
        <w:rPr>
          <w:rFonts w:ascii="Times" w:hAnsi="Times" w:cs="Times"/>
        </w:rPr>
        <w:t xml:space="preserve"> </w:t>
      </w:r>
      <w:r w:rsidR="00B74510">
        <w:rPr>
          <w:rFonts w:ascii="Times" w:hAnsi="Times" w:cs="Times"/>
        </w:rPr>
        <w:t xml:space="preserve">The papers selected encompass policy, economics, </w:t>
      </w:r>
      <w:proofErr w:type="gramStart"/>
      <w:r w:rsidR="00B74510">
        <w:rPr>
          <w:rFonts w:ascii="Times" w:hAnsi="Times" w:cs="Times"/>
        </w:rPr>
        <w:t>technology</w:t>
      </w:r>
      <w:proofErr w:type="gramEnd"/>
      <w:r w:rsidR="00B74510">
        <w:rPr>
          <w:rFonts w:ascii="Times" w:hAnsi="Times" w:cs="Times"/>
        </w:rPr>
        <w:t xml:space="preserve"> and engineering. </w:t>
      </w:r>
      <w:r w:rsidR="00997B10">
        <w:rPr>
          <w:rFonts w:ascii="Times" w:hAnsi="Times" w:cs="Times"/>
        </w:rPr>
        <w:t xml:space="preserve">Our results indicated that “softer” </w:t>
      </w:r>
      <w:r w:rsidR="00997B10">
        <w:rPr>
          <w:rFonts w:ascii="Times" w:hAnsi="Times" w:cs="Times"/>
          <w:bCs/>
        </w:rPr>
        <w:t xml:space="preserve">non-financial factors were more </w:t>
      </w:r>
      <w:r w:rsidR="00AC405E">
        <w:rPr>
          <w:rFonts w:ascii="Times" w:hAnsi="Times" w:cs="Times"/>
          <w:bCs/>
        </w:rPr>
        <w:t>prevalent</w:t>
      </w:r>
      <w:r w:rsidR="00997B10">
        <w:rPr>
          <w:rFonts w:ascii="Times" w:hAnsi="Times" w:cs="Times"/>
          <w:bCs/>
        </w:rPr>
        <w:t xml:space="preserve"> </w:t>
      </w:r>
      <w:r w:rsidR="000B2D81">
        <w:rPr>
          <w:rFonts w:ascii="Times" w:hAnsi="Times" w:cs="Times"/>
          <w:bCs/>
        </w:rPr>
        <w:t>growth</w:t>
      </w:r>
      <w:r w:rsidR="00997B10">
        <w:rPr>
          <w:rFonts w:ascii="Times" w:hAnsi="Times" w:cs="Times"/>
          <w:bCs/>
        </w:rPr>
        <w:t xml:space="preserve"> factors, but that financial considerations were not far behind</w:t>
      </w:r>
      <w:r w:rsidR="00743FF2">
        <w:rPr>
          <w:rFonts w:ascii="Times" w:hAnsi="Times" w:cs="Times"/>
          <w:bCs/>
        </w:rPr>
        <w:t>.</w:t>
      </w:r>
    </w:p>
    <w:p w14:paraId="28D61436" w14:textId="083E8B1D" w:rsidR="00EC4D89" w:rsidRPr="00EC4D89" w:rsidRDefault="00D73714" w:rsidP="00743FF2">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AC405E">
        <w:rPr>
          <w:rFonts w:ascii="Times" w:hAnsi="Times" w:cs="Times"/>
        </w:rPr>
        <w:t>This paper aims to determine and rank success</w:t>
      </w:r>
      <w:r w:rsidR="000B2D81">
        <w:rPr>
          <w:rFonts w:ascii="Times" w:hAnsi="Times" w:cs="Times"/>
        </w:rPr>
        <w:t xml:space="preserve"> and growth</w:t>
      </w:r>
      <w:r w:rsidR="00AC405E">
        <w:rPr>
          <w:rFonts w:ascii="Times" w:hAnsi="Times" w:cs="Times"/>
        </w:rPr>
        <w:t xml:space="preserve"> factors in renewable energy projects</w:t>
      </w:r>
      <w:r w:rsidR="000B2D81">
        <w:rPr>
          <w:rFonts w:ascii="Times" w:hAnsi="Times" w:cs="Times"/>
        </w:rPr>
        <w:t xml:space="preserve"> worldwide.</w:t>
      </w:r>
    </w:p>
    <w:p w14:paraId="02B5900D" w14:textId="48AE7392" w:rsidR="00743FF2" w:rsidRDefault="00743FF2" w:rsidP="00743FF2">
      <w:pPr>
        <w:pStyle w:val="Teaser"/>
        <w:jc w:val="both"/>
        <w:rPr>
          <w:rFonts w:ascii="Times" w:hAnsi="Times" w:cs="Times"/>
          <w:bCs/>
        </w:rPr>
      </w:pPr>
      <w:r>
        <w:rPr>
          <w:rFonts w:ascii="Times" w:hAnsi="Times" w:cs="Times"/>
          <w:b/>
        </w:rPr>
        <w:t>Keywords</w:t>
      </w:r>
      <w:r w:rsidR="00130A5C">
        <w:rPr>
          <w:rFonts w:ascii="Times" w:hAnsi="Times" w:cs="Times"/>
          <w:b/>
        </w:rPr>
        <w:t xml:space="preserve"> (minimum 6)</w:t>
      </w:r>
      <w:r>
        <w:rPr>
          <w:rFonts w:ascii="Times" w:hAnsi="Times" w:cs="Times"/>
          <w:b/>
        </w:rPr>
        <w:t xml:space="preserve">: </w:t>
      </w:r>
      <w:r w:rsidRPr="00E950DB">
        <w:rPr>
          <w:rFonts w:ascii="Times" w:hAnsi="Times" w:cs="Times"/>
          <w:bCs/>
        </w:rPr>
        <w:t xml:space="preserve">Global Renewable Energy, Topic Modelling, </w:t>
      </w:r>
      <w:r w:rsidR="00C44045" w:rsidRPr="00E950DB">
        <w:rPr>
          <w:rFonts w:ascii="Times" w:hAnsi="Times" w:cs="Times"/>
          <w:bCs/>
        </w:rPr>
        <w:t xml:space="preserve">Text Mining, </w:t>
      </w:r>
      <w:r w:rsidR="002F3215" w:rsidRPr="00E950DB">
        <w:rPr>
          <w:rFonts w:ascii="Times" w:hAnsi="Times" w:cs="Times"/>
          <w:bCs/>
        </w:rPr>
        <w:t>Success Factors</w:t>
      </w:r>
      <w:r w:rsidR="000627F6">
        <w:rPr>
          <w:rFonts w:ascii="Times" w:hAnsi="Times" w:cs="Times"/>
          <w:bCs/>
        </w:rPr>
        <w:t>, Non-Financial Factors, Financial Factors</w:t>
      </w:r>
      <w:r w:rsidR="00130A5C">
        <w:rPr>
          <w:rFonts w:ascii="Times" w:hAnsi="Times" w:cs="Times"/>
          <w:bCs/>
        </w:rPr>
        <w:t>, Holistic factors.</w:t>
      </w:r>
    </w:p>
    <w:p w14:paraId="2378646E" w14:textId="77777777" w:rsidR="005603BE" w:rsidRDefault="005603BE" w:rsidP="009E0415">
      <w:pPr>
        <w:pStyle w:val="Teaser"/>
        <w:jc w:val="both"/>
        <w:rPr>
          <w:rFonts w:ascii="Times" w:hAnsi="Times" w:cs="Times"/>
        </w:rPr>
      </w:pPr>
    </w:p>
    <w:p w14:paraId="439A23ED" w14:textId="5DE557A5" w:rsidR="00357455" w:rsidRPr="00CD2259" w:rsidRDefault="00357455" w:rsidP="009E0415">
      <w:pPr>
        <w:jc w:val="both"/>
        <w:rPr>
          <w:rFonts w:ascii="Times" w:hAnsi="Times" w:cs="Times"/>
          <w:b/>
        </w:rPr>
      </w:pPr>
      <w:r w:rsidRPr="00CD2259">
        <w:rPr>
          <w:rFonts w:ascii="Times" w:hAnsi="Times" w:cs="Times"/>
          <w:b/>
        </w:rPr>
        <w:br w:type="page"/>
      </w:r>
    </w:p>
    <w:p w14:paraId="13E47F2A" w14:textId="43235E21" w:rsidR="00D44E33" w:rsidRPr="00406EFB" w:rsidRDefault="00D44E33" w:rsidP="00406EFB">
      <w:pPr>
        <w:pStyle w:val="ListParagraph"/>
        <w:numPr>
          <w:ilvl w:val="0"/>
          <w:numId w:val="15"/>
        </w:numPr>
        <w:jc w:val="both"/>
        <w:rPr>
          <w:rFonts w:ascii="Times" w:eastAsia="Times New Roman" w:hAnsi="Times" w:cs="Times"/>
          <w:b/>
          <w:bCs/>
          <w:sz w:val="24"/>
          <w:szCs w:val="24"/>
        </w:rPr>
      </w:pPr>
      <w:r w:rsidRPr="00406EFB">
        <w:rPr>
          <w:rFonts w:ascii="Times" w:eastAsia="Times New Roman" w:hAnsi="Times" w:cs="Times"/>
          <w:b/>
          <w:bCs/>
          <w:sz w:val="24"/>
          <w:szCs w:val="24"/>
        </w:rPr>
        <w:lastRenderedPageBreak/>
        <w:t>Introduction</w:t>
      </w:r>
    </w:p>
    <w:p w14:paraId="0B610AC0" w14:textId="0F8C494B"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24E61E73" w14:textId="77777777" w:rsidR="00282550" w:rsidRPr="00CD2259" w:rsidRDefault="00282550" w:rsidP="009E0415">
      <w:pPr>
        <w:jc w:val="both"/>
        <w:rPr>
          <w:rFonts w:ascii="Times" w:eastAsia="Times New Roman" w:hAnsi="Times" w:cs="Times"/>
          <w:sz w:val="24"/>
          <w:szCs w:val="24"/>
        </w:rPr>
      </w:pPr>
    </w:p>
    <w:p w14:paraId="2B2AEC2F" w14:textId="10C04F15"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End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End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28B388B7" w14:textId="77777777" w:rsidR="005525E8" w:rsidRPr="00CD2259" w:rsidRDefault="005525E8" w:rsidP="009E0415">
      <w:pPr>
        <w:jc w:val="both"/>
        <w:rPr>
          <w:rFonts w:ascii="Times" w:eastAsia="Times New Roman" w:hAnsi="Times" w:cs="Times"/>
          <w:sz w:val="24"/>
          <w:szCs w:val="24"/>
        </w:rPr>
      </w:pPr>
    </w:p>
    <w:p w14:paraId="7BCB097A" w14:textId="340CE471" w:rsidR="009F379E" w:rsidRDefault="00FC451C" w:rsidP="009E0415">
      <w:pPr>
        <w:jc w:val="both"/>
        <w:rPr>
          <w:ins w:id="0" w:author="# JANINE NG YOU EN (UC-FT)" w:date="2022-06-30T09:17:00Z"/>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Despite this, investment in RE continues to build</w:t>
      </w:r>
      <w:r w:rsidR="009E10E2">
        <w:rPr>
          <w:rFonts w:ascii="Times" w:eastAsia="Times New Roman" w:hAnsi="Times" w:cs="Times"/>
          <w:sz w:val="24"/>
          <w:szCs w:val="24"/>
        </w:rPr>
        <w:t xml:space="preserve">  </w:t>
      </w:r>
      <w:sdt>
        <w:sdtPr>
          <w:rPr>
            <w:rFonts w:ascii="Times" w:eastAsia="Times New Roman" w:hAnsi="Times" w:cs="Times"/>
            <w:sz w:val="24"/>
            <w:szCs w:val="24"/>
          </w:rPr>
          <w:id w:val="-1447070519"/>
          <w:citation/>
        </w:sdtPr>
        <w:sdtEndPr/>
        <w:sdtContent>
          <w:r w:rsidR="00C83E2D">
            <w:rPr>
              <w:rFonts w:ascii="Times" w:eastAsia="Times New Roman" w:hAnsi="Times" w:cs="Times"/>
              <w:sz w:val="24"/>
              <w:szCs w:val="24"/>
            </w:rPr>
            <w:fldChar w:fldCharType="begin"/>
          </w:r>
          <w:r w:rsidR="00C83E2D">
            <w:rPr>
              <w:rFonts w:ascii="Times" w:eastAsia="Times New Roman" w:hAnsi="Times" w:cs="Times"/>
              <w:sz w:val="24"/>
              <w:szCs w:val="24"/>
            </w:rPr>
            <w:instrText xml:space="preserve"> CITATION Inc16 \l 1033 </w:instrText>
          </w:r>
          <w:r w:rsidR="00C83E2D">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[3]</w:t>
          </w:r>
          <w:r w:rsidR="00C83E2D">
            <w:rPr>
              <w:rFonts w:ascii="Times" w:eastAsia="Times New Roman" w:hAnsi="Times" w:cs="Times"/>
              <w:sz w:val="24"/>
              <w:szCs w:val="24"/>
            </w:rPr>
            <w:fldChar w:fldCharType="end"/>
          </w:r>
        </w:sdtContent>
      </w:sdt>
      <w:r w:rsidR="00C83E2D">
        <w:rPr>
          <w:rFonts w:ascii="Times" w:eastAsia="Times New Roman" w:hAnsi="Times" w:cs="Times"/>
          <w:sz w:val="24"/>
          <w:szCs w:val="24"/>
        </w:rPr>
        <w:t xml:space="preserve">. </w:t>
      </w:r>
      <w:r w:rsidRPr="00CD2259">
        <w:rPr>
          <w:rFonts w:ascii="Times" w:eastAsia="Times New Roman" w:hAnsi="Times" w:cs="Times"/>
          <w:sz w:val="24"/>
          <w:szCs w:val="24"/>
        </w:rPr>
        <w:t>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F736A2">
        <w:rPr>
          <w:rFonts w:ascii="Times" w:eastAsia="Times New Roman" w:hAnsi="Times" w:cs="Times"/>
          <w:sz w:val="24"/>
          <w:szCs w:val="24"/>
        </w:rPr>
        <w:t xml:space="preserve"> Is it purely perception driven or are there sound financials?</w:t>
      </w:r>
    </w:p>
    <w:p w14:paraId="49D2AFC4" w14:textId="77777777" w:rsidR="009F379E" w:rsidRDefault="009F379E" w:rsidP="009E0415">
      <w:pPr>
        <w:jc w:val="both"/>
        <w:rPr>
          <w:ins w:id="1" w:author="# JANINE NG YOU EN (UC-FT)" w:date="2022-06-30T09:17:00Z"/>
          <w:rFonts w:ascii="Times" w:eastAsia="Times New Roman" w:hAnsi="Times" w:cs="Times"/>
          <w:sz w:val="24"/>
          <w:szCs w:val="24"/>
        </w:rPr>
      </w:pPr>
    </w:p>
    <w:p w14:paraId="0A908C75" w14:textId="610A6322" w:rsidR="00F02240" w:rsidRDefault="00A25A7E" w:rsidP="009E0415">
      <w:pPr>
        <w:jc w:val="both"/>
        <w:rPr>
          <w:ins w:id="2" w:author="# JANINE NG YOU EN (UC-FT)" w:date="2022-06-30T10:15:00Z"/>
          <w:rFonts w:ascii="Times" w:eastAsia="Times New Roman" w:hAnsi="Times" w:cs="Times"/>
          <w:sz w:val="24"/>
          <w:szCs w:val="24"/>
        </w:rPr>
      </w:pPr>
      <w:r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00FC451C"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End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[4, 5, 6]</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00FC451C"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EndPr/>
        <w:sdtContent>
          <w:r w:rsidRPr="00CD2259">
            <w:rPr>
              <w:rFonts w:ascii="Times" w:eastAsia="Times New Roman" w:hAnsi="Times" w:cs="Times"/>
              <w:sz w:val="24"/>
              <w:szCs w:val="24"/>
            </w:rPr>
            <w:fldChar w:fldCharType="begin"/>
          </w:r>
          <w:r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Pr="00CD2259">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[7, 8, 9, 10]</w:t>
          </w:r>
          <w:r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w:t>
      </w:r>
      <w:ins w:id="3" w:author="# JANINE NG YOU EN (UC-FT)" w:date="2022-06-30T09:45:00Z">
        <w:r w:rsidR="002F022C">
          <w:rPr>
            <w:rFonts w:ascii="Times" w:eastAsia="Times New Roman" w:hAnsi="Times" w:cs="Times"/>
            <w:sz w:val="24"/>
            <w:szCs w:val="24"/>
          </w:rPr>
          <w:t xml:space="preserve"> </w:t>
        </w:r>
      </w:ins>
      <w:ins w:id="4" w:author="# JANINE NG YOU EN (UC-FT)" w:date="2022-06-30T09:47:00Z">
        <w:r w:rsidR="002F022C">
          <w:rPr>
            <w:rFonts w:ascii="Times" w:eastAsia="Times New Roman" w:hAnsi="Times" w:cs="Times"/>
            <w:sz w:val="24"/>
            <w:szCs w:val="24"/>
          </w:rPr>
          <w:t xml:space="preserve">In Germany, </w:t>
        </w:r>
      </w:ins>
      <w:ins w:id="5" w:author="# JANINE NG YOU EN (UC-FT)" w:date="2022-06-30T09:48:00Z">
        <w:r w:rsidR="002F022C">
          <w:rPr>
            <w:rFonts w:ascii="Times" w:eastAsia="Times New Roman" w:hAnsi="Times" w:cs="Times"/>
            <w:sz w:val="24"/>
            <w:szCs w:val="24"/>
          </w:rPr>
          <w:t>Salm et al. (2016)</w:t>
        </w:r>
      </w:ins>
      <w:ins w:id="6" w:author="# JANINE NG YOU EN (UC-FT)" w:date="2022-06-30T09:52:00Z">
        <w:r w:rsidR="00B6197F">
          <w:rPr>
            <w:rFonts w:ascii="Times" w:eastAsia="Times New Roman" w:hAnsi="Times" w:cs="Times"/>
            <w:sz w:val="24"/>
            <w:szCs w:val="24"/>
          </w:rPr>
          <w:t xml:space="preserve">’s research on investor’s </w:t>
        </w:r>
      </w:ins>
      <w:ins w:id="7" w:author="# JANINE NG YOU EN (UC-FT)" w:date="2022-06-30T09:48:00Z">
        <w:r w:rsidR="002F022C">
          <w:rPr>
            <w:rFonts w:ascii="Times" w:eastAsia="Times New Roman" w:hAnsi="Times" w:cs="Times"/>
            <w:sz w:val="24"/>
            <w:szCs w:val="24"/>
          </w:rPr>
          <w:t xml:space="preserve">investment decisions </w:t>
        </w:r>
      </w:ins>
      <w:ins w:id="8" w:author="# JANINE NG YOU EN (UC-FT)" w:date="2022-06-30T09:53:00Z">
        <w:r w:rsidR="00B6197F">
          <w:rPr>
            <w:rFonts w:ascii="Times" w:eastAsia="Times New Roman" w:hAnsi="Times" w:cs="Times"/>
            <w:sz w:val="24"/>
            <w:szCs w:val="24"/>
          </w:rPr>
          <w:t>found that factors of i</w:t>
        </w:r>
      </w:ins>
      <w:ins w:id="9" w:author="# JANINE NG YOU EN (UC-FT)" w:date="2022-06-30T09:48:00Z">
        <w:r w:rsidR="002F022C">
          <w:rPr>
            <w:rFonts w:ascii="Times" w:eastAsia="Times New Roman" w:hAnsi="Times" w:cs="Times"/>
            <w:sz w:val="24"/>
            <w:szCs w:val="24"/>
          </w:rPr>
          <w:t>mportance were the re</w:t>
        </w:r>
      </w:ins>
      <w:ins w:id="10" w:author="# JANINE NG YOU EN (UC-FT)" w:date="2022-06-30T09:49:00Z">
        <w:r w:rsidR="002F022C">
          <w:rPr>
            <w:rFonts w:ascii="Times" w:eastAsia="Times New Roman" w:hAnsi="Times" w:cs="Times"/>
            <w:sz w:val="24"/>
            <w:szCs w:val="24"/>
          </w:rPr>
          <w:t xml:space="preserve">turn of investments, holding </w:t>
        </w:r>
      </w:ins>
      <w:ins w:id="11" w:author="# JANINE NG YOU EN (UC-FT)" w:date="2022-06-30T09:50:00Z">
        <w:r w:rsidR="002F022C">
          <w:rPr>
            <w:rFonts w:ascii="Times" w:eastAsia="Times New Roman" w:hAnsi="Times" w:cs="Times"/>
            <w:sz w:val="24"/>
            <w:szCs w:val="24"/>
          </w:rPr>
          <w:t xml:space="preserve">time and </w:t>
        </w:r>
      </w:ins>
      <w:ins w:id="12" w:author="# JANINE NG YOU EN (UC-FT)" w:date="2022-06-30T09:49:00Z">
        <w:r w:rsidR="002F022C">
          <w:rPr>
            <w:rFonts w:ascii="Times" w:eastAsia="Times New Roman" w:hAnsi="Times" w:cs="Times"/>
            <w:sz w:val="24"/>
            <w:szCs w:val="24"/>
          </w:rPr>
          <w:t>technology preferences, project</w:t>
        </w:r>
      </w:ins>
      <w:ins w:id="13" w:author="# JANINE NG YOU EN (UC-FT)" w:date="2022-06-30T09:50:00Z">
        <w:r w:rsidR="002F022C">
          <w:rPr>
            <w:rFonts w:ascii="Times" w:eastAsia="Times New Roman" w:hAnsi="Times" w:cs="Times"/>
            <w:sz w:val="24"/>
            <w:szCs w:val="24"/>
          </w:rPr>
          <w:t xml:space="preserve"> location and partnering investors</w:t>
        </w:r>
      </w:ins>
      <w:r w:rsidR="003D0D72">
        <w:rPr>
          <w:rFonts w:ascii="Times" w:eastAsia="Times New Roman" w:hAnsi="Times" w:cs="Times"/>
          <w:sz w:val="24"/>
          <w:szCs w:val="24"/>
        </w:rPr>
        <w:t xml:space="preserve"> </w:t>
      </w:r>
      <w:sdt>
        <w:sdtPr>
          <w:rPr>
            <w:rFonts w:ascii="Times" w:eastAsia="Times New Roman" w:hAnsi="Times" w:cs="Times"/>
            <w:sz w:val="24"/>
            <w:szCs w:val="24"/>
          </w:rPr>
          <w:id w:val="-382874098"/>
          <w:citation/>
        </w:sdtPr>
        <w:sdtContent>
          <w:r w:rsidR="003D0D72">
            <w:rPr>
              <w:rFonts w:ascii="Times" w:eastAsia="Times New Roman" w:hAnsi="Times" w:cs="Times"/>
              <w:sz w:val="24"/>
              <w:szCs w:val="24"/>
            </w:rPr>
            <w:fldChar w:fldCharType="begin"/>
          </w:r>
          <w:r w:rsidR="003D0D72">
            <w:rPr>
              <w:rFonts w:ascii="Times" w:eastAsia="Times New Roman" w:hAnsi="Times" w:cs="Times"/>
              <w:sz w:val="24"/>
              <w:szCs w:val="24"/>
            </w:rPr>
            <w:instrText xml:space="preserve"> CITATION Sal16 \l 1033 </w:instrText>
          </w:r>
          <w:r w:rsidR="003D0D72">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[11]</w:t>
          </w:r>
          <w:r w:rsidR="003D0D72">
            <w:rPr>
              <w:rFonts w:ascii="Times" w:eastAsia="Times New Roman" w:hAnsi="Times" w:cs="Times"/>
              <w:sz w:val="24"/>
              <w:szCs w:val="24"/>
            </w:rPr>
            <w:fldChar w:fldCharType="end"/>
          </w:r>
        </w:sdtContent>
      </w:sdt>
      <w:ins w:id="14" w:author="# JANINE NG YOU EN (UC-FT)" w:date="2022-06-30T09:53:00Z">
        <w:r w:rsidR="00B6197F">
          <w:rPr>
            <w:rFonts w:ascii="Times" w:eastAsia="Times New Roman" w:hAnsi="Times" w:cs="Times"/>
            <w:sz w:val="24"/>
            <w:szCs w:val="24"/>
          </w:rPr>
          <w:t xml:space="preserve">. </w:t>
        </w:r>
      </w:ins>
      <w:ins w:id="15" w:author="# JANINE NG YOU EN (UC-FT)" w:date="2022-06-30T09:55:00Z">
        <w:r w:rsidR="00B6197F">
          <w:rPr>
            <w:rFonts w:ascii="Times" w:eastAsia="Times New Roman" w:hAnsi="Times" w:cs="Times"/>
            <w:sz w:val="24"/>
            <w:szCs w:val="24"/>
          </w:rPr>
          <w:t xml:space="preserve"> </w:t>
        </w:r>
      </w:ins>
      <w:proofErr w:type="spellStart"/>
      <w:ins w:id="16" w:author="# JANINE NG YOU EN (UC-FT)" w:date="2022-06-30T09:58:00Z">
        <w:r w:rsidR="00AF2DD8">
          <w:rPr>
            <w:rFonts w:ascii="Times" w:eastAsia="Times New Roman" w:hAnsi="Times" w:cs="Times"/>
            <w:sz w:val="24"/>
            <w:szCs w:val="24"/>
          </w:rPr>
          <w:t>Shrimali</w:t>
        </w:r>
        <w:proofErr w:type="spellEnd"/>
        <w:r w:rsidR="00AF2DD8">
          <w:rPr>
            <w:rFonts w:ascii="Times" w:eastAsia="Times New Roman" w:hAnsi="Times" w:cs="Times"/>
            <w:sz w:val="24"/>
            <w:szCs w:val="24"/>
          </w:rPr>
          <w:t xml:space="preserve"> et al. (2014) identified that the existence of any government interventions which supported the financial needs of the RE sector had significance in propelling India’s RE footprint</w:t>
        </w:r>
      </w:ins>
      <w:r w:rsidR="003D0D72">
        <w:rPr>
          <w:rFonts w:ascii="Times" w:eastAsia="Times New Roman" w:hAnsi="Times" w:cs="Times"/>
          <w:sz w:val="24"/>
          <w:szCs w:val="24"/>
        </w:rPr>
        <w:t xml:space="preserve"> </w:t>
      </w:r>
      <w:sdt>
        <w:sdtPr>
          <w:rPr>
            <w:rFonts w:ascii="Times" w:eastAsia="Times New Roman" w:hAnsi="Times" w:cs="Times"/>
            <w:sz w:val="24"/>
            <w:szCs w:val="24"/>
          </w:rPr>
          <w:id w:val="1457443137"/>
          <w:citation/>
        </w:sdtPr>
        <w:sdtContent>
          <w:r w:rsidR="003D0D72">
            <w:rPr>
              <w:rFonts w:ascii="Times" w:eastAsia="Times New Roman" w:hAnsi="Times" w:cs="Times"/>
              <w:sz w:val="24"/>
              <w:szCs w:val="24"/>
            </w:rPr>
            <w:fldChar w:fldCharType="begin"/>
          </w:r>
          <w:r w:rsidR="003D0D72">
            <w:rPr>
              <w:rFonts w:ascii="Times" w:eastAsia="Times New Roman" w:hAnsi="Times" w:cs="Times"/>
              <w:sz w:val="24"/>
              <w:szCs w:val="24"/>
            </w:rPr>
            <w:instrText xml:space="preserve"> CITATION Shr14 \l 1033 </w:instrText>
          </w:r>
          <w:r w:rsidR="003D0D72">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[6]</w:t>
          </w:r>
          <w:r w:rsidR="003D0D72">
            <w:rPr>
              <w:rFonts w:ascii="Times" w:eastAsia="Times New Roman" w:hAnsi="Times" w:cs="Times"/>
              <w:sz w:val="24"/>
              <w:szCs w:val="24"/>
            </w:rPr>
            <w:fldChar w:fldCharType="end"/>
          </w:r>
        </w:sdtContent>
      </w:sdt>
      <w:ins w:id="17" w:author="# JANINE NG YOU EN (UC-FT)" w:date="2022-06-30T09:58:00Z">
        <w:r w:rsidR="00AF2DD8">
          <w:rPr>
            <w:rFonts w:ascii="Times" w:eastAsia="Times New Roman" w:hAnsi="Times" w:cs="Times"/>
            <w:sz w:val="24"/>
            <w:szCs w:val="24"/>
          </w:rPr>
          <w:t xml:space="preserve">. </w:t>
        </w:r>
      </w:ins>
      <w:ins w:id="18" w:author="# JANINE NG YOU EN (UC-FT)" w:date="2022-06-30T09:59:00Z">
        <w:r w:rsidR="00AF2DD8">
          <w:rPr>
            <w:rFonts w:ascii="Times" w:eastAsia="Times New Roman" w:hAnsi="Times" w:cs="Times"/>
            <w:sz w:val="24"/>
            <w:szCs w:val="24"/>
          </w:rPr>
          <w:t>In contradiction</w:t>
        </w:r>
      </w:ins>
      <w:ins w:id="19" w:author="# JANINE NG YOU EN (UC-FT)" w:date="2022-06-30T09:55:00Z">
        <w:r w:rsidR="00B6197F">
          <w:rPr>
            <w:rFonts w:ascii="Times" w:eastAsia="Times New Roman" w:hAnsi="Times" w:cs="Times"/>
            <w:sz w:val="24"/>
            <w:szCs w:val="24"/>
          </w:rPr>
          <w:t xml:space="preserve">, </w:t>
        </w:r>
        <w:proofErr w:type="spellStart"/>
        <w:r w:rsidR="00AF2DD8">
          <w:rPr>
            <w:rFonts w:ascii="Times" w:eastAsia="Times New Roman" w:hAnsi="Times" w:cs="Times"/>
            <w:sz w:val="24"/>
            <w:szCs w:val="24"/>
          </w:rPr>
          <w:t>Mas</w:t>
        </w:r>
      </w:ins>
      <w:ins w:id="20" w:author="# JANINE NG YOU EN (UC-FT)" w:date="2022-06-30T09:56:00Z">
        <w:r w:rsidR="00AF2DD8">
          <w:rPr>
            <w:rFonts w:ascii="Times" w:eastAsia="Times New Roman" w:hAnsi="Times" w:cs="Times"/>
            <w:sz w:val="24"/>
            <w:szCs w:val="24"/>
          </w:rPr>
          <w:t>ini</w:t>
        </w:r>
        <w:proofErr w:type="spellEnd"/>
        <w:r w:rsidR="00AF2DD8">
          <w:rPr>
            <w:rFonts w:ascii="Times" w:eastAsia="Times New Roman" w:hAnsi="Times" w:cs="Times"/>
            <w:sz w:val="24"/>
            <w:szCs w:val="24"/>
          </w:rPr>
          <w:t xml:space="preserve"> and </w:t>
        </w:r>
        <w:proofErr w:type="spellStart"/>
        <w:r w:rsidR="00AF2DD8">
          <w:rPr>
            <w:rFonts w:ascii="Times" w:eastAsia="Times New Roman" w:hAnsi="Times" w:cs="Times"/>
            <w:sz w:val="24"/>
            <w:szCs w:val="24"/>
          </w:rPr>
          <w:t>Menichetti</w:t>
        </w:r>
        <w:proofErr w:type="spellEnd"/>
        <w:r w:rsidR="00AF2DD8">
          <w:rPr>
            <w:rFonts w:ascii="Times" w:eastAsia="Times New Roman" w:hAnsi="Times" w:cs="Times"/>
            <w:sz w:val="24"/>
            <w:szCs w:val="24"/>
          </w:rPr>
          <w:t xml:space="preserve"> </w:t>
        </w:r>
        <w:proofErr w:type="gramStart"/>
        <w:r w:rsidR="00AF2DD8">
          <w:rPr>
            <w:rFonts w:ascii="Times" w:eastAsia="Times New Roman" w:hAnsi="Times" w:cs="Times"/>
            <w:sz w:val="24"/>
            <w:szCs w:val="24"/>
          </w:rPr>
          <w:t>( 2012</w:t>
        </w:r>
        <w:proofErr w:type="gramEnd"/>
        <w:r w:rsidR="00AF2DD8">
          <w:rPr>
            <w:rFonts w:ascii="Times" w:eastAsia="Times New Roman" w:hAnsi="Times" w:cs="Times"/>
            <w:sz w:val="24"/>
            <w:szCs w:val="24"/>
          </w:rPr>
          <w:t xml:space="preserve"> )’s study on European </w:t>
        </w:r>
      </w:ins>
      <w:ins w:id="21" w:author="# JANINE NG YOU EN (UC-FT)" w:date="2022-06-30T10:00:00Z">
        <w:r w:rsidR="00AF2DD8">
          <w:rPr>
            <w:rFonts w:ascii="Times" w:eastAsia="Times New Roman" w:hAnsi="Times" w:cs="Times"/>
            <w:sz w:val="24"/>
            <w:szCs w:val="24"/>
          </w:rPr>
          <w:t>i</w:t>
        </w:r>
      </w:ins>
      <w:ins w:id="22" w:author="# JANINE NG YOU EN (UC-FT)" w:date="2022-06-30T09:56:00Z">
        <w:r w:rsidR="00AF2DD8">
          <w:rPr>
            <w:rFonts w:ascii="Times" w:eastAsia="Times New Roman" w:hAnsi="Times" w:cs="Times"/>
            <w:sz w:val="24"/>
            <w:szCs w:val="24"/>
          </w:rPr>
          <w:t xml:space="preserve">nvestors </w:t>
        </w:r>
      </w:ins>
      <w:ins w:id="23" w:author="# JANINE NG YOU EN (UC-FT)" w:date="2022-06-30T09:57:00Z">
        <w:r w:rsidR="00AF2DD8">
          <w:rPr>
            <w:rFonts w:ascii="Times" w:eastAsia="Times New Roman" w:hAnsi="Times" w:cs="Times"/>
            <w:sz w:val="24"/>
            <w:szCs w:val="24"/>
          </w:rPr>
          <w:t xml:space="preserve">identified that technical competencies </w:t>
        </w:r>
      </w:ins>
      <w:ins w:id="24" w:author="# JANINE NG YOU EN (UC-FT)" w:date="2022-06-30T09:59:00Z">
        <w:r w:rsidR="00AF2DD8">
          <w:rPr>
            <w:rFonts w:ascii="Times" w:eastAsia="Times New Roman" w:hAnsi="Times" w:cs="Times"/>
            <w:sz w:val="24"/>
            <w:szCs w:val="24"/>
          </w:rPr>
          <w:t>for</w:t>
        </w:r>
      </w:ins>
      <w:ins w:id="25" w:author="# JANINE NG YOU EN (UC-FT)" w:date="2022-06-30T09:57:00Z">
        <w:r w:rsidR="00AF2DD8">
          <w:rPr>
            <w:rFonts w:ascii="Times" w:eastAsia="Times New Roman" w:hAnsi="Times" w:cs="Times"/>
            <w:sz w:val="24"/>
            <w:szCs w:val="24"/>
          </w:rPr>
          <w:t xml:space="preserve"> RE technologies had a stronger impact </w:t>
        </w:r>
      </w:ins>
      <w:ins w:id="26" w:author="# JANINE NG YOU EN (UC-FT)" w:date="2022-06-30T09:59:00Z">
        <w:r w:rsidR="00AF2DD8">
          <w:rPr>
            <w:rFonts w:ascii="Times" w:eastAsia="Times New Roman" w:hAnsi="Times" w:cs="Times"/>
            <w:sz w:val="24"/>
            <w:szCs w:val="24"/>
          </w:rPr>
          <w:t>on investment decisions compared to the</w:t>
        </w:r>
      </w:ins>
      <w:ins w:id="27" w:author="# JANINE NG YOU EN (UC-FT)" w:date="2022-06-30T09:58:00Z">
        <w:r w:rsidR="00AF2DD8">
          <w:rPr>
            <w:rFonts w:ascii="Times" w:eastAsia="Times New Roman" w:hAnsi="Times" w:cs="Times"/>
            <w:sz w:val="24"/>
            <w:szCs w:val="24"/>
          </w:rPr>
          <w:t xml:space="preserve"> </w:t>
        </w:r>
      </w:ins>
      <w:ins w:id="28" w:author="# JANINE NG YOU EN (UC-FT)" w:date="2022-06-30T09:59:00Z">
        <w:r w:rsidR="00AF2DD8">
          <w:rPr>
            <w:rFonts w:ascii="Times" w:eastAsia="Times New Roman" w:hAnsi="Times" w:cs="Times"/>
            <w:sz w:val="24"/>
            <w:szCs w:val="24"/>
          </w:rPr>
          <w:t>effectiveness</w:t>
        </w:r>
      </w:ins>
      <w:ins w:id="29" w:author="# JANINE NG YOU EN (UC-FT)" w:date="2022-06-30T09:58:00Z">
        <w:r w:rsidR="00AF2DD8">
          <w:rPr>
            <w:rFonts w:ascii="Times" w:eastAsia="Times New Roman" w:hAnsi="Times" w:cs="Times"/>
            <w:sz w:val="24"/>
            <w:szCs w:val="24"/>
          </w:rPr>
          <w:t xml:space="preserve"> of policies</w:t>
        </w:r>
      </w:ins>
      <w:r w:rsidR="00126163">
        <w:rPr>
          <w:rFonts w:ascii="Times" w:eastAsia="Times New Roman" w:hAnsi="Times" w:cs="Times"/>
          <w:sz w:val="24"/>
          <w:szCs w:val="24"/>
        </w:rPr>
        <w:t xml:space="preserve"> </w:t>
      </w:r>
      <w:sdt>
        <w:sdtPr>
          <w:rPr>
            <w:rFonts w:ascii="Times" w:eastAsia="Times New Roman" w:hAnsi="Times" w:cs="Times"/>
            <w:sz w:val="24"/>
            <w:szCs w:val="24"/>
          </w:rPr>
          <w:id w:val="-211197600"/>
          <w:citation/>
        </w:sdtPr>
        <w:sdtContent>
          <w:r w:rsidR="00126163">
            <w:rPr>
              <w:rFonts w:ascii="Times" w:eastAsia="Times New Roman" w:hAnsi="Times" w:cs="Times"/>
              <w:sz w:val="24"/>
              <w:szCs w:val="24"/>
            </w:rPr>
            <w:fldChar w:fldCharType="begin"/>
          </w:r>
          <w:r w:rsidR="00126163">
            <w:rPr>
              <w:rFonts w:ascii="Times" w:eastAsia="Times New Roman" w:hAnsi="Times" w:cs="Times"/>
              <w:sz w:val="24"/>
              <w:szCs w:val="24"/>
            </w:rPr>
            <w:instrText xml:space="preserve"> CITATION Mas13 \l 1033 </w:instrText>
          </w:r>
          <w:r w:rsidR="00126163">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[9]</w:t>
          </w:r>
          <w:r w:rsidR="00126163">
            <w:rPr>
              <w:rFonts w:ascii="Times" w:eastAsia="Times New Roman" w:hAnsi="Times" w:cs="Times"/>
              <w:sz w:val="24"/>
              <w:szCs w:val="24"/>
            </w:rPr>
            <w:fldChar w:fldCharType="end"/>
          </w:r>
        </w:sdtContent>
      </w:sdt>
      <w:r w:rsidR="003D0D72">
        <w:rPr>
          <w:rFonts w:ascii="Times" w:eastAsia="Times New Roman" w:hAnsi="Times" w:cs="Times"/>
          <w:sz w:val="24"/>
          <w:szCs w:val="24"/>
        </w:rPr>
        <w:t xml:space="preserve"> </w:t>
      </w:r>
      <w:ins w:id="30" w:author="# JANINE NG YOU EN (UC-FT)" w:date="2022-06-30T09:58:00Z">
        <w:r w:rsidR="00AF2DD8">
          <w:rPr>
            <w:rFonts w:ascii="Times" w:eastAsia="Times New Roman" w:hAnsi="Times" w:cs="Times"/>
            <w:sz w:val="24"/>
            <w:szCs w:val="24"/>
          </w:rPr>
          <w:t xml:space="preserve">. </w:t>
        </w:r>
      </w:ins>
      <w:ins w:id="31" w:author="# JANINE NG YOU EN (UC-FT)" w:date="2022-06-30T10:00:00Z">
        <w:r w:rsidR="00AF2DD8">
          <w:rPr>
            <w:rFonts w:ascii="Times" w:eastAsia="Times New Roman" w:hAnsi="Times" w:cs="Times"/>
            <w:sz w:val="24"/>
            <w:szCs w:val="24"/>
          </w:rPr>
          <w:t>Maqbool’s study i</w:t>
        </w:r>
        <w:r w:rsidR="00467741">
          <w:rPr>
            <w:rFonts w:ascii="Times" w:eastAsia="Times New Roman" w:hAnsi="Times" w:cs="Times"/>
            <w:sz w:val="24"/>
            <w:szCs w:val="24"/>
          </w:rPr>
          <w:t>n Pakistan (2018</w:t>
        </w:r>
      </w:ins>
      <w:ins w:id="32" w:author="# JANINE NG YOU EN (UC-FT)" w:date="2022-06-30T10:01:00Z">
        <w:r w:rsidR="00467741">
          <w:rPr>
            <w:rFonts w:ascii="Times" w:eastAsia="Times New Roman" w:hAnsi="Times" w:cs="Times"/>
            <w:sz w:val="24"/>
            <w:szCs w:val="24"/>
          </w:rPr>
          <w:t xml:space="preserve">) found that critical success factors behind RE projects were communication, </w:t>
        </w:r>
        <w:proofErr w:type="gramStart"/>
        <w:r w:rsidR="00467741">
          <w:rPr>
            <w:rFonts w:ascii="Times" w:eastAsia="Times New Roman" w:hAnsi="Times" w:cs="Times"/>
            <w:sz w:val="24"/>
            <w:szCs w:val="24"/>
          </w:rPr>
          <w:t>team work</w:t>
        </w:r>
        <w:proofErr w:type="gramEnd"/>
        <w:r w:rsidR="00467741">
          <w:rPr>
            <w:rFonts w:ascii="Times" w:eastAsia="Times New Roman" w:hAnsi="Times" w:cs="Times"/>
            <w:sz w:val="24"/>
            <w:szCs w:val="24"/>
          </w:rPr>
          <w:t>,</w:t>
        </w:r>
      </w:ins>
      <w:ins w:id="33" w:author="# JANINE NG YOU EN (UC-FT)" w:date="2022-06-30T10:02:00Z">
        <w:r w:rsidR="00467741">
          <w:rPr>
            <w:rFonts w:ascii="Times" w:eastAsia="Times New Roman" w:hAnsi="Times" w:cs="Times"/>
            <w:sz w:val="24"/>
            <w:szCs w:val="24"/>
          </w:rPr>
          <w:t xml:space="preserve"> technical,</w:t>
        </w:r>
      </w:ins>
      <w:ins w:id="34" w:author="# JANINE NG YOU EN (UC-FT)" w:date="2022-06-30T10:01:00Z">
        <w:r w:rsidR="00467741">
          <w:rPr>
            <w:rFonts w:ascii="Times" w:eastAsia="Times New Roman" w:hAnsi="Times" w:cs="Times"/>
            <w:sz w:val="24"/>
            <w:szCs w:val="24"/>
          </w:rPr>
          <w:t xml:space="preserve"> organizational </w:t>
        </w:r>
      </w:ins>
      <w:ins w:id="35" w:author="# JANINE NG YOU EN (UC-FT)" w:date="2022-06-30T10:02:00Z">
        <w:r w:rsidR="00467741">
          <w:rPr>
            <w:rFonts w:ascii="Times" w:eastAsia="Times New Roman" w:hAnsi="Times" w:cs="Times"/>
            <w:sz w:val="24"/>
            <w:szCs w:val="24"/>
          </w:rPr>
          <w:t>factors</w:t>
        </w:r>
      </w:ins>
      <w:r w:rsidR="00126163">
        <w:rPr>
          <w:rFonts w:ascii="Times" w:eastAsia="Times New Roman" w:hAnsi="Times" w:cs="Times"/>
          <w:sz w:val="24"/>
          <w:szCs w:val="24"/>
        </w:rPr>
        <w:t xml:space="preserve"> </w:t>
      </w:r>
      <w:sdt>
        <w:sdtPr>
          <w:rPr>
            <w:rFonts w:ascii="Times" w:eastAsia="Times New Roman" w:hAnsi="Times" w:cs="Times"/>
            <w:sz w:val="24"/>
            <w:szCs w:val="24"/>
          </w:rPr>
          <w:id w:val="955064555"/>
          <w:citation/>
        </w:sdtPr>
        <w:sdtContent>
          <w:r w:rsidR="00126163">
            <w:rPr>
              <w:rFonts w:ascii="Times" w:eastAsia="Times New Roman" w:hAnsi="Times" w:cs="Times"/>
              <w:sz w:val="24"/>
              <w:szCs w:val="24"/>
            </w:rPr>
            <w:fldChar w:fldCharType="begin"/>
          </w:r>
          <w:r w:rsidR="00126163">
            <w:rPr>
              <w:rFonts w:ascii="Times" w:eastAsia="Times New Roman" w:hAnsi="Times" w:cs="Times"/>
              <w:sz w:val="24"/>
              <w:szCs w:val="24"/>
            </w:rPr>
            <w:instrText xml:space="preserve"> CITATION Maq18 \l 1033 </w:instrText>
          </w:r>
          <w:r w:rsidR="00126163">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[10]</w:t>
          </w:r>
          <w:r w:rsidR="00126163">
            <w:rPr>
              <w:rFonts w:ascii="Times" w:eastAsia="Times New Roman" w:hAnsi="Times" w:cs="Times"/>
              <w:sz w:val="24"/>
              <w:szCs w:val="24"/>
            </w:rPr>
            <w:fldChar w:fldCharType="end"/>
          </w:r>
        </w:sdtContent>
      </w:sdt>
      <w:ins w:id="36" w:author="# JANINE NG YOU EN (UC-FT)" w:date="2022-06-30T10:12:00Z">
        <w:r w:rsidR="00484964">
          <w:rPr>
            <w:rFonts w:ascii="Times" w:eastAsia="Times New Roman" w:hAnsi="Times" w:cs="Times"/>
            <w:sz w:val="24"/>
            <w:szCs w:val="24"/>
          </w:rPr>
          <w:t xml:space="preserve">. </w:t>
        </w:r>
        <w:r w:rsidR="00AA7BD6">
          <w:rPr>
            <w:rFonts w:ascii="Times" w:eastAsia="Times New Roman" w:hAnsi="Times" w:cs="Times"/>
            <w:sz w:val="24"/>
            <w:szCs w:val="24"/>
          </w:rPr>
          <w:t>There</w:t>
        </w:r>
      </w:ins>
      <w:r w:rsidR="00126163">
        <w:rPr>
          <w:rFonts w:ascii="Times" w:eastAsia="Times New Roman" w:hAnsi="Times" w:cs="Times"/>
          <w:sz w:val="24"/>
          <w:szCs w:val="24"/>
        </w:rPr>
        <w:t xml:space="preserve"> therefore seems to be</w:t>
      </w:r>
      <w:ins w:id="37" w:author="# JANINE NG YOU EN (UC-FT)" w:date="2022-06-30T10:12:00Z">
        <w:r w:rsidR="00AA7BD6">
          <w:rPr>
            <w:rFonts w:ascii="Times" w:eastAsia="Times New Roman" w:hAnsi="Times" w:cs="Times"/>
            <w:sz w:val="24"/>
            <w:szCs w:val="24"/>
          </w:rPr>
          <w:t xml:space="preserve"> a </w:t>
        </w:r>
      </w:ins>
      <w:ins w:id="38" w:author="# JANINE NG YOU EN (UC-FT)" w:date="2022-06-30T10:13:00Z">
        <w:r w:rsidR="00AA7BD6">
          <w:rPr>
            <w:rFonts w:ascii="Times" w:eastAsia="Times New Roman" w:hAnsi="Times" w:cs="Times"/>
            <w:sz w:val="24"/>
            <w:szCs w:val="24"/>
          </w:rPr>
          <w:t xml:space="preserve">myriad of literature </w:t>
        </w:r>
      </w:ins>
      <w:r w:rsidR="00126163">
        <w:rPr>
          <w:rFonts w:ascii="Times" w:eastAsia="Times New Roman" w:hAnsi="Times" w:cs="Times"/>
          <w:sz w:val="24"/>
          <w:szCs w:val="24"/>
        </w:rPr>
        <w:t xml:space="preserve">available that each </w:t>
      </w:r>
      <w:proofErr w:type="gramStart"/>
      <w:r w:rsidR="00126163">
        <w:rPr>
          <w:rFonts w:ascii="Times" w:eastAsia="Times New Roman" w:hAnsi="Times" w:cs="Times"/>
          <w:sz w:val="24"/>
          <w:szCs w:val="24"/>
        </w:rPr>
        <w:t>details</w:t>
      </w:r>
      <w:proofErr w:type="gramEnd"/>
      <w:r w:rsidR="00126163">
        <w:rPr>
          <w:rFonts w:ascii="Times" w:eastAsia="Times New Roman" w:hAnsi="Times" w:cs="Times"/>
          <w:sz w:val="24"/>
          <w:szCs w:val="24"/>
        </w:rPr>
        <w:t xml:space="preserve"> what are the key</w:t>
      </w:r>
      <w:ins w:id="39" w:author="# JANINE NG YOU EN (UC-FT)" w:date="2022-06-30T10:13:00Z">
        <w:r w:rsidR="00AA7BD6">
          <w:rPr>
            <w:rFonts w:ascii="Times" w:eastAsia="Times New Roman" w:hAnsi="Times" w:cs="Times"/>
            <w:sz w:val="24"/>
            <w:szCs w:val="24"/>
          </w:rPr>
          <w:t xml:space="preserve"> RE success f</w:t>
        </w:r>
      </w:ins>
      <w:ins w:id="40" w:author="# JANINE NG YOU EN (UC-FT)" w:date="2022-06-30T10:14:00Z">
        <w:r w:rsidR="00AA7BD6">
          <w:rPr>
            <w:rFonts w:ascii="Times" w:eastAsia="Times New Roman" w:hAnsi="Times" w:cs="Times"/>
            <w:sz w:val="24"/>
            <w:szCs w:val="24"/>
          </w:rPr>
          <w:t>actors</w:t>
        </w:r>
      </w:ins>
      <w:r w:rsidR="00126163">
        <w:rPr>
          <w:rFonts w:ascii="Times" w:eastAsia="Times New Roman" w:hAnsi="Times" w:cs="Times"/>
          <w:sz w:val="24"/>
          <w:szCs w:val="24"/>
        </w:rPr>
        <w:t>. Truly,</w:t>
      </w:r>
      <w:ins w:id="41" w:author="# JANINE NG YOU EN (UC-FT)" w:date="2022-06-30T10:13:00Z">
        <w:r w:rsidR="00AA7BD6">
          <w:rPr>
            <w:rFonts w:ascii="Times" w:eastAsia="Times New Roman" w:hAnsi="Times" w:cs="Times"/>
            <w:sz w:val="24"/>
            <w:szCs w:val="24"/>
          </w:rPr>
          <w:t xml:space="preserve"> it would take a </w:t>
        </w:r>
      </w:ins>
      <w:r w:rsidR="00126163">
        <w:rPr>
          <w:rFonts w:ascii="Times" w:eastAsia="Times New Roman" w:hAnsi="Times" w:cs="Times"/>
          <w:sz w:val="24"/>
          <w:szCs w:val="24"/>
        </w:rPr>
        <w:t xml:space="preserve">significant </w:t>
      </w:r>
      <w:r w:rsidR="00F37CAA">
        <w:rPr>
          <w:rFonts w:ascii="Times" w:eastAsia="Times New Roman" w:hAnsi="Times" w:cs="Times"/>
          <w:sz w:val="24"/>
          <w:szCs w:val="24"/>
        </w:rPr>
        <w:t>amount</w:t>
      </w:r>
      <w:ins w:id="42" w:author="# JANINE NG YOU EN (UC-FT)" w:date="2022-06-30T10:13:00Z">
        <w:r w:rsidR="00AA7BD6">
          <w:rPr>
            <w:rFonts w:ascii="Times" w:eastAsia="Times New Roman" w:hAnsi="Times" w:cs="Times"/>
            <w:sz w:val="24"/>
            <w:szCs w:val="24"/>
          </w:rPr>
          <w:t xml:space="preserve"> of time to assess and </w:t>
        </w:r>
      </w:ins>
      <w:proofErr w:type="spellStart"/>
      <w:r w:rsidR="007341BD">
        <w:rPr>
          <w:rFonts w:ascii="Times" w:eastAsia="Times New Roman" w:hAnsi="Times" w:cs="Times"/>
          <w:sz w:val="24"/>
          <w:szCs w:val="24"/>
        </w:rPr>
        <w:t>synthsize</w:t>
      </w:r>
      <w:proofErr w:type="spellEnd"/>
      <w:r w:rsidR="00126163">
        <w:rPr>
          <w:rFonts w:ascii="Times" w:eastAsia="Times New Roman" w:hAnsi="Times" w:cs="Times"/>
          <w:sz w:val="24"/>
          <w:szCs w:val="24"/>
        </w:rPr>
        <w:t>, and objective ranking would prove</w:t>
      </w:r>
      <w:r w:rsidR="007341BD">
        <w:rPr>
          <w:rFonts w:ascii="Times" w:eastAsia="Times New Roman" w:hAnsi="Times" w:cs="Times"/>
          <w:sz w:val="24"/>
          <w:szCs w:val="24"/>
        </w:rPr>
        <w:t xml:space="preserve"> quite</w:t>
      </w:r>
      <w:r w:rsidR="00126163">
        <w:rPr>
          <w:rFonts w:ascii="Times" w:eastAsia="Times New Roman" w:hAnsi="Times" w:cs="Times"/>
          <w:sz w:val="24"/>
          <w:szCs w:val="24"/>
        </w:rPr>
        <w:t xml:space="preserve"> </w:t>
      </w:r>
      <w:r w:rsidR="007341BD">
        <w:rPr>
          <w:rFonts w:ascii="Times" w:eastAsia="Times New Roman" w:hAnsi="Times" w:cs="Times"/>
          <w:sz w:val="24"/>
          <w:szCs w:val="24"/>
        </w:rPr>
        <w:t>challenging</w:t>
      </w:r>
      <w:ins w:id="43" w:author="# JANINE NG YOU EN (UC-FT)" w:date="2022-06-30T10:14:00Z">
        <w:r w:rsidR="00AA7BD6">
          <w:rPr>
            <w:rFonts w:ascii="Times" w:eastAsia="Times New Roman" w:hAnsi="Times" w:cs="Times"/>
            <w:sz w:val="24"/>
            <w:szCs w:val="24"/>
          </w:rPr>
          <w:t xml:space="preserve">. </w:t>
        </w:r>
      </w:ins>
    </w:p>
    <w:p w14:paraId="621AE087" w14:textId="4247433F" w:rsidR="00AA7BD6" w:rsidRDefault="00AA7BD6" w:rsidP="009E0415">
      <w:pPr>
        <w:jc w:val="both"/>
        <w:rPr>
          <w:ins w:id="44" w:author="# JANINE NG YOU EN (UC-FT)" w:date="2022-06-30T10:15:00Z"/>
          <w:rFonts w:ascii="Times" w:eastAsia="Times New Roman" w:hAnsi="Times" w:cs="Times"/>
          <w:sz w:val="24"/>
          <w:szCs w:val="24"/>
        </w:rPr>
      </w:pPr>
    </w:p>
    <w:p w14:paraId="36C53F1D" w14:textId="0987FBC9" w:rsidR="00AA7BD6" w:rsidRPr="008E3640" w:rsidRDefault="00AA7BD6" w:rsidP="00AA7BD6">
      <w:pPr>
        <w:jc w:val="both"/>
        <w:rPr>
          <w:ins w:id="45" w:author="# JANINE NG YOU EN (UC-FT)" w:date="2022-06-30T10:16:00Z"/>
          <w:rFonts w:ascii="Times" w:eastAsia="Times New Roman" w:hAnsi="Times" w:cs="Times"/>
          <w:sz w:val="24"/>
          <w:szCs w:val="24"/>
          <w:lang w:val="en-SG"/>
        </w:rPr>
      </w:pPr>
      <w:ins w:id="46" w:author="# JANINE NG YOU EN (UC-FT)" w:date="2022-06-30T10:15:00Z">
        <w:r>
          <w:rPr>
            <w:rFonts w:ascii="Times" w:eastAsia="Times New Roman" w:hAnsi="Times" w:cs="Times"/>
            <w:sz w:val="24"/>
            <w:szCs w:val="24"/>
          </w:rPr>
          <w:t xml:space="preserve">This </w:t>
        </w:r>
      </w:ins>
      <w:r w:rsidR="00126163">
        <w:rPr>
          <w:rFonts w:ascii="Times" w:eastAsia="Times New Roman" w:hAnsi="Times" w:cs="Times"/>
          <w:sz w:val="24"/>
          <w:szCs w:val="24"/>
        </w:rPr>
        <w:t xml:space="preserve">paper </w:t>
      </w:r>
      <w:r w:rsidR="007341BD">
        <w:rPr>
          <w:rFonts w:ascii="Times" w:eastAsia="Times New Roman" w:hAnsi="Times" w:cs="Times"/>
          <w:sz w:val="24"/>
          <w:szCs w:val="24"/>
        </w:rPr>
        <w:t>will</w:t>
      </w:r>
      <w:r w:rsidR="00126163">
        <w:rPr>
          <w:rFonts w:ascii="Times" w:eastAsia="Times New Roman" w:hAnsi="Times" w:cs="Times"/>
          <w:sz w:val="24"/>
          <w:szCs w:val="24"/>
        </w:rPr>
        <w:t xml:space="preserve"> us</w:t>
      </w:r>
      <w:r w:rsidR="007341BD">
        <w:rPr>
          <w:rFonts w:ascii="Times" w:eastAsia="Times New Roman" w:hAnsi="Times" w:cs="Times"/>
          <w:sz w:val="24"/>
          <w:szCs w:val="24"/>
        </w:rPr>
        <w:t>e</w:t>
      </w:r>
      <w:r w:rsidR="00126163">
        <w:rPr>
          <w:rFonts w:ascii="Times" w:eastAsia="Times New Roman" w:hAnsi="Times" w:cs="Times"/>
          <w:sz w:val="24"/>
          <w:szCs w:val="24"/>
        </w:rPr>
        <w:t xml:space="preserve"> a more</w:t>
      </w:r>
      <w:ins w:id="47" w:author="# JANINE NG YOU EN (UC-FT)" w:date="2022-06-30T10:15:00Z">
        <w:r>
          <w:rPr>
            <w:rFonts w:ascii="Times" w:eastAsia="Times New Roman" w:hAnsi="Times" w:cs="Times"/>
            <w:sz w:val="24"/>
            <w:szCs w:val="24"/>
          </w:rPr>
          <w:t xml:space="preserve"> efficient way </w:t>
        </w:r>
      </w:ins>
      <w:r w:rsidR="00126163">
        <w:rPr>
          <w:rFonts w:ascii="Times" w:eastAsia="Times New Roman" w:hAnsi="Times" w:cs="Times"/>
          <w:sz w:val="24"/>
          <w:szCs w:val="24"/>
        </w:rPr>
        <w:t>to</w:t>
      </w:r>
      <w:ins w:id="48" w:author="# JANINE NG YOU EN (UC-FT)" w:date="2022-06-30T10:15:00Z">
        <w:r>
          <w:rPr>
            <w:rFonts w:ascii="Times" w:eastAsia="Times New Roman" w:hAnsi="Times" w:cs="Times"/>
            <w:sz w:val="24"/>
            <w:szCs w:val="24"/>
          </w:rPr>
          <w:t xml:space="preserve"> </w:t>
        </w:r>
      </w:ins>
      <w:ins w:id="49" w:author="# JANINE NG YOU EN (UC-FT)" w:date="2022-06-30T10:16:00Z">
        <w:r>
          <w:rPr>
            <w:rFonts w:ascii="Times" w:eastAsia="Times New Roman" w:hAnsi="Times" w:cs="Times"/>
            <w:sz w:val="24"/>
            <w:szCs w:val="24"/>
          </w:rPr>
          <w:t xml:space="preserve">process large volume of </w:t>
        </w:r>
      </w:ins>
      <w:r w:rsidR="007341BD">
        <w:rPr>
          <w:rFonts w:ascii="Times" w:eastAsia="Times New Roman" w:hAnsi="Times" w:cs="Times"/>
          <w:sz w:val="24"/>
          <w:szCs w:val="24"/>
        </w:rPr>
        <w:t xml:space="preserve">research </w:t>
      </w:r>
      <w:ins w:id="50" w:author="# JANINE NG YOU EN (UC-FT)" w:date="2022-06-30T10:16:00Z">
        <w:r>
          <w:rPr>
            <w:rFonts w:ascii="Times" w:eastAsia="Times New Roman" w:hAnsi="Times" w:cs="Times"/>
            <w:sz w:val="24"/>
            <w:szCs w:val="24"/>
          </w:rPr>
          <w:t>articles</w:t>
        </w:r>
      </w:ins>
      <w:r w:rsidR="00126163">
        <w:rPr>
          <w:rFonts w:ascii="Times" w:eastAsia="Times New Roman" w:hAnsi="Times" w:cs="Times"/>
          <w:sz w:val="24"/>
          <w:szCs w:val="24"/>
        </w:rPr>
        <w:t>, via</w:t>
      </w:r>
      <w:ins w:id="51" w:author="# JANINE NG YOU EN (UC-FT)" w:date="2022-06-30T10:16:00Z">
        <w:r>
          <w:rPr>
            <w:rFonts w:ascii="Times" w:eastAsia="Times New Roman" w:hAnsi="Times" w:cs="Times"/>
            <w:sz w:val="24"/>
            <w:szCs w:val="24"/>
          </w:rPr>
          <w:t xml:space="preserve"> </w:t>
        </w:r>
        <w:r w:rsidRPr="008E3640">
          <w:rPr>
            <w:rFonts w:ascii="Times" w:eastAsia="Times New Roman" w:hAnsi="Times" w:cs="Times"/>
            <w:sz w:val="24"/>
            <w:szCs w:val="24"/>
            <w:lang w:val="en-SG"/>
          </w:rPr>
          <w:t>text mining and topic modelling</w:t>
        </w:r>
        <w:r>
          <w:rPr>
            <w:rFonts w:ascii="Times" w:eastAsia="Times New Roman" w:hAnsi="Times" w:cs="Times"/>
            <w:sz w:val="24"/>
            <w:szCs w:val="24"/>
            <w:lang w:val="en-SG"/>
          </w:rPr>
          <w:t xml:space="preserve">. This method </w:t>
        </w:r>
      </w:ins>
      <w:r w:rsidR="00126163">
        <w:rPr>
          <w:rFonts w:ascii="Times" w:eastAsia="Times New Roman" w:hAnsi="Times" w:cs="Times"/>
          <w:sz w:val="24"/>
          <w:szCs w:val="24"/>
          <w:lang w:val="en-SG"/>
        </w:rPr>
        <w:t xml:space="preserve">has been used in areas as diverse as social science </w:t>
      </w:r>
      <w:sdt>
        <w:sdtPr>
          <w:rPr>
            <w:rFonts w:ascii="Times" w:eastAsia="Times New Roman" w:hAnsi="Times" w:cs="Times"/>
            <w:sz w:val="24"/>
            <w:szCs w:val="24"/>
            <w:lang w:val="en-SG"/>
          </w:rPr>
          <w:id w:val="949056635"/>
          <w:citation/>
        </w:sdtPr>
        <w:sdtContent>
          <w:r w:rsidR="00126163">
            <w:rPr>
              <w:rFonts w:ascii="Times" w:eastAsia="Times New Roman" w:hAnsi="Times" w:cs="Times"/>
              <w:sz w:val="24"/>
              <w:szCs w:val="24"/>
              <w:lang w:val="en-SG"/>
            </w:rPr>
            <w:fldChar w:fldCharType="begin"/>
          </w:r>
          <w:r w:rsidR="00126163">
            <w:rPr>
              <w:rFonts w:ascii="Times" w:eastAsia="Times New Roman" w:hAnsi="Times" w:cs="Times"/>
              <w:sz w:val="24"/>
              <w:szCs w:val="24"/>
            </w:rPr>
            <w:instrText xml:space="preserve"> CITATION Pan20 \l 1033 </w:instrText>
          </w:r>
          <w:r w:rsidR="00126163">
            <w:rPr>
              <w:rFonts w:ascii="Times" w:eastAsia="Times New Roman" w:hAnsi="Times" w:cs="Times"/>
              <w:sz w:val="24"/>
              <w:szCs w:val="24"/>
              <w:lang w:val="en-SG"/>
            </w:rPr>
            <w:fldChar w:fldCharType="separate"/>
          </w:r>
          <w:r w:rsidR="006C2BBA" w:rsidRPr="006C2BBA">
            <w:rPr>
              <w:rFonts w:ascii="Times" w:eastAsia="Times New Roman" w:hAnsi="Times" w:cs="Times"/>
              <w:noProof/>
              <w:sz w:val="24"/>
              <w:szCs w:val="24"/>
            </w:rPr>
            <w:t>[12]</w:t>
          </w:r>
          <w:r w:rsidR="00126163">
            <w:rPr>
              <w:rFonts w:ascii="Times" w:eastAsia="Times New Roman" w:hAnsi="Times" w:cs="Times"/>
              <w:sz w:val="24"/>
              <w:szCs w:val="24"/>
              <w:lang w:val="en-SG"/>
            </w:rPr>
            <w:fldChar w:fldCharType="end"/>
          </w:r>
        </w:sdtContent>
      </w:sdt>
      <w:r w:rsidR="00126163">
        <w:rPr>
          <w:rFonts w:ascii="Times" w:eastAsia="Times New Roman" w:hAnsi="Times" w:cs="Times"/>
          <w:sz w:val="24"/>
          <w:szCs w:val="24"/>
          <w:lang w:val="en-SG"/>
        </w:rPr>
        <w:t xml:space="preserve">, journalism </w:t>
      </w:r>
      <w:sdt>
        <w:sdtPr>
          <w:rPr>
            <w:rFonts w:ascii="Times" w:eastAsia="Times New Roman" w:hAnsi="Times" w:cs="Times"/>
            <w:sz w:val="24"/>
            <w:szCs w:val="24"/>
            <w:lang w:val="en-SG"/>
          </w:rPr>
          <w:id w:val="-1029632714"/>
          <w:citation/>
        </w:sdtPr>
        <w:sdtContent>
          <w:r w:rsidR="00A176F3">
            <w:rPr>
              <w:rFonts w:ascii="Times" w:eastAsia="Times New Roman" w:hAnsi="Times" w:cs="Times"/>
              <w:sz w:val="24"/>
              <w:szCs w:val="24"/>
              <w:lang w:val="en-SG"/>
            </w:rPr>
            <w:fldChar w:fldCharType="begin"/>
          </w:r>
          <w:r w:rsidR="00A176F3">
            <w:rPr>
              <w:rFonts w:ascii="Times" w:eastAsia="Times New Roman" w:hAnsi="Times" w:cs="Times"/>
              <w:sz w:val="24"/>
              <w:szCs w:val="24"/>
            </w:rPr>
            <w:instrText xml:space="preserve"> CITATION Jac06 \l 1033 </w:instrText>
          </w:r>
          <w:r w:rsidR="00A176F3">
            <w:rPr>
              <w:rFonts w:ascii="Times" w:eastAsia="Times New Roman" w:hAnsi="Times" w:cs="Times"/>
              <w:sz w:val="24"/>
              <w:szCs w:val="24"/>
              <w:lang w:val="en-SG"/>
            </w:rPr>
            <w:fldChar w:fldCharType="separate"/>
          </w:r>
          <w:r w:rsidR="006C2BBA" w:rsidRPr="006C2BBA">
            <w:rPr>
              <w:rFonts w:ascii="Times" w:eastAsia="Times New Roman" w:hAnsi="Times" w:cs="Times"/>
              <w:noProof/>
              <w:sz w:val="24"/>
              <w:szCs w:val="24"/>
            </w:rPr>
            <w:t>[13]</w:t>
          </w:r>
          <w:r w:rsidR="00A176F3">
            <w:rPr>
              <w:rFonts w:ascii="Times" w:eastAsia="Times New Roman" w:hAnsi="Times" w:cs="Times"/>
              <w:sz w:val="24"/>
              <w:szCs w:val="24"/>
              <w:lang w:val="en-SG"/>
            </w:rPr>
            <w:fldChar w:fldCharType="end"/>
          </w:r>
        </w:sdtContent>
      </w:sdt>
      <w:r w:rsidR="00A176F3">
        <w:rPr>
          <w:rFonts w:ascii="Times" w:eastAsia="Times New Roman" w:hAnsi="Times" w:cs="Times"/>
          <w:sz w:val="24"/>
          <w:szCs w:val="24"/>
          <w:lang w:val="en-SG"/>
        </w:rPr>
        <w:t xml:space="preserve">, engineering and data science </w:t>
      </w:r>
      <w:sdt>
        <w:sdtPr>
          <w:rPr>
            <w:rFonts w:ascii="Times" w:eastAsia="Times New Roman" w:hAnsi="Times" w:cs="Times"/>
            <w:sz w:val="24"/>
            <w:szCs w:val="24"/>
            <w:lang w:val="en-SG"/>
          </w:rPr>
          <w:id w:val="765577346"/>
          <w:citation/>
        </w:sdtPr>
        <w:sdtContent>
          <w:r w:rsidR="00A176F3">
            <w:rPr>
              <w:rFonts w:ascii="Times" w:eastAsia="Times New Roman" w:hAnsi="Times" w:cs="Times"/>
              <w:sz w:val="24"/>
              <w:szCs w:val="24"/>
              <w:lang w:val="en-SG"/>
            </w:rPr>
            <w:fldChar w:fldCharType="begin"/>
          </w:r>
          <w:r w:rsidR="00A176F3">
            <w:rPr>
              <w:rFonts w:ascii="Times" w:eastAsia="Times New Roman" w:hAnsi="Times" w:cs="Times"/>
              <w:sz w:val="24"/>
              <w:szCs w:val="24"/>
            </w:rPr>
            <w:instrText xml:space="preserve"> CITATION Pra20 \l 1033  \m LiX21</w:instrText>
          </w:r>
          <w:r w:rsidR="00A176F3">
            <w:rPr>
              <w:rFonts w:ascii="Times" w:eastAsia="Times New Roman" w:hAnsi="Times" w:cs="Times"/>
              <w:sz w:val="24"/>
              <w:szCs w:val="24"/>
              <w:lang w:val="en-SG"/>
            </w:rPr>
            <w:fldChar w:fldCharType="separate"/>
          </w:r>
          <w:r w:rsidR="006C2BBA" w:rsidRPr="006C2BBA">
            <w:rPr>
              <w:rFonts w:ascii="Times" w:eastAsia="Times New Roman" w:hAnsi="Times" w:cs="Times"/>
              <w:noProof/>
              <w:sz w:val="24"/>
              <w:szCs w:val="24"/>
            </w:rPr>
            <w:t>[14, 15]</w:t>
          </w:r>
          <w:r w:rsidR="00A176F3">
            <w:rPr>
              <w:rFonts w:ascii="Times" w:eastAsia="Times New Roman" w:hAnsi="Times" w:cs="Times"/>
              <w:sz w:val="24"/>
              <w:szCs w:val="24"/>
              <w:lang w:val="en-SG"/>
            </w:rPr>
            <w:fldChar w:fldCharType="end"/>
          </w:r>
        </w:sdtContent>
      </w:sdt>
      <w:ins w:id="52" w:author="# JANINE NG YOU EN (UC-FT)" w:date="2022-06-30T10:16:00Z">
        <w:r w:rsidRPr="008E3640">
          <w:rPr>
            <w:rFonts w:ascii="Times" w:eastAsia="Times New Roman" w:hAnsi="Times" w:cs="Times"/>
            <w:sz w:val="24"/>
            <w:szCs w:val="24"/>
            <w:lang w:val="en-SG"/>
          </w:rPr>
          <w:t xml:space="preserve">. </w:t>
        </w:r>
      </w:ins>
      <w:r w:rsidR="00126163">
        <w:rPr>
          <w:rFonts w:ascii="Times" w:eastAsia="Times New Roman" w:hAnsi="Times" w:cs="Times"/>
          <w:sz w:val="24"/>
          <w:szCs w:val="24"/>
          <w:lang w:val="en-SG"/>
        </w:rPr>
        <w:t xml:space="preserve">However, to our knowledge, </w:t>
      </w:r>
      <w:ins w:id="53" w:author="# JANINE NG YOU EN (UC-FT)" w:date="2022-06-30T10:16:00Z">
        <w:r w:rsidRPr="008E3640">
          <w:rPr>
            <w:rFonts w:ascii="Times" w:eastAsia="Times New Roman" w:hAnsi="Times" w:cs="Times"/>
            <w:sz w:val="24"/>
            <w:szCs w:val="24"/>
            <w:lang w:val="en-SG"/>
          </w:rPr>
          <w:t>topic modelling</w:t>
        </w:r>
      </w:ins>
      <w:r w:rsidR="00126163">
        <w:rPr>
          <w:rFonts w:ascii="Times" w:eastAsia="Times New Roman" w:hAnsi="Times" w:cs="Times"/>
          <w:sz w:val="24"/>
          <w:szCs w:val="24"/>
          <w:lang w:val="en-SG"/>
        </w:rPr>
        <w:t xml:space="preserve"> </w:t>
      </w:r>
      <w:r w:rsidR="007341BD">
        <w:rPr>
          <w:rFonts w:ascii="Times" w:eastAsia="Times New Roman" w:hAnsi="Times" w:cs="Times"/>
          <w:sz w:val="24"/>
          <w:szCs w:val="24"/>
          <w:lang w:val="en-SG"/>
        </w:rPr>
        <w:t>is relatively nascent in the</w:t>
      </w:r>
      <w:r w:rsidR="00A176F3">
        <w:rPr>
          <w:rFonts w:ascii="Times" w:eastAsia="Times New Roman" w:hAnsi="Times" w:cs="Times"/>
          <w:sz w:val="24"/>
          <w:szCs w:val="24"/>
          <w:lang w:val="en-SG"/>
        </w:rPr>
        <w:t xml:space="preserve"> RE space</w:t>
      </w:r>
      <w:r w:rsidR="007341BD">
        <w:rPr>
          <w:rFonts w:ascii="Times" w:eastAsia="Times New Roman" w:hAnsi="Times" w:cs="Times"/>
          <w:sz w:val="24"/>
          <w:szCs w:val="24"/>
          <w:lang w:val="en-SG"/>
        </w:rPr>
        <w:t>, with</w:t>
      </w:r>
      <w:r w:rsidR="00C718B6">
        <w:rPr>
          <w:rFonts w:ascii="Times" w:eastAsia="Times New Roman" w:hAnsi="Times" w:cs="Times"/>
          <w:sz w:val="24"/>
          <w:szCs w:val="24"/>
          <w:lang w:val="en-SG"/>
        </w:rPr>
        <w:t xml:space="preserve"> </w:t>
      </w:r>
      <w:proofErr w:type="spellStart"/>
      <w:ins w:id="54" w:author="# JANINE NG YOU EN (UC-FT)" w:date="2022-06-30T10:17:00Z">
        <w:r>
          <w:rPr>
            <w:rFonts w:ascii="Times" w:eastAsia="Times New Roman" w:hAnsi="Times" w:cs="Times"/>
            <w:sz w:val="24"/>
            <w:szCs w:val="24"/>
            <w:lang w:val="en-SG"/>
          </w:rPr>
          <w:t>Bickle</w:t>
        </w:r>
        <w:proofErr w:type="spellEnd"/>
        <w:r>
          <w:rPr>
            <w:rFonts w:ascii="Times" w:eastAsia="Times New Roman" w:hAnsi="Times" w:cs="Times"/>
            <w:sz w:val="24"/>
            <w:szCs w:val="24"/>
            <w:lang w:val="en-SG"/>
          </w:rPr>
          <w:t xml:space="preserve"> (2019) </w:t>
        </w:r>
      </w:ins>
      <w:r w:rsidR="007341BD">
        <w:rPr>
          <w:rFonts w:ascii="Times" w:eastAsia="Times New Roman" w:hAnsi="Times" w:cs="Times"/>
          <w:sz w:val="24"/>
          <w:szCs w:val="24"/>
          <w:lang w:val="en-SG"/>
        </w:rPr>
        <w:t>using</w:t>
      </w:r>
      <w:ins w:id="55" w:author="# JANINE NG YOU EN (UC-FT)" w:date="2022-06-30T10:16:00Z">
        <w:r w:rsidRPr="008E3640">
          <w:rPr>
            <w:rFonts w:ascii="Times" w:eastAsia="Times New Roman" w:hAnsi="Times" w:cs="Times"/>
            <w:sz w:val="24"/>
            <w:szCs w:val="24"/>
            <w:lang w:val="en-SG"/>
          </w:rPr>
          <w:t xml:space="preserve"> topic modelling </w:t>
        </w:r>
      </w:ins>
      <w:r w:rsidR="00C718B6">
        <w:rPr>
          <w:rFonts w:ascii="Times" w:eastAsia="Times New Roman" w:hAnsi="Times" w:cs="Times"/>
          <w:sz w:val="24"/>
          <w:szCs w:val="24"/>
          <w:lang w:val="en-SG"/>
        </w:rPr>
        <w:t>to</w:t>
      </w:r>
      <w:ins w:id="56" w:author="# JANINE NG YOU EN (UC-FT)" w:date="2022-06-30T10:17:00Z">
        <w:r w:rsidR="00F420FF">
          <w:rPr>
            <w:rFonts w:ascii="Times" w:eastAsia="Times New Roman" w:hAnsi="Times" w:cs="Times"/>
            <w:sz w:val="24"/>
            <w:szCs w:val="24"/>
            <w:lang w:val="en-SG"/>
          </w:rPr>
          <w:t xml:space="preserve"> </w:t>
        </w:r>
      </w:ins>
      <w:ins w:id="57" w:author="# JANINE NG YOU EN (UC-FT)" w:date="2022-06-30T10:18:00Z">
        <w:r w:rsidR="00F420FF">
          <w:rPr>
            <w:rFonts w:ascii="Times" w:eastAsia="Times New Roman" w:hAnsi="Times" w:cs="Times"/>
            <w:sz w:val="24"/>
            <w:szCs w:val="24"/>
            <w:lang w:val="en-SG"/>
          </w:rPr>
          <w:t>study the</w:t>
        </w:r>
      </w:ins>
      <w:r w:rsidR="00C718B6" w:rsidRPr="00C718B6">
        <w:rPr>
          <w:rFonts w:ascii="Times" w:eastAsia="Times New Roman" w:hAnsi="Times" w:cs="Times"/>
          <w:sz w:val="24"/>
          <w:szCs w:val="24"/>
          <w:lang w:val="en-SG"/>
        </w:rPr>
        <w:t xml:space="preserve"> </w:t>
      </w:r>
      <w:ins w:id="58" w:author="# JANINE NG YOU EN (UC-FT)" w:date="2022-06-30T10:18:00Z">
        <w:r w:rsidR="00C718B6">
          <w:rPr>
            <w:rFonts w:ascii="Times" w:eastAsia="Times New Roman" w:hAnsi="Times" w:cs="Times"/>
            <w:sz w:val="24"/>
            <w:szCs w:val="24"/>
            <w:lang w:val="en-SG"/>
          </w:rPr>
          <w:t>transition of topics being discussed</w:t>
        </w:r>
      </w:ins>
      <w:r w:rsidR="007341BD">
        <w:rPr>
          <w:rFonts w:ascii="Times" w:eastAsia="Times New Roman" w:hAnsi="Times" w:cs="Times"/>
          <w:sz w:val="24"/>
          <w:szCs w:val="24"/>
          <w:lang w:val="en-SG"/>
        </w:rPr>
        <w:t xml:space="preserve"> in scientific literature</w:t>
      </w:r>
      <w:ins w:id="59" w:author="# JANINE NG YOU EN (UC-FT)" w:date="2022-06-30T10:18:00Z">
        <w:r w:rsidR="00F420FF">
          <w:rPr>
            <w:rFonts w:ascii="Times" w:eastAsia="Times New Roman" w:hAnsi="Times" w:cs="Times"/>
            <w:sz w:val="24"/>
            <w:szCs w:val="24"/>
            <w:lang w:val="en-SG"/>
          </w:rPr>
          <w:t xml:space="preserve"> </w:t>
        </w:r>
      </w:ins>
      <w:ins w:id="60" w:author="# JANINE NG YOU EN (UC-FT)" w:date="2022-06-30T10:19:00Z">
        <w:r w:rsidR="00F420FF">
          <w:rPr>
            <w:rFonts w:ascii="Times" w:eastAsia="Times New Roman" w:hAnsi="Times" w:cs="Times"/>
            <w:sz w:val="24"/>
            <w:szCs w:val="24"/>
            <w:lang w:val="en-SG"/>
          </w:rPr>
          <w:t>from 1990-201</w:t>
        </w:r>
      </w:ins>
      <w:r w:rsidR="007341BD">
        <w:rPr>
          <w:rFonts w:ascii="Times" w:eastAsia="Times New Roman" w:hAnsi="Times" w:cs="Times"/>
          <w:sz w:val="24"/>
          <w:szCs w:val="24"/>
          <w:lang w:val="en-SG"/>
        </w:rPr>
        <w:t>6. H</w:t>
      </w:r>
      <w:r w:rsidR="00C718B6">
        <w:rPr>
          <w:rFonts w:ascii="Times" w:eastAsia="Times New Roman" w:hAnsi="Times" w:cs="Times"/>
          <w:sz w:val="24"/>
          <w:szCs w:val="24"/>
          <w:lang w:val="en-SG"/>
        </w:rPr>
        <w:t xml:space="preserve">e concluded that </w:t>
      </w:r>
      <w:ins w:id="61" w:author="# JANINE NG YOU EN (UC-FT)" w:date="2022-06-30T10:21:00Z">
        <w:r w:rsidR="00F420FF">
          <w:rPr>
            <w:rFonts w:ascii="Times" w:eastAsia="Times New Roman" w:hAnsi="Times" w:cs="Times"/>
            <w:sz w:val="24"/>
            <w:szCs w:val="24"/>
            <w:lang w:val="en-SG"/>
          </w:rPr>
          <w:t xml:space="preserve">general aspects </w:t>
        </w:r>
      </w:ins>
      <w:r w:rsidR="007341BD">
        <w:rPr>
          <w:rFonts w:ascii="Times" w:eastAsia="Times New Roman" w:hAnsi="Times" w:cs="Times"/>
          <w:sz w:val="24"/>
          <w:szCs w:val="24"/>
          <w:lang w:val="en-SG"/>
        </w:rPr>
        <w:t xml:space="preserve">of social science </w:t>
      </w:r>
      <w:ins w:id="62" w:author="# JANINE NG YOU EN (UC-FT)" w:date="2022-06-30T10:21:00Z">
        <w:r w:rsidR="00F420FF">
          <w:rPr>
            <w:rFonts w:ascii="Times" w:eastAsia="Times New Roman" w:hAnsi="Times" w:cs="Times"/>
            <w:sz w:val="24"/>
            <w:szCs w:val="24"/>
            <w:lang w:val="en-SG"/>
          </w:rPr>
          <w:t>related to economic, environmental and political issues</w:t>
        </w:r>
      </w:ins>
      <w:r w:rsidR="00C718B6">
        <w:rPr>
          <w:rFonts w:ascii="Times" w:eastAsia="Times New Roman" w:hAnsi="Times" w:cs="Times"/>
          <w:sz w:val="24"/>
          <w:szCs w:val="24"/>
          <w:lang w:val="en-SG"/>
        </w:rPr>
        <w:t xml:space="preserve"> </w:t>
      </w:r>
      <w:r w:rsidR="007341BD">
        <w:rPr>
          <w:rFonts w:ascii="Times" w:eastAsia="Times New Roman" w:hAnsi="Times" w:cs="Times"/>
          <w:sz w:val="24"/>
          <w:szCs w:val="24"/>
          <w:lang w:val="en-SG"/>
        </w:rPr>
        <w:t>must</w:t>
      </w:r>
      <w:r w:rsidR="00C718B6">
        <w:rPr>
          <w:rFonts w:ascii="Times" w:eastAsia="Times New Roman" w:hAnsi="Times" w:cs="Times"/>
          <w:sz w:val="24"/>
          <w:szCs w:val="24"/>
          <w:lang w:val="en-SG"/>
        </w:rPr>
        <w:t xml:space="preserve"> be better correlated to</w:t>
      </w:r>
      <w:ins w:id="63" w:author="# JANINE NG YOU EN (UC-FT)" w:date="2022-06-30T10:21:00Z">
        <w:r w:rsidR="00F420FF">
          <w:rPr>
            <w:rFonts w:ascii="Times" w:eastAsia="Times New Roman" w:hAnsi="Times" w:cs="Times"/>
            <w:sz w:val="24"/>
            <w:szCs w:val="24"/>
            <w:lang w:val="en-SG"/>
          </w:rPr>
          <w:t xml:space="preserve"> </w:t>
        </w:r>
      </w:ins>
      <w:r w:rsidR="007341BD">
        <w:rPr>
          <w:rFonts w:ascii="Times" w:eastAsia="Times New Roman" w:hAnsi="Times" w:cs="Times"/>
          <w:sz w:val="24"/>
          <w:szCs w:val="24"/>
          <w:lang w:val="en-SG"/>
        </w:rPr>
        <w:t xml:space="preserve">engineering topics like </w:t>
      </w:r>
      <w:ins w:id="64" w:author="# JANINE NG YOU EN (UC-FT)" w:date="2022-06-30T10:21:00Z">
        <w:r w:rsidR="00F420FF">
          <w:rPr>
            <w:rFonts w:ascii="Times" w:eastAsia="Times New Roman" w:hAnsi="Times" w:cs="Times"/>
            <w:sz w:val="24"/>
            <w:szCs w:val="24"/>
            <w:lang w:val="en-SG"/>
          </w:rPr>
          <w:t>modern technolog</w:t>
        </w:r>
      </w:ins>
      <w:r w:rsidR="007341BD">
        <w:rPr>
          <w:rFonts w:ascii="Times" w:eastAsia="Times New Roman" w:hAnsi="Times" w:cs="Times"/>
          <w:sz w:val="24"/>
          <w:szCs w:val="24"/>
          <w:lang w:val="en-SG"/>
        </w:rPr>
        <w:t>y for balanced discourse</w:t>
      </w:r>
      <w:sdt>
        <w:sdtPr>
          <w:rPr>
            <w:rFonts w:ascii="Times" w:eastAsia="Times New Roman" w:hAnsi="Times" w:cs="Times"/>
            <w:sz w:val="24"/>
            <w:szCs w:val="24"/>
            <w:lang w:val="en-SG"/>
          </w:rPr>
          <w:id w:val="457384621"/>
          <w:citation/>
        </w:sdtPr>
        <w:sdtContent>
          <w:r w:rsidR="00A176F3">
            <w:rPr>
              <w:rFonts w:ascii="Times" w:eastAsia="Times New Roman" w:hAnsi="Times" w:cs="Times"/>
              <w:sz w:val="24"/>
              <w:szCs w:val="24"/>
              <w:lang w:val="en-SG"/>
            </w:rPr>
            <w:fldChar w:fldCharType="begin"/>
          </w:r>
          <w:r w:rsidR="00A176F3">
            <w:rPr>
              <w:rFonts w:ascii="Times" w:eastAsia="Times New Roman" w:hAnsi="Times" w:cs="Times"/>
              <w:sz w:val="24"/>
              <w:szCs w:val="24"/>
            </w:rPr>
            <w:instrText xml:space="preserve"> CITATION Bic19 \l 1033 </w:instrText>
          </w:r>
          <w:r w:rsidR="00A176F3">
            <w:rPr>
              <w:rFonts w:ascii="Times" w:eastAsia="Times New Roman" w:hAnsi="Times" w:cs="Times"/>
              <w:sz w:val="24"/>
              <w:szCs w:val="24"/>
              <w:lang w:val="en-SG"/>
            </w:rPr>
            <w:fldChar w:fldCharType="separate"/>
          </w:r>
          <w:r w:rsidR="006C2BBA">
            <w:rPr>
              <w:rFonts w:ascii="Times" w:eastAsia="Times New Roman" w:hAnsi="Times" w:cs="Times"/>
              <w:noProof/>
              <w:sz w:val="24"/>
              <w:szCs w:val="24"/>
            </w:rPr>
            <w:t xml:space="preserve"> </w:t>
          </w:r>
          <w:r w:rsidR="006C2BBA" w:rsidRPr="006C2BBA">
            <w:rPr>
              <w:rFonts w:ascii="Times" w:eastAsia="Times New Roman" w:hAnsi="Times" w:cs="Times"/>
              <w:noProof/>
              <w:sz w:val="24"/>
              <w:szCs w:val="24"/>
            </w:rPr>
            <w:t>[16]</w:t>
          </w:r>
          <w:r w:rsidR="00A176F3">
            <w:rPr>
              <w:rFonts w:ascii="Times" w:eastAsia="Times New Roman" w:hAnsi="Times" w:cs="Times"/>
              <w:sz w:val="24"/>
              <w:szCs w:val="24"/>
              <w:lang w:val="en-SG"/>
            </w:rPr>
            <w:fldChar w:fldCharType="end"/>
          </w:r>
        </w:sdtContent>
      </w:sdt>
      <w:ins w:id="65" w:author="# JANINE NG YOU EN (UC-FT)" w:date="2022-06-30T10:22:00Z">
        <w:r w:rsidR="00F420FF">
          <w:rPr>
            <w:rFonts w:ascii="Times" w:eastAsia="Times New Roman" w:hAnsi="Times" w:cs="Times"/>
            <w:sz w:val="24"/>
            <w:szCs w:val="24"/>
            <w:lang w:val="en-SG"/>
          </w:rPr>
          <w:t>.</w:t>
        </w:r>
      </w:ins>
      <w:r w:rsidR="00C718B6">
        <w:rPr>
          <w:rFonts w:ascii="Times" w:eastAsia="Times New Roman" w:hAnsi="Times" w:cs="Times"/>
          <w:sz w:val="24"/>
          <w:szCs w:val="24"/>
          <w:lang w:val="en-SG"/>
        </w:rPr>
        <w:t xml:space="preserve"> In a separate study, </w:t>
      </w:r>
      <w:proofErr w:type="spellStart"/>
      <w:r w:rsidR="00A176F3">
        <w:rPr>
          <w:rFonts w:ascii="Times" w:eastAsia="Times New Roman" w:hAnsi="Times" w:cs="Times"/>
          <w:sz w:val="24"/>
          <w:szCs w:val="24"/>
          <w:lang w:val="en-SG"/>
        </w:rPr>
        <w:t>KyuSik</w:t>
      </w:r>
      <w:proofErr w:type="spellEnd"/>
      <w:r w:rsidR="00A176F3">
        <w:rPr>
          <w:rFonts w:ascii="Times" w:eastAsia="Times New Roman" w:hAnsi="Times" w:cs="Times"/>
          <w:sz w:val="24"/>
          <w:szCs w:val="24"/>
          <w:lang w:val="en-SG"/>
        </w:rPr>
        <w:t xml:space="preserve"> et al (2015) has tried topic modelling on </w:t>
      </w:r>
      <w:r w:rsidR="00F37CAA">
        <w:rPr>
          <w:rFonts w:ascii="Times" w:eastAsia="Times New Roman" w:hAnsi="Times" w:cs="Times"/>
          <w:sz w:val="24"/>
          <w:szCs w:val="24"/>
          <w:lang w:val="en-SG"/>
        </w:rPr>
        <w:t>newspaper</w:t>
      </w:r>
      <w:r w:rsidR="00A176F3">
        <w:rPr>
          <w:rFonts w:ascii="Times" w:eastAsia="Times New Roman" w:hAnsi="Times" w:cs="Times"/>
          <w:sz w:val="24"/>
          <w:szCs w:val="24"/>
          <w:lang w:val="en-SG"/>
        </w:rPr>
        <w:t xml:space="preserve"> articles from Korea</w:t>
      </w:r>
      <w:r w:rsidR="00F37CAA">
        <w:rPr>
          <w:rFonts w:ascii="Times" w:eastAsia="Times New Roman" w:hAnsi="Times" w:cs="Times"/>
          <w:sz w:val="24"/>
          <w:szCs w:val="24"/>
          <w:lang w:val="en-SG"/>
        </w:rPr>
        <w:t>,</w:t>
      </w:r>
      <w:r w:rsidR="00A176F3">
        <w:rPr>
          <w:rFonts w:ascii="Times" w:eastAsia="Times New Roman" w:hAnsi="Times" w:cs="Times"/>
          <w:sz w:val="24"/>
          <w:szCs w:val="24"/>
          <w:lang w:val="en-SG"/>
        </w:rPr>
        <w:t xml:space="preserve"> in an attempt to forecast the growth potential</w:t>
      </w:r>
      <w:r w:rsidR="00C718B6">
        <w:rPr>
          <w:rFonts w:ascii="Times" w:eastAsia="Times New Roman" w:hAnsi="Times" w:cs="Times"/>
          <w:sz w:val="24"/>
          <w:szCs w:val="24"/>
          <w:lang w:val="en-SG"/>
        </w:rPr>
        <w:t xml:space="preserve"> </w:t>
      </w:r>
      <w:r w:rsidR="007341BD">
        <w:rPr>
          <w:rFonts w:ascii="Times" w:eastAsia="Times New Roman" w:hAnsi="Times" w:cs="Times"/>
          <w:sz w:val="24"/>
          <w:szCs w:val="24"/>
          <w:lang w:val="en-SG"/>
        </w:rPr>
        <w:t xml:space="preserve">within the country </w:t>
      </w:r>
      <w:sdt>
        <w:sdtPr>
          <w:rPr>
            <w:rFonts w:ascii="Times" w:eastAsia="Times New Roman" w:hAnsi="Times" w:cs="Times"/>
            <w:sz w:val="24"/>
            <w:szCs w:val="24"/>
            <w:lang w:val="en-SG"/>
          </w:rPr>
          <w:id w:val="2098208160"/>
          <w:citation/>
        </w:sdtPr>
        <w:sdtContent>
          <w:r w:rsidR="00C718B6">
            <w:rPr>
              <w:rFonts w:ascii="Times" w:eastAsia="Times New Roman" w:hAnsi="Times" w:cs="Times"/>
              <w:sz w:val="24"/>
              <w:szCs w:val="24"/>
              <w:lang w:val="en-SG"/>
            </w:rPr>
            <w:fldChar w:fldCharType="begin"/>
          </w:r>
          <w:r w:rsidR="00C718B6">
            <w:rPr>
              <w:rFonts w:ascii="Times" w:eastAsia="Times New Roman" w:hAnsi="Times" w:cs="Times"/>
              <w:sz w:val="24"/>
              <w:szCs w:val="24"/>
            </w:rPr>
            <w:instrText xml:space="preserve"> CITATION Kyu15 \l 1033 </w:instrText>
          </w:r>
          <w:r w:rsidR="00C718B6">
            <w:rPr>
              <w:rFonts w:ascii="Times" w:eastAsia="Times New Roman" w:hAnsi="Times" w:cs="Times"/>
              <w:sz w:val="24"/>
              <w:szCs w:val="24"/>
              <w:lang w:val="en-SG"/>
            </w:rPr>
            <w:fldChar w:fldCharType="separate"/>
          </w:r>
          <w:r w:rsidR="006C2BBA" w:rsidRPr="006C2BBA">
            <w:rPr>
              <w:rFonts w:ascii="Times" w:eastAsia="Times New Roman" w:hAnsi="Times" w:cs="Times"/>
              <w:noProof/>
              <w:sz w:val="24"/>
              <w:szCs w:val="24"/>
            </w:rPr>
            <w:t>[17]</w:t>
          </w:r>
          <w:r w:rsidR="00C718B6">
            <w:rPr>
              <w:rFonts w:ascii="Times" w:eastAsia="Times New Roman" w:hAnsi="Times" w:cs="Times"/>
              <w:sz w:val="24"/>
              <w:szCs w:val="24"/>
              <w:lang w:val="en-SG"/>
            </w:rPr>
            <w:fldChar w:fldCharType="end"/>
          </w:r>
        </w:sdtContent>
      </w:sdt>
      <w:r w:rsidR="00C718B6">
        <w:rPr>
          <w:rFonts w:ascii="Times" w:eastAsia="Times New Roman" w:hAnsi="Times" w:cs="Times"/>
          <w:sz w:val="24"/>
          <w:szCs w:val="24"/>
          <w:lang w:val="en-SG"/>
        </w:rPr>
        <w:t xml:space="preserve">. </w:t>
      </w:r>
      <w:proofErr w:type="spellStart"/>
      <w:r w:rsidR="00C718B6">
        <w:rPr>
          <w:rFonts w:ascii="Times" w:eastAsia="Times New Roman" w:hAnsi="Times" w:cs="Times"/>
          <w:sz w:val="24"/>
          <w:szCs w:val="24"/>
          <w:lang w:val="en-SG"/>
        </w:rPr>
        <w:t>Dehler-Halland</w:t>
      </w:r>
      <w:proofErr w:type="spellEnd"/>
      <w:r w:rsidR="00C718B6">
        <w:rPr>
          <w:rFonts w:ascii="Times" w:eastAsia="Times New Roman" w:hAnsi="Times" w:cs="Times"/>
          <w:sz w:val="24"/>
          <w:szCs w:val="24"/>
          <w:lang w:val="en-SG"/>
        </w:rPr>
        <w:t xml:space="preserve"> et al (2021) too attempted topic modelling on German media articles; the authors attempted to understand</w:t>
      </w:r>
      <w:r w:rsidR="007341BD">
        <w:rPr>
          <w:rFonts w:ascii="Times" w:eastAsia="Times New Roman" w:hAnsi="Times" w:cs="Times"/>
          <w:sz w:val="24"/>
          <w:szCs w:val="24"/>
          <w:lang w:val="en-SG"/>
        </w:rPr>
        <w:t xml:space="preserve"> the</w:t>
      </w:r>
      <w:r w:rsidR="00C718B6">
        <w:rPr>
          <w:rFonts w:ascii="Times" w:eastAsia="Times New Roman" w:hAnsi="Times" w:cs="Times"/>
          <w:sz w:val="24"/>
          <w:szCs w:val="24"/>
          <w:lang w:val="en-SG"/>
        </w:rPr>
        <w:t xml:space="preserve"> changes </w:t>
      </w:r>
      <w:r w:rsidR="007341BD">
        <w:rPr>
          <w:rFonts w:ascii="Times" w:eastAsia="Times New Roman" w:hAnsi="Times" w:cs="Times"/>
          <w:sz w:val="24"/>
          <w:szCs w:val="24"/>
          <w:lang w:val="en-SG"/>
        </w:rPr>
        <w:t xml:space="preserve">that took place </w:t>
      </w:r>
      <w:r w:rsidR="00C718B6">
        <w:rPr>
          <w:rFonts w:ascii="Times" w:eastAsia="Times New Roman" w:hAnsi="Times" w:cs="Times"/>
          <w:sz w:val="24"/>
          <w:szCs w:val="24"/>
          <w:lang w:val="en-SG"/>
        </w:rPr>
        <w:t xml:space="preserve">with time and </w:t>
      </w:r>
      <w:r w:rsidR="007341BD">
        <w:rPr>
          <w:rFonts w:ascii="Times" w:eastAsia="Times New Roman" w:hAnsi="Times" w:cs="Times"/>
          <w:sz w:val="24"/>
          <w:szCs w:val="24"/>
          <w:lang w:val="en-SG"/>
        </w:rPr>
        <w:t>in particular</w:t>
      </w:r>
      <w:r w:rsidR="00C718B6">
        <w:rPr>
          <w:rFonts w:ascii="Times" w:eastAsia="Times New Roman" w:hAnsi="Times" w:cs="Times"/>
          <w:sz w:val="24"/>
          <w:szCs w:val="24"/>
          <w:lang w:val="en-SG"/>
        </w:rPr>
        <w:t xml:space="preserve"> the emotive sentiment expressed in </w:t>
      </w:r>
      <w:r w:rsidR="00E43C8E">
        <w:rPr>
          <w:rFonts w:ascii="Times" w:eastAsia="Times New Roman" w:hAnsi="Times" w:cs="Times"/>
          <w:sz w:val="24"/>
          <w:szCs w:val="24"/>
          <w:lang w:val="en-SG"/>
        </w:rPr>
        <w:t>published</w:t>
      </w:r>
      <w:r w:rsidR="00C718B6">
        <w:rPr>
          <w:rFonts w:ascii="Times" w:eastAsia="Times New Roman" w:hAnsi="Times" w:cs="Times"/>
          <w:sz w:val="24"/>
          <w:szCs w:val="24"/>
          <w:lang w:val="en-SG"/>
        </w:rPr>
        <w:t xml:space="preserve"> articles</w:t>
      </w:r>
      <w:r w:rsidR="00F37CAA">
        <w:rPr>
          <w:rFonts w:ascii="Times" w:eastAsia="Times New Roman" w:hAnsi="Times" w:cs="Times"/>
          <w:sz w:val="24"/>
          <w:szCs w:val="24"/>
          <w:lang w:val="en-SG"/>
        </w:rPr>
        <w:t>. Both studies were highly localised and did not use scientific articles in deriving the conclusions.</w:t>
      </w:r>
      <w:r w:rsidR="00C718B6">
        <w:rPr>
          <w:rFonts w:ascii="Times" w:eastAsia="Times New Roman" w:hAnsi="Times" w:cs="Times"/>
          <w:sz w:val="24"/>
          <w:szCs w:val="24"/>
          <w:lang w:val="en-SG"/>
        </w:rPr>
        <w:t xml:space="preserve"> </w:t>
      </w:r>
    </w:p>
    <w:p w14:paraId="42EBA699" w14:textId="1E1C8194" w:rsidR="00AA7BD6" w:rsidRPr="00AA7BD6" w:rsidRDefault="00AA7BD6" w:rsidP="009E0415">
      <w:pPr>
        <w:jc w:val="both"/>
        <w:rPr>
          <w:ins w:id="66" w:author="# JANINE NG YOU EN (UC-FT)" w:date="2022-06-30T09:17:00Z"/>
          <w:rFonts w:ascii="Times" w:eastAsia="Times New Roman" w:hAnsi="Times" w:cs="Times"/>
          <w:sz w:val="24"/>
          <w:szCs w:val="24"/>
          <w:lang w:val="en-SG"/>
        </w:rPr>
      </w:pPr>
    </w:p>
    <w:p w14:paraId="161B1FC8" w14:textId="77777777" w:rsidR="00777E2E" w:rsidRPr="00733F07" w:rsidRDefault="00777E2E" w:rsidP="00130A5C">
      <w:pPr>
        <w:pStyle w:val="NormalWeb"/>
        <w:shd w:val="clear" w:color="auto" w:fill="FFFFFF"/>
        <w:ind w:left="720" w:right="75" w:hanging="720"/>
        <w:jc w:val="both"/>
        <w:rPr>
          <w:ins w:id="67" w:author="# JANINE NG YOU EN (UC-FT)" w:date="2022-06-30T10:35:00Z"/>
          <w:color w:val="000000"/>
        </w:rPr>
      </w:pPr>
    </w:p>
    <w:p w14:paraId="17AF21C8" w14:textId="4B06B996" w:rsidR="00406EFB" w:rsidRDefault="0075005C" w:rsidP="00656DF6">
      <w:pPr>
        <w:pStyle w:val="Teaser"/>
        <w:numPr>
          <w:ilvl w:val="0"/>
          <w:numId w:val="15"/>
        </w:numP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p>
    <w:p w14:paraId="66FAFEAD" w14:textId="0A3EED20" w:rsidR="009E0415" w:rsidRPr="00406EFB" w:rsidRDefault="00FC451C" w:rsidP="00406EFB">
      <w:pPr>
        <w:pStyle w:val="Teaser"/>
        <w:jc w:val="both"/>
        <w:rPr>
          <w:rFonts w:ascii="Times" w:hAnsi="Times" w:cs="Times"/>
          <w:bCs/>
        </w:rPr>
      </w:pPr>
      <w:r w:rsidRPr="00406EFB">
        <w:rPr>
          <w:rFonts w:ascii="Times" w:hAnsi="Times" w:cs="Times"/>
        </w:rPr>
        <w:t xml:space="preserve">This paper will attempt to understand and rank key determinants in RE project </w:t>
      </w:r>
      <w:r w:rsidR="00202C98" w:rsidRPr="00406EFB">
        <w:rPr>
          <w:rFonts w:ascii="Times" w:hAnsi="Times" w:cs="Times"/>
        </w:rPr>
        <w:t>success</w:t>
      </w:r>
      <w:r w:rsidR="000B2D81" w:rsidRPr="00406EFB">
        <w:rPr>
          <w:rFonts w:ascii="Times" w:hAnsi="Times" w:cs="Times"/>
        </w:rPr>
        <w:t xml:space="preserve"> and growth</w:t>
      </w:r>
      <w:r w:rsidRPr="00406EFB">
        <w:rPr>
          <w:rFonts w:ascii="Times" w:hAnsi="Times" w:cs="Times"/>
        </w:rPr>
        <w:t xml:space="preserve">. </w:t>
      </w:r>
      <w:r w:rsidR="0075005C" w:rsidRPr="00406EFB">
        <w:rPr>
          <w:rFonts w:ascii="Times" w:hAnsi="Times" w:cs="Times"/>
          <w:bCs/>
        </w:rPr>
        <w:t>Given</w:t>
      </w:r>
      <w:r w:rsidR="009E0415" w:rsidRPr="00406EFB">
        <w:rPr>
          <w:rFonts w:ascii="Times" w:hAnsi="Times" w:cs="Times"/>
          <w:bCs/>
        </w:rPr>
        <w:t xml:space="preserve"> both</w:t>
      </w:r>
      <w:r w:rsidR="0075005C" w:rsidRPr="00406EFB">
        <w:rPr>
          <w:rFonts w:ascii="Times" w:hAnsi="Times" w:cs="Times"/>
          <w:bCs/>
        </w:rPr>
        <w:t xml:space="preserve"> the polarization </w:t>
      </w:r>
      <w:r w:rsidR="009E0415" w:rsidRPr="00406EFB">
        <w:rPr>
          <w:rFonts w:ascii="Times" w:hAnsi="Times" w:cs="Times"/>
          <w:bCs/>
        </w:rPr>
        <w:t>of opinion as well as</w:t>
      </w:r>
      <w:r w:rsidR="0075005C" w:rsidRPr="00406EFB">
        <w:rPr>
          <w:rFonts w:ascii="Times" w:hAnsi="Times" w:cs="Times"/>
          <w:bCs/>
        </w:rPr>
        <w:t xml:space="preserve"> sheer volume of </w:t>
      </w:r>
      <w:r w:rsidRPr="00406EFB">
        <w:rPr>
          <w:rFonts w:ascii="Times" w:hAnsi="Times" w:cs="Times"/>
          <w:bCs/>
        </w:rPr>
        <w:t>discourse</w:t>
      </w:r>
      <w:r w:rsidR="0075005C" w:rsidRPr="00406EFB">
        <w:rPr>
          <w:rFonts w:ascii="Times" w:hAnsi="Times" w:cs="Times"/>
          <w:bCs/>
        </w:rPr>
        <w:t xml:space="preserve"> in </w:t>
      </w:r>
      <w:r w:rsidRPr="00406EFB">
        <w:rPr>
          <w:rFonts w:ascii="Times" w:hAnsi="Times" w:cs="Times"/>
          <w:bCs/>
        </w:rPr>
        <w:t xml:space="preserve">academic literature in </w:t>
      </w:r>
      <w:r w:rsidR="0075005C" w:rsidRPr="00406EFB">
        <w:rPr>
          <w:rFonts w:ascii="Times" w:hAnsi="Times" w:cs="Times"/>
          <w:bCs/>
        </w:rPr>
        <w:t xml:space="preserve">this </w:t>
      </w:r>
      <w:r w:rsidR="002E05BE" w:rsidRPr="00406EFB">
        <w:rPr>
          <w:rFonts w:ascii="Times" w:hAnsi="Times" w:cs="Times"/>
          <w:bCs/>
        </w:rPr>
        <w:t>area</w:t>
      </w:r>
      <w:r w:rsidR="0075005C" w:rsidRPr="00406EFB">
        <w:rPr>
          <w:rFonts w:ascii="Times" w:hAnsi="Times" w:cs="Times"/>
          <w:bCs/>
        </w:rPr>
        <w:t xml:space="preserve">, this question </w:t>
      </w:r>
      <w:r w:rsidR="009E0415" w:rsidRPr="00406EFB">
        <w:rPr>
          <w:rFonts w:ascii="Times" w:hAnsi="Times" w:cs="Times"/>
          <w:bCs/>
        </w:rPr>
        <w:t>lends</w:t>
      </w:r>
      <w:r w:rsidR="0075005C" w:rsidRPr="00406EFB">
        <w:rPr>
          <w:rFonts w:ascii="Times" w:hAnsi="Times" w:cs="Times"/>
          <w:bCs/>
        </w:rPr>
        <w:t xml:space="preserve"> itself quite readily to </w:t>
      </w:r>
      <w:r w:rsidR="00A25A7E" w:rsidRPr="00406EFB">
        <w:rPr>
          <w:rFonts w:ascii="Times" w:hAnsi="Times" w:cs="Times"/>
          <w:bCs/>
        </w:rPr>
        <w:t xml:space="preserve">methods in data science related to </w:t>
      </w:r>
      <w:r w:rsidR="00D21AFC" w:rsidRPr="00406EFB">
        <w:rPr>
          <w:rFonts w:ascii="Times" w:hAnsi="Times" w:cs="Times"/>
          <w:bCs/>
        </w:rPr>
        <w:t>‘T</w:t>
      </w:r>
      <w:r w:rsidR="0075005C" w:rsidRPr="00406EFB">
        <w:rPr>
          <w:rFonts w:ascii="Times" w:hAnsi="Times" w:cs="Times"/>
          <w:bCs/>
        </w:rPr>
        <w:t xml:space="preserve">ext </w:t>
      </w:r>
      <w:r w:rsidR="00D21AFC" w:rsidRPr="00406EFB">
        <w:rPr>
          <w:rFonts w:ascii="Times" w:hAnsi="Times" w:cs="Times"/>
          <w:bCs/>
        </w:rPr>
        <w:t>M</w:t>
      </w:r>
      <w:r w:rsidR="0075005C" w:rsidRPr="00406EFB">
        <w:rPr>
          <w:rFonts w:ascii="Times" w:hAnsi="Times" w:cs="Times"/>
          <w:bCs/>
        </w:rPr>
        <w:t>ining</w:t>
      </w:r>
      <w:r w:rsidR="00D21AFC" w:rsidRPr="00406EFB">
        <w:rPr>
          <w:rFonts w:ascii="Times" w:hAnsi="Times" w:cs="Times"/>
          <w:bCs/>
        </w:rPr>
        <w:t>’</w:t>
      </w:r>
      <w:r w:rsidR="0075005C" w:rsidRPr="00406EFB">
        <w:rPr>
          <w:rFonts w:ascii="Times" w:hAnsi="Times" w:cs="Times"/>
          <w:bCs/>
        </w:rPr>
        <w:t xml:space="preserve"> and </w:t>
      </w:r>
      <w:r w:rsidR="00D21AFC" w:rsidRPr="00406EFB">
        <w:rPr>
          <w:rFonts w:ascii="Times" w:hAnsi="Times" w:cs="Times"/>
          <w:bCs/>
        </w:rPr>
        <w:t>‘T</w:t>
      </w:r>
      <w:r w:rsidR="00A25A7E" w:rsidRPr="00406EFB">
        <w:rPr>
          <w:rFonts w:ascii="Times" w:hAnsi="Times" w:cs="Times"/>
          <w:bCs/>
        </w:rPr>
        <w:t xml:space="preserve">opic </w:t>
      </w:r>
      <w:r w:rsidR="00D21AFC" w:rsidRPr="00406EFB">
        <w:rPr>
          <w:rFonts w:ascii="Times" w:hAnsi="Times" w:cs="Times"/>
          <w:bCs/>
        </w:rPr>
        <w:t>M</w:t>
      </w:r>
      <w:r w:rsidR="0045266C" w:rsidRPr="00406EFB">
        <w:rPr>
          <w:rFonts w:ascii="Times" w:hAnsi="Times" w:cs="Times"/>
          <w:bCs/>
        </w:rPr>
        <w:t>odeling</w:t>
      </w:r>
      <w:r w:rsidR="00D21AFC" w:rsidRPr="00406EFB">
        <w:rPr>
          <w:rFonts w:ascii="Times" w:hAnsi="Times" w:cs="Times"/>
          <w:bCs/>
        </w:rPr>
        <w:t>’</w:t>
      </w:r>
      <w:r w:rsidR="00C90A88" w:rsidRPr="00406EFB">
        <w:rPr>
          <w:rFonts w:ascii="Times" w:hAnsi="Times" w:cs="Times"/>
          <w:bCs/>
        </w:rPr>
        <w:t xml:space="preserve"> (TM+TM)</w:t>
      </w:r>
      <w:sdt>
        <w:sdtPr>
          <w:rPr>
            <w:rFonts w:ascii="Times" w:hAnsi="Times" w:cs="Times"/>
            <w:bCs/>
          </w:rPr>
          <w:id w:val="-798693475"/>
          <w:citation/>
        </w:sdtPr>
        <w:sdtEndPr/>
        <w:sdtContent>
          <w:r w:rsidR="00DD19C0" w:rsidRPr="00406EFB">
            <w:rPr>
              <w:rFonts w:ascii="Times" w:hAnsi="Times" w:cs="Times"/>
              <w:bCs/>
            </w:rPr>
            <w:fldChar w:fldCharType="begin"/>
          </w:r>
          <w:r w:rsidR="00DD19C0" w:rsidRPr="00406EFB">
            <w:rPr>
              <w:rFonts w:ascii="Times" w:hAnsi="Times" w:cs="Times"/>
              <w:bCs/>
            </w:rPr>
            <w:instrText xml:space="preserve"> CITATION Ram09 \l 1033 </w:instrText>
          </w:r>
          <w:r w:rsidR="00910E40" w:rsidRPr="00406EFB">
            <w:rPr>
              <w:rFonts w:ascii="Times" w:hAnsi="Times" w:cs="Times"/>
              <w:bCs/>
            </w:rPr>
            <w:instrText xml:space="preserve"> \m Bic19</w:instrText>
          </w:r>
          <w:r w:rsidR="00DD19C0" w:rsidRPr="00406EFB">
            <w:rPr>
              <w:rFonts w:ascii="Times" w:hAnsi="Times" w:cs="Times"/>
              <w:bCs/>
            </w:rPr>
            <w:fldChar w:fldCharType="separate"/>
          </w:r>
          <w:r w:rsidR="006C2BBA">
            <w:rPr>
              <w:rFonts w:ascii="Times" w:hAnsi="Times" w:cs="Times"/>
              <w:bCs/>
              <w:noProof/>
            </w:rPr>
            <w:t xml:space="preserve"> </w:t>
          </w:r>
          <w:r w:rsidR="006C2BBA" w:rsidRPr="006C2BBA">
            <w:rPr>
              <w:rFonts w:ascii="Times" w:hAnsi="Times" w:cs="Times"/>
              <w:noProof/>
            </w:rPr>
            <w:t>[18, 16]</w:t>
          </w:r>
          <w:r w:rsidR="00DD19C0" w:rsidRPr="00406EFB">
            <w:rPr>
              <w:rFonts w:ascii="Times" w:hAnsi="Times" w:cs="Times"/>
              <w:bCs/>
            </w:rPr>
            <w:fldChar w:fldCharType="end"/>
          </w:r>
        </w:sdtContent>
      </w:sdt>
      <w:r w:rsidR="0075005C" w:rsidRPr="00406EFB">
        <w:rPr>
          <w:rFonts w:ascii="Times" w:hAnsi="Times" w:cs="Times"/>
          <w:bCs/>
        </w:rPr>
        <w:t xml:space="preserve">. </w:t>
      </w:r>
    </w:p>
    <w:p w14:paraId="4609178D" w14:textId="77777777" w:rsidR="006D06C7" w:rsidRPr="00CD2259" w:rsidRDefault="006D06C7" w:rsidP="009E0415">
      <w:pPr>
        <w:pStyle w:val="Teaser"/>
        <w:jc w:val="both"/>
        <w:rPr>
          <w:rFonts w:ascii="Times" w:hAnsi="Times" w:cs="Times"/>
          <w:bCs/>
        </w:rPr>
      </w:pPr>
    </w:p>
    <w:p w14:paraId="65D95ADB" w14:textId="09E759B4"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r w:rsidR="00F736A2" w:rsidRPr="00CD2259">
        <w:rPr>
          <w:rFonts w:ascii="Times" w:hAnsi="Times" w:cs="Times"/>
          <w:bCs/>
        </w:rPr>
        <w:t>tools and</w:t>
      </w:r>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End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6C2BBA" w:rsidRPr="006C2BBA">
            <w:rPr>
              <w:rFonts w:ascii="Times" w:hAnsi="Times" w:cs="Times"/>
              <w:noProof/>
            </w:rPr>
            <w:t>[18]</w:t>
          </w:r>
          <w:r w:rsidR="00DD6ACB" w:rsidRPr="00CD2259">
            <w:rPr>
              <w:rFonts w:ascii="Times" w:hAnsi="Times" w:cs="Times"/>
              <w:bCs/>
            </w:rPr>
            <w:fldChar w:fldCharType="end"/>
          </w:r>
        </w:sdtContent>
      </w:sdt>
      <w:r w:rsidR="00DD6ACB" w:rsidRPr="00CD2259">
        <w:rPr>
          <w:rFonts w:ascii="Times" w:hAnsi="Times" w:cs="Times"/>
          <w:bCs/>
        </w:rPr>
        <w:t>.</w:t>
      </w:r>
    </w:p>
    <w:p w14:paraId="5E7F6D35" w14:textId="77777777" w:rsidR="002E05BE" w:rsidRPr="00CD2259" w:rsidRDefault="002E05BE" w:rsidP="009E0415">
      <w:pPr>
        <w:pStyle w:val="Teaser"/>
        <w:jc w:val="both"/>
        <w:rPr>
          <w:rFonts w:ascii="Times" w:hAnsi="Times" w:cs="Times"/>
          <w:bCs/>
        </w:rPr>
      </w:pPr>
    </w:p>
    <w:p w14:paraId="598D6870" w14:textId="4D54FA86" w:rsidR="002E05BE"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End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6C2BBA" w:rsidRPr="006C2BBA">
            <w:rPr>
              <w:rFonts w:ascii="Times" w:hAnsi="Times" w:cs="Times"/>
              <w:noProof/>
            </w:rPr>
            <w:t>[19, 20]</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End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6C2BBA" w:rsidRPr="006C2BBA">
            <w:rPr>
              <w:rFonts w:ascii="Times" w:hAnsi="Times" w:cs="Times"/>
              <w:noProof/>
            </w:rPr>
            <w:t>[21]</w:t>
          </w:r>
          <w:r w:rsidR="003071B0" w:rsidRPr="00CD2259">
            <w:rPr>
              <w:rFonts w:ascii="Times" w:hAnsi="Times" w:cs="Times"/>
            </w:rPr>
            <w:fldChar w:fldCharType="end"/>
          </w:r>
        </w:sdtContent>
      </w:sdt>
      <w:r w:rsidR="003071B0" w:rsidRPr="00CD2259">
        <w:rPr>
          <w:rFonts w:ascii="Times" w:hAnsi="Times" w:cs="Times"/>
        </w:rPr>
        <w:t xml:space="preserve">. </w:t>
      </w:r>
    </w:p>
    <w:p w14:paraId="20EC76E4" w14:textId="77777777" w:rsidR="002E05BE" w:rsidRPr="00CD2259" w:rsidRDefault="002E05BE" w:rsidP="009E0415">
      <w:pPr>
        <w:pStyle w:val="Teaser"/>
        <w:jc w:val="both"/>
        <w:rPr>
          <w:rFonts w:ascii="Times" w:hAnsi="Times" w:cs="Times"/>
        </w:rPr>
      </w:pPr>
    </w:p>
    <w:p w14:paraId="575B3F46" w14:textId="6E7AB38C" w:rsidR="00387006" w:rsidRDefault="00F06A2D" w:rsidP="009E0415">
      <w:pPr>
        <w:pStyle w:val="Teaser"/>
        <w:jc w:val="both"/>
        <w:rPr>
          <w:ins w:id="68" w:author="# JANINE NG YOU EN (UC-FT)" w:date="2022-06-30T06:39:00Z"/>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w:t>
      </w:r>
      <w:r w:rsidR="00174271">
        <w:rPr>
          <w:rFonts w:ascii="Times" w:hAnsi="Times" w:cs="Times"/>
        </w:rPr>
        <w:t>100</w:t>
      </w:r>
      <w:r w:rsidRPr="00CD2259">
        <w:rPr>
          <w:rFonts w:ascii="Times" w:hAnsi="Times" w:cs="Times"/>
        </w:rPr>
        <w:t xml:space="preserve">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w:t>
      </w:r>
      <w:r w:rsidR="00C9652B">
        <w:rPr>
          <w:rFonts w:ascii="Times" w:hAnsi="Times" w:cs="Times"/>
        </w:rPr>
        <w:t xml:space="preserve"> and growth</w:t>
      </w:r>
      <w:r w:rsidRPr="00CD2259">
        <w:rPr>
          <w:rFonts w:ascii="Times" w:hAnsi="Times" w:cs="Times"/>
        </w:rPr>
        <w:t xml:space="preserve"> in renewable energy projects, </w:t>
      </w:r>
      <w:r w:rsidR="008D4C81">
        <w:rPr>
          <w:rFonts w:ascii="Times" w:hAnsi="Times" w:cs="Times"/>
        </w:rPr>
        <w:t xml:space="preserve">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w:t>
      </w:r>
      <w:r w:rsidR="008D4C81">
        <w:rPr>
          <w:rFonts w:ascii="Times" w:hAnsi="Times" w:cs="Times"/>
        </w:rPr>
        <w:t xml:space="preserve">We have not </w:t>
      </w:r>
      <w:proofErr w:type="spellStart"/>
      <w:r w:rsidR="008D4C81">
        <w:rPr>
          <w:rFonts w:ascii="Times" w:hAnsi="Times" w:cs="Times"/>
        </w:rPr>
        <w:t>analysed</w:t>
      </w:r>
      <w:proofErr w:type="spellEnd"/>
      <w:r w:rsidR="00B74510">
        <w:rPr>
          <w:rFonts w:ascii="Times" w:hAnsi="Times" w:cs="Times"/>
        </w:rPr>
        <w:t xml:space="preserve"> </w:t>
      </w:r>
      <w:r w:rsidR="003C703C">
        <w:rPr>
          <w:rFonts w:ascii="Times" w:hAnsi="Times" w:cs="Times"/>
        </w:rPr>
        <w:t>veracity of the</w:t>
      </w:r>
      <w:r w:rsidR="008D4C81">
        <w:rPr>
          <w:rFonts w:ascii="Times" w:hAnsi="Times" w:cs="Times"/>
        </w:rPr>
        <w:t xml:space="preserve"> financial metrics, like return on investment</w:t>
      </w:r>
      <w:r w:rsidR="00552A3E">
        <w:rPr>
          <w:rFonts w:ascii="Times" w:hAnsi="Times" w:cs="Times"/>
        </w:rPr>
        <w:t xml:space="preserve"> (ROI)</w:t>
      </w:r>
      <w:r w:rsidR="008D4C81">
        <w:rPr>
          <w:rFonts w:ascii="Times" w:hAnsi="Times" w:cs="Times"/>
        </w:rPr>
        <w:t>, nor have we consi</w:t>
      </w:r>
      <w:r w:rsidR="00B74510">
        <w:rPr>
          <w:rFonts w:ascii="Times" w:hAnsi="Times" w:cs="Times"/>
        </w:rPr>
        <w:t xml:space="preserve">dered technical outcomes like the output capacity and </w:t>
      </w:r>
      <w:r w:rsidR="003C703C">
        <w:rPr>
          <w:rFonts w:ascii="Times" w:hAnsi="Times" w:cs="Times"/>
        </w:rPr>
        <w:t xml:space="preserve">facility </w:t>
      </w:r>
      <w:r w:rsidR="00B74510">
        <w:rPr>
          <w:rFonts w:ascii="Times" w:hAnsi="Times" w:cs="Times"/>
        </w:rPr>
        <w:t xml:space="preserve">uptime. Rather, we </w:t>
      </w:r>
      <w:r w:rsidR="003C703C">
        <w:rPr>
          <w:rFonts w:ascii="Times" w:hAnsi="Times" w:cs="Times"/>
        </w:rPr>
        <w:t>will</w:t>
      </w:r>
      <w:r w:rsidR="00B74510">
        <w:rPr>
          <w:rFonts w:ascii="Times" w:hAnsi="Times" w:cs="Times"/>
        </w:rPr>
        <w:t xml:space="preserve"> only discuss said success factors within the</w:t>
      </w:r>
      <w:r w:rsidR="008D4C81">
        <w:rPr>
          <w:rFonts w:ascii="Times" w:hAnsi="Times" w:cs="Times"/>
        </w:rPr>
        <w:t xml:space="preserve"> socio-economic sphere</w:t>
      </w:r>
      <w:r w:rsidR="00B74510">
        <w:rPr>
          <w:rFonts w:ascii="Times" w:hAnsi="Times" w:cs="Times"/>
        </w:rPr>
        <w:t xml:space="preserve"> (</w:t>
      </w:r>
      <w:r w:rsidR="003C703C">
        <w:rPr>
          <w:rFonts w:ascii="Times" w:hAnsi="Times" w:cs="Times"/>
        </w:rPr>
        <w:t xml:space="preserve">with considerations to </w:t>
      </w:r>
      <w:r w:rsidR="00B74510">
        <w:rPr>
          <w:rFonts w:ascii="Times" w:hAnsi="Times" w:cs="Times"/>
        </w:rPr>
        <w:t>policy, economics</w:t>
      </w:r>
      <w:r w:rsidR="005E1F85">
        <w:rPr>
          <w:rFonts w:ascii="Times" w:hAnsi="Times" w:cs="Times"/>
        </w:rPr>
        <w:t>,</w:t>
      </w:r>
      <w:r w:rsidR="00B74510">
        <w:rPr>
          <w:rFonts w:ascii="Times" w:hAnsi="Times" w:cs="Times"/>
        </w:rPr>
        <w:t xml:space="preserve"> and technology readiness) across global datasets</w:t>
      </w:r>
      <w:r w:rsidR="008D4C81">
        <w:rPr>
          <w:rFonts w:ascii="Times" w:hAnsi="Times" w:cs="Times"/>
        </w:rPr>
        <w:t xml:space="preserve">. </w:t>
      </w:r>
      <w:r w:rsidR="006E1E01">
        <w:rPr>
          <w:rFonts w:ascii="Times" w:hAnsi="Times" w:cs="Times"/>
        </w:rPr>
        <w:t xml:space="preserve">Shown in </w:t>
      </w:r>
      <w:r w:rsidR="006E1E01">
        <w:rPr>
          <w:rFonts w:ascii="Times" w:hAnsi="Times" w:cs="Times"/>
        </w:rPr>
        <w:fldChar w:fldCharType="begin"/>
      </w:r>
      <w:r w:rsidR="006E1E01">
        <w:rPr>
          <w:rFonts w:ascii="Times" w:hAnsi="Times" w:cs="Times"/>
        </w:rPr>
        <w:instrText xml:space="preserve"> REF _Ref102559330 \h </w:instrText>
      </w:r>
      <w:r w:rsidR="006E1E01">
        <w:rPr>
          <w:rFonts w:ascii="Times" w:hAnsi="Times" w:cs="Times"/>
        </w:rPr>
      </w:r>
      <w:r w:rsidR="006E1E01">
        <w:rPr>
          <w:rFonts w:ascii="Times" w:hAnsi="Times" w:cs="Times"/>
        </w:rPr>
        <w:fldChar w:fldCharType="separate"/>
      </w:r>
      <w:r w:rsidR="006C2BBA" w:rsidRPr="00F417A3">
        <w:t xml:space="preserve">Figure </w:t>
      </w:r>
      <w:r w:rsidR="006C2BBA">
        <w:rPr>
          <w:noProof/>
        </w:rPr>
        <w:t>1</w:t>
      </w:r>
      <w:r w:rsidR="006E1E01">
        <w:rPr>
          <w:rFonts w:ascii="Times" w:hAnsi="Times" w:cs="Times"/>
        </w:rPr>
        <w:fldChar w:fldCharType="end"/>
      </w:r>
      <w:r w:rsidR="006E1E01">
        <w:rPr>
          <w:rFonts w:ascii="Times" w:hAnsi="Times" w:cs="Times"/>
        </w:rPr>
        <w:t xml:space="preserve"> is the breakdown of the </w:t>
      </w:r>
      <w:r w:rsidR="00174271">
        <w:rPr>
          <w:rFonts w:ascii="Times" w:hAnsi="Times" w:cs="Times"/>
        </w:rPr>
        <w:t>source</w:t>
      </w:r>
      <w:r w:rsidR="006E1E01">
        <w:rPr>
          <w:rFonts w:ascii="Times" w:hAnsi="Times" w:cs="Times"/>
        </w:rPr>
        <w:t xml:space="preserve"> material</w:t>
      </w:r>
      <w:r w:rsidR="00174271">
        <w:rPr>
          <w:rFonts w:ascii="Times" w:hAnsi="Times" w:cs="Times"/>
        </w:rPr>
        <w:t xml:space="preserve">. </w:t>
      </w:r>
      <w:r w:rsidR="006E1E01">
        <w:rPr>
          <w:rFonts w:ascii="Times" w:hAnsi="Times" w:cs="Times"/>
        </w:rPr>
        <w:t xml:space="preserve">While we have attempted to be unbiased in our sampling, a vast proportion of authors publish in ‘Energy Policy’, followed by ‘Sustainability’ and ‘Energy’. To offset this, we </w:t>
      </w:r>
      <w:r w:rsidR="005D03E9">
        <w:rPr>
          <w:rFonts w:ascii="Times" w:hAnsi="Times" w:cs="Times"/>
        </w:rPr>
        <w:t xml:space="preserve">also collected articles from unique journals, which we </w:t>
      </w:r>
      <w:r w:rsidR="00FC42B5">
        <w:rPr>
          <w:rFonts w:ascii="Times" w:hAnsi="Times" w:cs="Times"/>
        </w:rPr>
        <w:t xml:space="preserve">collectively </w:t>
      </w:r>
      <w:r w:rsidR="005D03E9">
        <w:rPr>
          <w:rFonts w:ascii="Times" w:hAnsi="Times" w:cs="Times"/>
        </w:rPr>
        <w:t>refer to as “Others”. In combination, this offsets potential bias from the dependence on 1 or 2 primary journal sources.</w:t>
      </w:r>
    </w:p>
    <w:p w14:paraId="2A8D2EEA" w14:textId="544F666C" w:rsidR="00387006" w:rsidDel="00387006" w:rsidRDefault="00387006" w:rsidP="00387006">
      <w:pPr>
        <w:pStyle w:val="Teaser"/>
        <w:jc w:val="both"/>
        <w:rPr>
          <w:del w:id="69" w:author="# JANINE NG YOU EN (UC-FT)" w:date="2022-06-30T06:40:00Z"/>
          <w:rFonts w:ascii="Times" w:hAnsi="Times" w:cs="Times"/>
        </w:rPr>
      </w:pPr>
      <w:ins w:id="70" w:author="# JANINE NG YOU EN (UC-FT)" w:date="2022-06-30T06:39:00Z">
        <w:r>
          <w:rPr>
            <w:rFonts w:ascii="Times" w:hAnsi="Times" w:cs="Times"/>
            <w:noProof/>
          </w:rPr>
          <w:lastRenderedPageBreak/>
          <w:drawing>
            <wp:inline distT="0" distB="0" distL="0" distR="0" wp14:anchorId="060C098A" wp14:editId="59BDB344">
              <wp:extent cx="6817621" cy="3092434"/>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rotWithShape="1">
                      <a:blip r:embed="rId11"/>
                      <a:srcRect l="1699" r="2555" b="6117"/>
                      <a:stretch/>
                    </pic:blipFill>
                    <pic:spPr bwMode="auto">
                      <a:xfrm>
                        <a:off x="0" y="0"/>
                        <a:ext cx="6820860" cy="3093903"/>
                      </a:xfrm>
                      <a:prstGeom prst="rect">
                        <a:avLst/>
                      </a:prstGeom>
                      <a:ln>
                        <a:noFill/>
                      </a:ln>
                      <a:extLst>
                        <a:ext uri="{53640926-AAD7-44D8-BBD7-CCE9431645EC}">
                          <a14:shadowObscured xmlns:a14="http://schemas.microsoft.com/office/drawing/2010/main"/>
                        </a:ext>
                      </a:extLst>
                    </pic:spPr>
                  </pic:pic>
                </a:graphicData>
              </a:graphic>
            </wp:inline>
          </w:drawing>
        </w:r>
      </w:ins>
    </w:p>
    <w:p w14:paraId="6B351BD4" w14:textId="59D725D2" w:rsidR="008D4C81" w:rsidRDefault="00174271" w:rsidP="00387006">
      <w:pPr>
        <w:pStyle w:val="Teaser"/>
        <w:jc w:val="both"/>
        <w:rPr>
          <w:rFonts w:ascii="Times" w:hAnsi="Times" w:cs="Times"/>
        </w:rPr>
      </w:pPr>
      <w:del w:id="71" w:author="# JANINE NG YOU EN (UC-FT)" w:date="2022-06-30T06:40:00Z">
        <w:r w:rsidDel="00387006">
          <w:rPr>
            <w:rFonts w:ascii="Times" w:hAnsi="Times" w:cs="Times"/>
            <w:noProof/>
          </w:rPr>
          <w:drawing>
            <wp:inline distT="0" distB="0" distL="0" distR="0" wp14:anchorId="60412489" wp14:editId="2DD2E226">
              <wp:extent cx="5943600" cy="2743200"/>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rotWithShape="1">
                      <a:blip r:embed="rId12"/>
                      <a:srcRect b="8861"/>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del>
    </w:p>
    <w:p w14:paraId="73152C62" w14:textId="0C7CD6A0" w:rsidR="00174271" w:rsidRPr="00F417A3" w:rsidRDefault="00174271" w:rsidP="00F417A3">
      <w:pPr>
        <w:jc w:val="center"/>
      </w:pPr>
      <w:bookmarkStart w:id="72" w:name="_Ref102559330"/>
      <w:r w:rsidRPr="00F417A3">
        <w:t xml:space="preserve">Figure </w:t>
      </w:r>
      <w:r w:rsidR="00CE6B44">
        <w:fldChar w:fldCharType="begin"/>
      </w:r>
      <w:r w:rsidR="00CE6B44">
        <w:instrText xml:space="preserve"> SEQ Figure \* ARABIC </w:instrText>
      </w:r>
      <w:r w:rsidR="00CE6B44">
        <w:fldChar w:fldCharType="separate"/>
      </w:r>
      <w:r w:rsidR="006C2BBA">
        <w:rPr>
          <w:noProof/>
        </w:rPr>
        <w:t>1</w:t>
      </w:r>
      <w:r w:rsidR="00CE6B44">
        <w:rPr>
          <w:noProof/>
        </w:rPr>
        <w:fldChar w:fldCharType="end"/>
      </w:r>
      <w:bookmarkEnd w:id="72"/>
      <w:r w:rsidRPr="00F417A3">
        <w:t>: Breakdown of dataset, the sources of journal articles</w:t>
      </w:r>
    </w:p>
    <w:p w14:paraId="1020CB73" w14:textId="77777777" w:rsidR="006E1E01" w:rsidRPr="006E1E01" w:rsidRDefault="006E1E01" w:rsidP="006E1E01"/>
    <w:p w14:paraId="6F7979B1" w14:textId="7088703E" w:rsidR="00C90A88" w:rsidRPr="00CD2259" w:rsidRDefault="00115071" w:rsidP="009E0415">
      <w:pPr>
        <w:pStyle w:val="Teaser"/>
        <w:jc w:val="both"/>
        <w:rPr>
          <w:rFonts w:ascii="Times" w:hAnsi="Times" w:cs="Times"/>
        </w:rPr>
      </w:pPr>
      <w:r w:rsidRPr="00CD2259">
        <w:rPr>
          <w:rFonts w:ascii="Times" w:hAnsi="Times" w:cs="Times"/>
        </w:rPr>
        <w:t xml:space="preserve">In order to avoid extended processing times and to ensure that longer articles (with higher word counts) do not unnecessarily skew the evaluation, only text from the abstract and conclusion sections were </w:t>
      </w:r>
      <w:proofErr w:type="spellStart"/>
      <w:r w:rsidRPr="00CD2259">
        <w:rPr>
          <w:rFonts w:ascii="Times" w:hAnsi="Times" w:cs="Times"/>
        </w:rPr>
        <w:t>analysed</w:t>
      </w:r>
      <w:proofErr w:type="spellEnd"/>
      <w:r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r w:rsidR="003F4DAB">
        <w:rPr>
          <w:rFonts w:ascii="Times" w:hAnsi="Times" w:cs="Times"/>
        </w:rPr>
        <w:t xml:space="preserve"> </w:t>
      </w:r>
      <w:r w:rsidR="008D4C81">
        <w:rPr>
          <w:rFonts w:ascii="Times" w:hAnsi="Times" w:cs="Times"/>
        </w:rPr>
        <w:t>Each article</w:t>
      </w:r>
      <w:r w:rsidR="008D4C81" w:rsidRPr="00CD2259">
        <w:rPr>
          <w:rFonts w:ascii="Times" w:hAnsi="Times" w:cs="Times"/>
        </w:rPr>
        <w:t xml:space="preserve"> </w:t>
      </w:r>
      <w:r w:rsidR="008D4C81">
        <w:rPr>
          <w:rFonts w:ascii="Times" w:hAnsi="Times" w:cs="Times"/>
        </w:rPr>
        <w:t xml:space="preserve">is briefly checked </w:t>
      </w:r>
      <w:r w:rsidR="008D4C81" w:rsidRPr="00CD2259">
        <w:rPr>
          <w:rFonts w:ascii="Times" w:hAnsi="Times" w:cs="Times"/>
        </w:rPr>
        <w:t xml:space="preserve">to ensure the relevancy to the </w:t>
      </w:r>
      <w:r w:rsidR="008D4C81">
        <w:rPr>
          <w:rFonts w:ascii="Times" w:hAnsi="Times" w:cs="Times"/>
        </w:rPr>
        <w:t>main question being addressed</w:t>
      </w:r>
      <w:r w:rsidR="008D4C81" w:rsidRPr="00CD2259">
        <w:rPr>
          <w:rFonts w:ascii="Times" w:hAnsi="Times" w:cs="Times"/>
        </w:rPr>
        <w:t>.</w:t>
      </w:r>
      <w:r w:rsidR="008D4C81">
        <w:rPr>
          <w:rFonts w:ascii="Times" w:hAnsi="Times" w:cs="Times"/>
        </w:rPr>
        <w:t xml:space="preserve"> </w:t>
      </w:r>
      <w:r w:rsidR="003C703C">
        <w:rPr>
          <w:rFonts w:ascii="Times" w:hAnsi="Times" w:cs="Times"/>
        </w:rPr>
        <w:t>Pre-processed, t</w:t>
      </w:r>
      <w:r w:rsidR="003F4DAB">
        <w:rPr>
          <w:rFonts w:ascii="Times" w:hAnsi="Times" w:cs="Times"/>
        </w:rPr>
        <w:t xml:space="preserve">he total word count from these </w:t>
      </w:r>
      <w:r w:rsidR="00174271">
        <w:rPr>
          <w:rFonts w:ascii="Times" w:hAnsi="Times" w:cs="Times"/>
        </w:rPr>
        <w:t>100</w:t>
      </w:r>
      <w:r w:rsidR="003F4DAB">
        <w:rPr>
          <w:rFonts w:ascii="Times" w:hAnsi="Times" w:cs="Times"/>
        </w:rPr>
        <w:t xml:space="preserve"> articles was ~76,</w:t>
      </w:r>
      <w:r w:rsidR="00F72532">
        <w:rPr>
          <w:rFonts w:ascii="Times" w:hAnsi="Times" w:cs="Times"/>
        </w:rPr>
        <w:t>311</w:t>
      </w:r>
      <w:r w:rsidR="003F4DAB">
        <w:rPr>
          <w:rFonts w:ascii="Times" w:hAnsi="Times" w:cs="Times"/>
        </w:rPr>
        <w:t xml:space="preserve"> words.</w:t>
      </w:r>
    </w:p>
    <w:p w14:paraId="223E67E0" w14:textId="77777777" w:rsidR="00282550" w:rsidRPr="00CD2259" w:rsidRDefault="00282550" w:rsidP="009E0415">
      <w:pPr>
        <w:jc w:val="both"/>
        <w:rPr>
          <w:rFonts w:ascii="Times" w:eastAsia="Times New Roman" w:hAnsi="Times" w:cs="Times"/>
          <w:sz w:val="24"/>
          <w:szCs w:val="24"/>
        </w:rPr>
      </w:pPr>
    </w:p>
    <w:p w14:paraId="6FF8035F" w14:textId="18A63BAA" w:rsidR="00406EFB" w:rsidRPr="00656DF6" w:rsidRDefault="00115071" w:rsidP="00406EFB">
      <w:pPr>
        <w:pStyle w:val="Teaser"/>
        <w:numPr>
          <w:ilvl w:val="1"/>
          <w:numId w:val="15"/>
        </w:numPr>
        <w:jc w:val="both"/>
        <w:rPr>
          <w:ins w:id="73" w:author="# JANINE NG YOU EN (UC-FT)" w:date="2022-06-30T08:06:00Z"/>
          <w:rFonts w:ascii="Times" w:hAnsi="Times" w:cs="Times"/>
          <w:bCs/>
        </w:rPr>
      </w:pPr>
      <w:r w:rsidRPr="00656DF6">
        <w:rPr>
          <w:rFonts w:ascii="Times" w:hAnsi="Times" w:cs="Times"/>
          <w:b/>
        </w:rPr>
        <w:t>Data Preparation</w:t>
      </w:r>
      <w:r w:rsidR="00165EB9" w:rsidRPr="00656DF6">
        <w:rPr>
          <w:rFonts w:ascii="Times" w:hAnsi="Times" w:cs="Times"/>
          <w:b/>
        </w:rPr>
        <w:t xml:space="preserve"> and Preliminary Exploration</w:t>
      </w:r>
    </w:p>
    <w:p w14:paraId="4F23B77E" w14:textId="48B0FF63" w:rsidR="00A31553" w:rsidRPr="00CD2259" w:rsidRDefault="00F02240" w:rsidP="00406EFB">
      <w:pPr>
        <w:pStyle w:val="Teaser"/>
        <w:jc w:val="both"/>
        <w:rPr>
          <w:rFonts w:ascii="Times" w:hAnsi="Times" w:cs="Times"/>
        </w:rPr>
      </w:pPr>
      <w:del w:id="74" w:author="# JANINE NG YOU EN (UC-FT)" w:date="2022-06-30T08:06:00Z">
        <w:r w:rsidRPr="00CD2259" w:rsidDel="00406EFB">
          <w:rPr>
            <w:rFonts w:ascii="Times" w:hAnsi="Times" w:cs="Times"/>
            <w:b/>
            <w:i/>
            <w:iCs/>
          </w:rPr>
          <w:delText>:</w:delText>
        </w:r>
        <w:r w:rsidRPr="00CD2259" w:rsidDel="00406EFB">
          <w:rPr>
            <w:rFonts w:ascii="Times" w:hAnsi="Times" w:cs="Times"/>
            <w:bCs/>
          </w:rPr>
          <w:delText xml:space="preserve"> </w:delText>
        </w:r>
      </w:del>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5D03E9">
        <w:rPr>
          <w:rFonts w:ascii="Times" w:hAnsi="Times" w:cs="Times"/>
        </w:rPr>
        <w:fldChar w:fldCharType="begin"/>
      </w:r>
      <w:r w:rsidR="005D03E9">
        <w:rPr>
          <w:rFonts w:ascii="Times" w:hAnsi="Times" w:cs="Times"/>
        </w:rPr>
        <w:instrText xml:space="preserve"> REF _Ref102559637 \h </w:instrText>
      </w:r>
      <w:r w:rsidR="005D03E9">
        <w:rPr>
          <w:rFonts w:ascii="Times" w:hAnsi="Times" w:cs="Times"/>
        </w:rPr>
      </w:r>
      <w:r w:rsidR="005D03E9">
        <w:rPr>
          <w:rFonts w:ascii="Times" w:hAnsi="Times" w:cs="Times"/>
        </w:rPr>
        <w:fldChar w:fldCharType="separate"/>
      </w:r>
      <w:r w:rsidR="006C2BBA">
        <w:t xml:space="preserve">Figure </w:t>
      </w:r>
      <w:r w:rsidR="006C2BBA">
        <w:rPr>
          <w:noProof/>
        </w:rPr>
        <w:t>2</w:t>
      </w:r>
      <w:r w:rsidR="005D03E9">
        <w:rPr>
          <w:rFonts w:ascii="Times" w:hAnsi="Times" w:cs="Times"/>
        </w:rPr>
        <w:fldChar w:fldCharType="end"/>
      </w:r>
      <w:r w:rsidR="00872487" w:rsidRPr="00CD2259">
        <w:rPr>
          <w:rFonts w:ascii="Times" w:hAnsi="Times" w:cs="Times"/>
        </w:rPr>
        <w:t xml:space="preserve">. </w:t>
      </w:r>
      <w:r w:rsidR="005D03E9">
        <w:rPr>
          <w:rFonts w:ascii="Times" w:hAnsi="Times" w:cs="Times"/>
        </w:rPr>
        <w:t>A</w:t>
      </w:r>
      <w:r w:rsidR="00872487" w:rsidRPr="00CD2259">
        <w:rPr>
          <w:rFonts w:ascii="Times" w:hAnsi="Times" w:cs="Times"/>
          <w:bCs/>
        </w:rPr>
        <w:t xml:space="preserve"> modified </w:t>
      </w:r>
      <w:r w:rsidR="005D03E9">
        <w:rPr>
          <w:rFonts w:ascii="Times" w:hAnsi="Times" w:cs="Times"/>
          <w:bCs/>
        </w:rPr>
        <w:t>“</w:t>
      </w:r>
      <w:r w:rsidR="00872487" w:rsidRPr="00CD2259">
        <w:rPr>
          <w:rFonts w:ascii="Times" w:hAnsi="Times" w:cs="Times"/>
          <w:bCs/>
        </w:rPr>
        <w:t>stop word</w:t>
      </w:r>
      <w:r w:rsidR="005D03E9">
        <w:rPr>
          <w:rFonts w:ascii="Times" w:hAnsi="Times" w:cs="Times"/>
          <w:bCs/>
        </w:rPr>
        <w:t>”</w:t>
      </w:r>
      <w:r w:rsidR="00872487" w:rsidRPr="00CD2259">
        <w:rPr>
          <w:rFonts w:ascii="Times" w:hAnsi="Times" w:cs="Times"/>
          <w:bCs/>
        </w:rPr>
        <w:t xml:space="preserve">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w:t>
      </w:r>
      <w:r w:rsidR="005D03E9">
        <w:rPr>
          <w:rFonts w:ascii="Times" w:hAnsi="Times" w:cs="Times"/>
        </w:rPr>
        <w:t xml:space="preserve">occurring at a </w:t>
      </w:r>
      <w:r w:rsidR="00872487" w:rsidRPr="00CD2259">
        <w:rPr>
          <w:rFonts w:ascii="Times" w:hAnsi="Times" w:cs="Times"/>
        </w:rPr>
        <w:t>high frequency</w:t>
      </w:r>
      <w:r w:rsidR="005D03E9">
        <w:rPr>
          <w:rFonts w:ascii="Times" w:hAnsi="Times" w:cs="Times"/>
        </w:rPr>
        <w:t>, thus</w:t>
      </w:r>
      <w:r w:rsidR="00872487" w:rsidRPr="00CD2259">
        <w:rPr>
          <w:rFonts w:ascii="Times" w:hAnsi="Times" w:cs="Times"/>
        </w:rPr>
        <w:t xml:space="preserve"> affecting the resulting distribution of words. The process of “tokenization” and “lemmatization” is as done in other NLP processes </w:t>
      </w:r>
      <w:sdt>
        <w:sdtPr>
          <w:rPr>
            <w:rFonts w:ascii="Times" w:hAnsi="Times" w:cs="Times"/>
          </w:rPr>
          <w:id w:val="1007333369"/>
          <w:citation/>
        </w:sdtPr>
        <w:sdtEnd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6C2BBA" w:rsidRPr="006C2BBA">
            <w:rPr>
              <w:rFonts w:ascii="Times" w:hAnsi="Times" w:cs="Times"/>
              <w:noProof/>
            </w:rPr>
            <w:t>[22]</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w:t>
      </w:r>
      <w:r w:rsidR="006C1591" w:rsidRPr="00CD2259">
        <w:rPr>
          <w:rFonts w:ascii="Times" w:hAnsi="Times" w:cs="Times"/>
        </w:rPr>
        <w:lastRenderedPageBreak/>
        <w:t xml:space="preserve">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BA7A7B">
        <w:rPr>
          <w:rFonts w:ascii="Times" w:hAnsi="Times" w:cs="Times"/>
        </w:rPr>
        <w:t>(</w:t>
      </w:r>
      <w:r w:rsidR="00C45397">
        <w:rPr>
          <w:rFonts w:ascii="Times" w:hAnsi="Times" w:cs="Times"/>
        </w:rPr>
        <w:fldChar w:fldCharType="begin"/>
      </w:r>
      <w:r w:rsidR="00C45397">
        <w:rPr>
          <w:rFonts w:ascii="Times" w:hAnsi="Times" w:cs="Times"/>
        </w:rPr>
        <w:instrText xml:space="preserve"> REF _Ref102583279 \h </w:instrText>
      </w:r>
      <w:r w:rsidR="00C45397">
        <w:rPr>
          <w:rFonts w:ascii="Times" w:hAnsi="Times" w:cs="Times"/>
        </w:rPr>
      </w:r>
      <w:r w:rsidR="00C45397">
        <w:rPr>
          <w:rFonts w:ascii="Times" w:hAnsi="Times" w:cs="Times"/>
        </w:rPr>
        <w:fldChar w:fldCharType="separate"/>
      </w:r>
      <w:r w:rsidR="006C2BBA">
        <w:t xml:space="preserve">Figure </w:t>
      </w:r>
      <w:r w:rsidR="006C2BBA">
        <w:rPr>
          <w:noProof/>
        </w:rPr>
        <w:t>3</w:t>
      </w:r>
      <w:r w:rsidR="00C45397">
        <w:rPr>
          <w:rFonts w:ascii="Times" w:hAnsi="Times" w:cs="Times"/>
        </w:rPr>
        <w:fldChar w:fldCharType="end"/>
      </w:r>
      <w:r w:rsidR="006C1591" w:rsidRPr="00CD2259">
        <w:rPr>
          <w:rFonts w:ascii="Times" w:hAnsi="Times" w:cs="Times"/>
        </w:rPr>
        <w:t xml:space="preserve">). </w:t>
      </w:r>
      <w:r w:rsidR="003C703C">
        <w:rPr>
          <w:rFonts w:ascii="Times" w:hAnsi="Times" w:cs="Times"/>
        </w:rPr>
        <w:t>Post-processed, t</w:t>
      </w:r>
      <w:r w:rsidR="00F736A2">
        <w:rPr>
          <w:rFonts w:ascii="Times" w:hAnsi="Times" w:cs="Times"/>
        </w:rPr>
        <w:t xml:space="preserve">he final </w:t>
      </w:r>
      <w:r w:rsidR="008D4C81">
        <w:rPr>
          <w:rFonts w:ascii="Times" w:hAnsi="Times" w:cs="Times"/>
        </w:rPr>
        <w:t>output is a database of</w:t>
      </w:r>
      <w:r w:rsidR="00907949">
        <w:rPr>
          <w:rFonts w:ascii="Times" w:hAnsi="Times" w:cs="Times"/>
        </w:rPr>
        <w:t xml:space="preserve"> ~</w:t>
      </w:r>
      <w:r w:rsidR="003F4DAB">
        <w:rPr>
          <w:rFonts w:ascii="Times" w:hAnsi="Times" w:cs="Times"/>
        </w:rPr>
        <w:t>40</w:t>
      </w:r>
      <w:r w:rsidR="00907949">
        <w:rPr>
          <w:rFonts w:ascii="Times" w:hAnsi="Times" w:cs="Times"/>
        </w:rPr>
        <w:t>,</w:t>
      </w:r>
      <w:r w:rsidR="003F4DAB">
        <w:rPr>
          <w:rFonts w:ascii="Times" w:hAnsi="Times" w:cs="Times"/>
        </w:rPr>
        <w:t>263</w:t>
      </w:r>
      <w:r w:rsidR="00907949">
        <w:rPr>
          <w:rFonts w:ascii="Times" w:hAnsi="Times" w:cs="Times"/>
        </w:rPr>
        <w:t xml:space="preserve"> words</w:t>
      </w:r>
      <w:r w:rsidR="008D4C81">
        <w:rPr>
          <w:rFonts w:ascii="Times" w:hAnsi="Times" w:cs="Times"/>
        </w:rPr>
        <w:t>, or 47% of the original dataset.</w:t>
      </w:r>
    </w:p>
    <w:p w14:paraId="284342AD" w14:textId="77777777" w:rsidR="00A31553" w:rsidRPr="00CD2259" w:rsidRDefault="00A31553" w:rsidP="009E0415">
      <w:pPr>
        <w:pStyle w:val="Teaser"/>
        <w:jc w:val="both"/>
        <w:rPr>
          <w:rFonts w:ascii="Times" w:hAnsi="Times" w:cs="Times"/>
        </w:rPr>
      </w:pPr>
    </w:p>
    <w:p w14:paraId="3761C1E3" w14:textId="38021DB5" w:rsidR="00F02240" w:rsidRPr="00CD2259" w:rsidRDefault="00A31553" w:rsidP="009E0415">
      <w:pPr>
        <w:pStyle w:val="Teaser"/>
        <w:jc w:val="both"/>
        <w:rPr>
          <w:rFonts w:ascii="Times" w:hAnsi="Times" w:cs="Times"/>
          <w:bCs/>
        </w:rPr>
      </w:pPr>
      <w:del w:id="75" w:author="# JANINE NG YOU EN (UC-FT)" w:date="2022-06-30T06:43:00Z">
        <w:r w:rsidRPr="00CD2259" w:rsidDel="00387006">
          <w:rPr>
            <w:rFonts w:ascii="Times" w:hAnsi="Times" w:cs="Times"/>
            <w:b/>
            <w:bCs/>
            <w:noProof/>
            <w:lang w:val="en-SG" w:eastAsia="en-SG"/>
          </w:rPr>
          <w:drawing>
            <wp:inline distT="0" distB="0" distL="0" distR="0" wp14:anchorId="655907A9" wp14:editId="443A807F">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del>
      <w:ins w:id="76" w:author="# JANINE NG YOU EN (UC-FT)" w:date="2022-06-30T06:43:00Z">
        <w:r w:rsidR="00387006">
          <w:rPr>
            <w:rFonts w:ascii="Times" w:hAnsi="Times" w:cs="Times"/>
            <w:bCs/>
            <w:noProof/>
          </w:rPr>
          <w:drawing>
            <wp:inline distT="0" distB="0" distL="0" distR="0" wp14:anchorId="061F45BF" wp14:editId="1E05C20D">
              <wp:extent cx="6435969" cy="1614356"/>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stretch>
                        <a:fillRect/>
                      </a:stretch>
                    </pic:blipFill>
                    <pic:spPr>
                      <a:xfrm>
                        <a:off x="0" y="0"/>
                        <a:ext cx="6452524" cy="1618508"/>
                      </a:xfrm>
                      <a:prstGeom prst="rect">
                        <a:avLst/>
                      </a:prstGeom>
                    </pic:spPr>
                  </pic:pic>
                </a:graphicData>
              </a:graphic>
            </wp:inline>
          </w:drawing>
        </w:r>
      </w:ins>
    </w:p>
    <w:p w14:paraId="3C57EF8A" w14:textId="7F9F819C" w:rsidR="006934B3" w:rsidDel="00EC4D89" w:rsidRDefault="005D03E9" w:rsidP="00EC4D89">
      <w:pPr>
        <w:jc w:val="center"/>
        <w:rPr>
          <w:del w:id="77" w:author="# JANINE NG YOU EN (UC-FT)" w:date="2022-06-30T07:08:00Z"/>
        </w:rPr>
      </w:pPr>
      <w:bookmarkStart w:id="78" w:name="_Ref102559637"/>
      <w:r>
        <w:t xml:space="preserve">Figure </w:t>
      </w:r>
      <w:r w:rsidR="00CE6B44">
        <w:fldChar w:fldCharType="begin"/>
      </w:r>
      <w:r w:rsidR="00CE6B44">
        <w:instrText xml:space="preserve"> SEQ Figure \* ARABIC </w:instrText>
      </w:r>
      <w:r w:rsidR="00CE6B44">
        <w:fldChar w:fldCharType="separate"/>
      </w:r>
      <w:r w:rsidR="006C2BBA">
        <w:rPr>
          <w:noProof/>
        </w:rPr>
        <w:t>2</w:t>
      </w:r>
      <w:r w:rsidR="00CE6B44">
        <w:rPr>
          <w:noProof/>
        </w:rPr>
        <w:fldChar w:fldCharType="end"/>
      </w:r>
      <w:bookmarkEnd w:id="78"/>
      <w:r>
        <w:t>: F</w:t>
      </w:r>
      <w:r w:rsidR="00A31553" w:rsidRPr="00C45397">
        <w:t>low chart highlighting text processing</w:t>
      </w:r>
      <w:r w:rsidR="006C1591" w:rsidRPr="00C45397">
        <w:t xml:space="preserve"> stages applied to the scientific articles in question.</w:t>
      </w:r>
    </w:p>
    <w:p w14:paraId="2EED8BA1" w14:textId="77777777" w:rsidR="00EC4D89" w:rsidRPr="00C45397" w:rsidRDefault="00EC4D89" w:rsidP="00C45397">
      <w:pPr>
        <w:jc w:val="center"/>
        <w:rPr>
          <w:ins w:id="79" w:author="# JANINE NG YOU EN (UC-FT)" w:date="2022-06-30T07:09:00Z"/>
        </w:rPr>
      </w:pPr>
    </w:p>
    <w:p w14:paraId="148D6551" w14:textId="77777777" w:rsidR="00872487" w:rsidRPr="00CD2259" w:rsidRDefault="00872487" w:rsidP="00EC4D89">
      <w:pPr>
        <w:jc w:val="center"/>
      </w:pPr>
    </w:p>
    <w:p w14:paraId="0F748249" w14:textId="77777777" w:rsidR="006C1591" w:rsidRPr="00CD2259" w:rsidRDefault="006C1591" w:rsidP="006C1591">
      <w:pPr>
        <w:pStyle w:val="Teaser"/>
        <w:jc w:val="center"/>
        <w:rPr>
          <w:rFonts w:ascii="Times" w:hAnsi="Times" w:cs="Times"/>
          <w:bCs/>
        </w:rPr>
      </w:pPr>
      <w:r w:rsidRPr="00CD2259">
        <w:rPr>
          <w:rFonts w:ascii="Times" w:hAnsi="Times" w:cs="Times"/>
          <w:noProof/>
          <w:lang w:val="en-SG" w:eastAsia="en-SG"/>
        </w:rPr>
        <w:drawing>
          <wp:inline distT="0" distB="0" distL="0" distR="0" wp14:anchorId="7D4B4D2D" wp14:editId="392EF5AE">
            <wp:extent cx="1772063" cy="1447137"/>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9210" cy="1493806"/>
                    </a:xfrm>
                    <a:prstGeom prst="rect">
                      <a:avLst/>
                    </a:prstGeom>
                  </pic:spPr>
                </pic:pic>
              </a:graphicData>
            </a:graphic>
          </wp:inline>
        </w:drawing>
      </w:r>
    </w:p>
    <w:p w14:paraId="03B6E44B" w14:textId="38482DF5" w:rsidR="006C1591" w:rsidRPr="00C45397" w:rsidRDefault="00BA7A7B" w:rsidP="00C45397">
      <w:pPr>
        <w:jc w:val="center"/>
      </w:pPr>
      <w:bookmarkStart w:id="80" w:name="_Ref102583279"/>
      <w:r>
        <w:t xml:space="preserve">Figure </w:t>
      </w:r>
      <w:r w:rsidR="00CE6B44">
        <w:fldChar w:fldCharType="begin"/>
      </w:r>
      <w:r w:rsidR="00CE6B44">
        <w:instrText xml:space="preserve"> SEQ Figure \* ARABIC </w:instrText>
      </w:r>
      <w:r w:rsidR="00CE6B44">
        <w:fldChar w:fldCharType="separate"/>
      </w:r>
      <w:r w:rsidR="006C2BBA">
        <w:rPr>
          <w:noProof/>
        </w:rPr>
        <w:t>3</w:t>
      </w:r>
      <w:r w:rsidR="00CE6B44">
        <w:rPr>
          <w:noProof/>
        </w:rPr>
        <w:fldChar w:fldCharType="end"/>
      </w:r>
      <w:bookmarkEnd w:id="80"/>
      <w:r>
        <w:t xml:space="preserve">: </w:t>
      </w:r>
      <w:r w:rsidR="006C1591" w:rsidRPr="00C45397">
        <w:t>Top 10 words with highest frequency.</w:t>
      </w:r>
    </w:p>
    <w:p w14:paraId="1A60C673" w14:textId="77777777" w:rsidR="006C1591" w:rsidRPr="00CD2259" w:rsidRDefault="006C1591" w:rsidP="009E0415">
      <w:pPr>
        <w:pStyle w:val="Teaser"/>
        <w:jc w:val="both"/>
        <w:rPr>
          <w:rFonts w:ascii="Times" w:hAnsi="Times" w:cs="Times"/>
          <w:b/>
        </w:rPr>
      </w:pPr>
    </w:p>
    <w:p w14:paraId="25F225A0" w14:textId="14E4FD5D" w:rsidR="00406EFB" w:rsidRDefault="006C1591" w:rsidP="00656DF6">
      <w:pPr>
        <w:pStyle w:val="Teaser"/>
        <w:numPr>
          <w:ilvl w:val="1"/>
          <w:numId w:val="15"/>
        </w:numPr>
        <w:jc w:val="both"/>
        <w:rPr>
          <w:ins w:id="81" w:author="# JANINE NG YOU EN (UC-FT)" w:date="2022-06-30T08:06:00Z"/>
          <w:rFonts w:ascii="Times" w:hAnsi="Times" w:cs="Times"/>
          <w:b/>
        </w:rPr>
      </w:pPr>
      <w:r w:rsidRPr="00CD2259">
        <w:rPr>
          <w:rFonts w:ascii="Times" w:hAnsi="Times" w:cs="Times"/>
          <w:b/>
        </w:rPr>
        <w:t>Topic Modelling with LDA</w:t>
      </w:r>
    </w:p>
    <w:p w14:paraId="0DA9DBE8" w14:textId="1711EE5D" w:rsidR="006C1591" w:rsidRPr="00CD2259" w:rsidDel="00EC4D89" w:rsidRDefault="006C1591" w:rsidP="00406EFB">
      <w:pPr>
        <w:pStyle w:val="Teaser"/>
        <w:jc w:val="both"/>
        <w:rPr>
          <w:del w:id="82" w:author="# JANINE NG YOU EN (UC-FT)" w:date="2022-06-30T07:08:00Z"/>
          <w:rFonts w:ascii="Times" w:hAnsi="Times" w:cs="Times"/>
          <w:bCs/>
        </w:rPr>
      </w:pPr>
      <w:del w:id="83" w:author="# JANINE NG YOU EN (UC-FT)" w:date="2022-06-30T08:06:00Z">
        <w:r w:rsidRPr="00CD2259" w:rsidDel="00406EFB">
          <w:rPr>
            <w:rFonts w:ascii="Times" w:hAnsi="Times" w:cs="Times"/>
            <w:b/>
          </w:rPr>
          <w:delText>:</w:delText>
        </w:r>
        <w:r w:rsidR="00606727" w:rsidRPr="00CD2259" w:rsidDel="00406EFB">
          <w:rPr>
            <w:rFonts w:ascii="Times" w:hAnsi="Times" w:cs="Times"/>
            <w:b/>
          </w:rPr>
          <w:delText xml:space="preserve"> </w:delText>
        </w:r>
      </w:del>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proofErr w:type="spellStart"/>
      <w:r w:rsidR="003071B0" w:rsidRPr="00CD2259">
        <w:rPr>
          <w:rFonts w:ascii="Times" w:hAnsi="Times" w:cs="Times"/>
        </w:rPr>
        <w:t>M</w:t>
      </w:r>
      <w:r w:rsidR="004A6EF2" w:rsidRPr="00CD2259">
        <w:rPr>
          <w:rFonts w:ascii="Times" w:hAnsi="Times" w:cs="Times"/>
        </w:rPr>
        <w:t>A</w:t>
      </w:r>
      <w:r w:rsidR="003071B0" w:rsidRPr="00CD2259">
        <w:rPr>
          <w:rFonts w:ascii="Times" w:hAnsi="Times" w:cs="Times"/>
        </w:rPr>
        <w:t>chine</w:t>
      </w:r>
      <w:proofErr w:type="spellEnd"/>
      <w:r w:rsidR="003071B0" w:rsidRPr="00CD2259">
        <w:rPr>
          <w:rFonts w:ascii="Times" w:hAnsi="Times" w:cs="Times"/>
        </w:rPr>
        <w:t xml:space="preserve"> Learning for </w:t>
      </w:r>
      <w:proofErr w:type="spellStart"/>
      <w:r w:rsidR="00BE12F0" w:rsidRPr="00CD2259">
        <w:rPr>
          <w:rFonts w:ascii="Times" w:hAnsi="Times" w:cs="Times"/>
        </w:rPr>
        <w:t>Languag</w:t>
      </w:r>
      <w:r w:rsidR="004A6EF2" w:rsidRPr="00CD2259">
        <w:rPr>
          <w:rFonts w:ascii="Times" w:hAnsi="Times" w:cs="Times"/>
        </w:rPr>
        <w:t>E</w:t>
      </w:r>
      <w:proofErr w:type="spellEnd"/>
      <w:r w:rsidR="003071B0" w:rsidRPr="00CD2259">
        <w:rPr>
          <w:rFonts w:ascii="Times" w:hAnsi="Times" w:cs="Times"/>
        </w:rPr>
        <w:t xml:space="preserve"> </w:t>
      </w:r>
      <w:proofErr w:type="spellStart"/>
      <w:r w:rsidR="003071B0" w:rsidRPr="00CD2259">
        <w:rPr>
          <w:rFonts w:ascii="Times" w:hAnsi="Times" w:cs="Times"/>
        </w:rPr>
        <w:t>Tootlkit</w:t>
      </w:r>
      <w:proofErr w:type="spellEnd"/>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48661A9D" w14:textId="77777777" w:rsidR="002E05BE" w:rsidRPr="00CD2259" w:rsidRDefault="002E05BE" w:rsidP="00406EFB">
      <w:pPr>
        <w:pStyle w:val="Teaser"/>
        <w:jc w:val="both"/>
        <w:rPr>
          <w:rFonts w:ascii="Times" w:hAnsi="Times" w:cs="Times"/>
          <w:bCs/>
        </w:rPr>
      </w:pPr>
    </w:p>
    <w:p w14:paraId="20F8F54E" w14:textId="77777777" w:rsidR="00EC4D89" w:rsidRDefault="00EC4D89" w:rsidP="009E0415">
      <w:pPr>
        <w:pStyle w:val="Teaser"/>
        <w:jc w:val="both"/>
        <w:rPr>
          <w:ins w:id="84" w:author="# JANINE NG YOU EN (UC-FT)" w:date="2022-06-30T07:09:00Z"/>
          <w:rFonts w:ascii="Times" w:hAnsi="Times" w:cs="Times"/>
          <w:bCs/>
        </w:rPr>
      </w:pPr>
    </w:p>
    <w:p w14:paraId="0F020F46" w14:textId="01C749FF" w:rsidR="00BA7A7B" w:rsidRDefault="00BA7A7B" w:rsidP="009E0415">
      <w:pPr>
        <w:pStyle w:val="Teaser"/>
        <w:jc w:val="both"/>
        <w:rPr>
          <w:rFonts w:ascii="Times" w:hAnsi="Times" w:cs="Times"/>
          <w:bCs/>
        </w:rPr>
      </w:pPr>
      <w:r>
        <w:rPr>
          <w:rFonts w:ascii="Times" w:hAnsi="Times" w:cs="Times"/>
          <w:bCs/>
        </w:rPr>
        <w:fldChar w:fldCharType="begin"/>
      </w:r>
      <w:r>
        <w:rPr>
          <w:rFonts w:ascii="Times" w:hAnsi="Times" w:cs="Times"/>
          <w:bCs/>
        </w:rPr>
        <w:instrText xml:space="preserve"> REF _Ref102576079 \h </w:instrText>
      </w:r>
      <w:r>
        <w:rPr>
          <w:rFonts w:ascii="Times" w:hAnsi="Times" w:cs="Times"/>
          <w:bCs/>
        </w:rPr>
      </w:r>
      <w:r>
        <w:rPr>
          <w:rFonts w:ascii="Times" w:hAnsi="Times" w:cs="Times"/>
          <w:bCs/>
        </w:rPr>
        <w:fldChar w:fldCharType="separate"/>
      </w:r>
      <w:r w:rsidR="006C2BBA">
        <w:t xml:space="preserve">Figure </w:t>
      </w:r>
      <w:r w:rsidR="006C2BBA">
        <w:rPr>
          <w:noProof/>
        </w:rPr>
        <w:t>4</w:t>
      </w:r>
      <w:r>
        <w:rPr>
          <w:rFonts w:ascii="Times" w:hAnsi="Times" w:cs="Times"/>
          <w:bCs/>
        </w:rPr>
        <w:fldChar w:fldCharType="end"/>
      </w:r>
      <w:r>
        <w:rPr>
          <w:rFonts w:ascii="Times" w:hAnsi="Times" w:cs="Times"/>
          <w:bCs/>
        </w:rPr>
        <w:t xml:space="preserve"> </w:t>
      </w:r>
      <w:r w:rsidR="00BE12F0" w:rsidRPr="00CD2259">
        <w:rPr>
          <w:rFonts w:ascii="Times" w:hAnsi="Times" w:cs="Times"/>
          <w:bCs/>
        </w:rPr>
        <w:t>shows the coherence score obtained, as a function of the number of topics</w:t>
      </w:r>
      <w:r w:rsidR="00E7206F" w:rsidRPr="00CD2259">
        <w:rPr>
          <w:rFonts w:ascii="Times" w:hAnsi="Times" w:cs="Times"/>
          <w:bCs/>
        </w:rPr>
        <w:t xml:space="preserve">. </w:t>
      </w:r>
      <w:r>
        <w:rPr>
          <w:rFonts w:ascii="Times" w:hAnsi="Times" w:cs="Times"/>
          <w:bCs/>
        </w:rPr>
        <w:t>We define the optimal number of topics at the first point of inflection, and as shown in the figure, this occurs after 5 topics.</w:t>
      </w:r>
      <w:r w:rsidR="00E7206F"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n intertopic</w:t>
      </w:r>
      <w:r w:rsidR="00913B96" w:rsidRPr="00CD2259">
        <w:rPr>
          <w:rFonts w:ascii="Times" w:hAnsi="Times" w:cs="Times"/>
          <w:bCs/>
        </w:rPr>
        <w:t xml:space="preserve"> distance map (</w:t>
      </w:r>
      <w:r>
        <w:rPr>
          <w:rFonts w:ascii="Times" w:hAnsi="Times" w:cs="Times"/>
          <w:bCs/>
        </w:rPr>
        <w:fldChar w:fldCharType="begin"/>
      </w:r>
      <w:r>
        <w:rPr>
          <w:rFonts w:ascii="Times" w:hAnsi="Times" w:cs="Times"/>
          <w:bCs/>
        </w:rPr>
        <w:instrText xml:space="preserve"> REF _Ref102576151 \h </w:instrText>
      </w:r>
      <w:r>
        <w:rPr>
          <w:rFonts w:ascii="Times" w:hAnsi="Times" w:cs="Times"/>
          <w:bCs/>
        </w:rPr>
      </w:r>
      <w:r>
        <w:rPr>
          <w:rFonts w:ascii="Times" w:hAnsi="Times" w:cs="Times"/>
          <w:bCs/>
        </w:rPr>
        <w:fldChar w:fldCharType="separate"/>
      </w:r>
      <w:r w:rsidR="006C2BBA" w:rsidRPr="004C6900">
        <w:rPr>
          <w:sz w:val="20"/>
          <w:szCs w:val="20"/>
        </w:rPr>
        <w:t xml:space="preserve">Figure </w:t>
      </w:r>
      <w:r w:rsidR="006C2BBA">
        <w:rPr>
          <w:noProof/>
          <w:sz w:val="20"/>
          <w:szCs w:val="20"/>
        </w:rPr>
        <w:t>5</w:t>
      </w:r>
      <w:r>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w:t>
      </w:r>
      <w:r>
        <w:rPr>
          <w:rFonts w:ascii="Times" w:hAnsi="Times" w:cs="Times"/>
          <w:bCs/>
        </w:rPr>
        <w:t xml:space="preserve">the </w:t>
      </w:r>
      <w:r w:rsidR="00913B96" w:rsidRPr="00CD2259">
        <w:rPr>
          <w:rFonts w:ascii="Times" w:hAnsi="Times" w:cs="Times"/>
          <w:bCs/>
        </w:rPr>
        <w:t xml:space="preserve">topic’s probability distribution can be visualized to determine the degree of overlap or similarity. </w:t>
      </w:r>
      <w:r>
        <w:rPr>
          <w:rFonts w:ascii="Times" w:hAnsi="Times" w:cs="Times"/>
          <w:bCs/>
        </w:rPr>
        <w:t>The b</w:t>
      </w:r>
      <w:r w:rsidR="00913B96" w:rsidRPr="00CD2259">
        <w:rPr>
          <w:rFonts w:ascii="Times" w:hAnsi="Times" w:cs="Times"/>
          <w:bCs/>
        </w:rPr>
        <w:t xml:space="preserve">ubble </w:t>
      </w:r>
      <w:r w:rsidR="002C5AFB" w:rsidRPr="00CD2259">
        <w:rPr>
          <w:rFonts w:ascii="Times" w:hAnsi="Times" w:cs="Times"/>
          <w:bCs/>
        </w:rPr>
        <w:t>size</w:t>
      </w:r>
      <w:r w:rsidR="00913B96" w:rsidRPr="00CD2259">
        <w:rPr>
          <w:rFonts w:ascii="Times" w:hAnsi="Times" w:cs="Times"/>
          <w:bCs/>
        </w:rPr>
        <w:t xml:space="preserve"> </w:t>
      </w:r>
      <w:r>
        <w:rPr>
          <w:rFonts w:ascii="Times" w:hAnsi="Times" w:cs="Times"/>
          <w:bCs/>
        </w:rPr>
        <w:t xml:space="preserve">itself </w:t>
      </w:r>
      <w:r w:rsidR="00913B96" w:rsidRPr="00CD2259">
        <w:rPr>
          <w:rFonts w:ascii="Times" w:hAnsi="Times" w:cs="Times"/>
          <w:bCs/>
        </w:rPr>
        <w:t xml:space="preserve">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 xml:space="preserve">topics 1-3 and 3-2 overlap very slightly, while </w:t>
      </w:r>
      <w:proofErr w:type="gramStart"/>
      <w:r w:rsidR="00913B96" w:rsidRPr="00CD2259">
        <w:rPr>
          <w:rFonts w:ascii="Times" w:hAnsi="Times" w:cs="Times"/>
        </w:rPr>
        <w:t>topic</w:t>
      </w:r>
      <w:proofErr w:type="gramEnd"/>
      <w:r w:rsidR="00913B96" w:rsidRPr="00CD2259">
        <w:rPr>
          <w:rFonts w:ascii="Times" w:hAnsi="Times" w:cs="Times"/>
        </w:rPr>
        <w:t xml:space="preserve"> 4 and 5 are uniquely distinct. For the former, </w:t>
      </w:r>
      <w:r>
        <w:rPr>
          <w:rFonts w:ascii="Times" w:hAnsi="Times" w:cs="Times"/>
        </w:rPr>
        <w:t>we observe that the</w:t>
      </w:r>
      <w:r w:rsidR="00913B96" w:rsidRPr="00CD2259">
        <w:rPr>
          <w:rFonts w:ascii="Times" w:hAnsi="Times" w:cs="Times"/>
        </w:rPr>
        <w:t xml:space="preserve"> overlap is</w:t>
      </w:r>
      <w:r w:rsidR="002C5AFB" w:rsidRPr="00CD2259">
        <w:rPr>
          <w:rFonts w:ascii="Times" w:hAnsi="Times" w:cs="Times"/>
        </w:rPr>
        <w:t xml:space="preserve"> </w:t>
      </w:r>
      <w:r w:rsidR="00913B96" w:rsidRPr="00CD2259">
        <w:rPr>
          <w:rFonts w:ascii="Times" w:hAnsi="Times" w:cs="Times"/>
        </w:rPr>
        <w:t xml:space="preserve">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Pr>
          <w:rFonts w:ascii="Times" w:hAnsi="Times" w:cs="Times"/>
          <w:bCs/>
        </w:rPr>
        <w:fldChar w:fldCharType="begin"/>
      </w:r>
      <w:r>
        <w:rPr>
          <w:rFonts w:ascii="Times" w:hAnsi="Times" w:cs="Times"/>
        </w:rPr>
        <w:instrText xml:space="preserve"> REF _Ref102576151 \h </w:instrText>
      </w:r>
      <w:r>
        <w:rPr>
          <w:rFonts w:ascii="Times" w:hAnsi="Times" w:cs="Times"/>
          <w:bCs/>
        </w:rPr>
      </w:r>
      <w:r>
        <w:rPr>
          <w:rFonts w:ascii="Times" w:hAnsi="Times" w:cs="Times"/>
          <w:bCs/>
        </w:rPr>
        <w:fldChar w:fldCharType="separate"/>
      </w:r>
      <w:r w:rsidR="006C2BBA" w:rsidRPr="004C6900">
        <w:rPr>
          <w:sz w:val="20"/>
          <w:szCs w:val="20"/>
        </w:rPr>
        <w:t xml:space="preserve">Figure </w:t>
      </w:r>
      <w:r w:rsidR="006C2BBA">
        <w:rPr>
          <w:noProof/>
          <w:sz w:val="20"/>
          <w:szCs w:val="20"/>
        </w:rPr>
        <w:t>5</w:t>
      </w:r>
      <w:r>
        <w:rPr>
          <w:rFonts w:ascii="Times" w:hAnsi="Times" w:cs="Times"/>
          <w:bCs/>
        </w:rPr>
        <w:fldChar w:fldCharType="end"/>
      </w:r>
      <w:r>
        <w:rPr>
          <w:rFonts w:ascii="Times" w:hAnsi="Times" w:cs="Times"/>
          <w:bCs/>
        </w:rPr>
        <w:t xml:space="preserve"> </w:t>
      </w:r>
      <w:r w:rsidR="002C5AFB" w:rsidRPr="00CD2259">
        <w:rPr>
          <w:rFonts w:ascii="Times" w:hAnsi="Times" w:cs="Times"/>
          <w:bCs/>
        </w:rPr>
        <w:t xml:space="preserve">(right) is a sequence of stack bar graphs with the most prevalent words per topic. </w:t>
      </w:r>
      <w:r>
        <w:rPr>
          <w:rFonts w:ascii="Times" w:hAnsi="Times" w:cs="Times"/>
          <w:bCs/>
        </w:rPr>
        <w:t>As an example</w:t>
      </w:r>
      <w:r w:rsidR="002C5AFB" w:rsidRPr="00CD2259">
        <w:rPr>
          <w:rFonts w:ascii="Times" w:hAnsi="Times" w:cs="Times"/>
          <w:bCs/>
        </w:rPr>
        <w:t>, the top 3 words to appear under topic 1 are “policy”, “technology”</w:t>
      </w:r>
      <w:r w:rsidR="00752B09" w:rsidRPr="00CD2259">
        <w:rPr>
          <w:rFonts w:ascii="Times" w:hAnsi="Times" w:cs="Times"/>
          <w:bCs/>
        </w:rPr>
        <w:t xml:space="preserve">, </w:t>
      </w:r>
      <w:r>
        <w:rPr>
          <w:rFonts w:ascii="Times" w:hAnsi="Times" w:cs="Times"/>
          <w:bCs/>
        </w:rPr>
        <w:t xml:space="preserve">and </w:t>
      </w:r>
      <w:r w:rsidR="002C5AFB" w:rsidRPr="00CD2259">
        <w:rPr>
          <w:rFonts w:ascii="Times" w:hAnsi="Times" w:cs="Times"/>
          <w:bCs/>
        </w:rPr>
        <w:t>“industry”</w:t>
      </w:r>
      <w:r>
        <w:rPr>
          <w:rFonts w:ascii="Times" w:hAnsi="Times" w:cs="Times"/>
          <w:bCs/>
        </w:rPr>
        <w:t xml:space="preserve">, </w:t>
      </w:r>
      <w:r w:rsidR="00752B09" w:rsidRPr="00CD2259">
        <w:rPr>
          <w:rFonts w:ascii="Times" w:hAnsi="Times" w:cs="Times"/>
          <w:bCs/>
        </w:rPr>
        <w:t>and are highlighted by the blue bars</w:t>
      </w:r>
      <w:r w:rsidR="002C5AFB" w:rsidRPr="00CD2259">
        <w:rPr>
          <w:rFonts w:ascii="Times" w:hAnsi="Times" w:cs="Times"/>
          <w:bCs/>
        </w:rPr>
        <w:t>.</w:t>
      </w:r>
      <w:r w:rsidR="00752B09" w:rsidRPr="00CD2259">
        <w:rPr>
          <w:rFonts w:ascii="Times" w:hAnsi="Times" w:cs="Times"/>
          <w:bCs/>
        </w:rPr>
        <w:t xml:space="preserve"> </w:t>
      </w:r>
    </w:p>
    <w:p w14:paraId="67D39F7A" w14:textId="77777777" w:rsidR="00EC4D89" w:rsidRDefault="00EC4D89" w:rsidP="009E0415">
      <w:pPr>
        <w:pStyle w:val="Teaser"/>
        <w:jc w:val="both"/>
        <w:rPr>
          <w:ins w:id="85" w:author="# JANINE NG YOU EN (UC-FT)" w:date="2022-06-30T07:09:00Z"/>
          <w:rFonts w:ascii="Times" w:hAnsi="Times" w:cs="Times"/>
          <w:bCs/>
        </w:rPr>
      </w:pPr>
    </w:p>
    <w:p w14:paraId="23B98F53" w14:textId="77777777" w:rsidR="00EC4D89" w:rsidRDefault="00EC4D89" w:rsidP="009E0415">
      <w:pPr>
        <w:pStyle w:val="Teaser"/>
        <w:jc w:val="both"/>
        <w:rPr>
          <w:ins w:id="86" w:author="# JANINE NG YOU EN (UC-FT)" w:date="2022-06-30T07:09:00Z"/>
          <w:rFonts w:ascii="Times" w:hAnsi="Times" w:cs="Times"/>
          <w:bCs/>
        </w:rPr>
      </w:pPr>
    </w:p>
    <w:p w14:paraId="76C40A36" w14:textId="77777777" w:rsidR="00EC4D89" w:rsidRDefault="00EC4D89" w:rsidP="009E0415">
      <w:pPr>
        <w:pStyle w:val="Teaser"/>
        <w:jc w:val="both"/>
        <w:rPr>
          <w:ins w:id="87" w:author="# JANINE NG YOU EN (UC-FT)" w:date="2022-06-30T07:09:00Z"/>
          <w:rFonts w:ascii="Times" w:hAnsi="Times" w:cs="Times"/>
          <w:bCs/>
        </w:rPr>
      </w:pPr>
    </w:p>
    <w:p w14:paraId="1017CFE1" w14:textId="72DB0A87" w:rsidR="00D966E1" w:rsidRPr="00CD2259" w:rsidRDefault="00752B09" w:rsidP="009E0415">
      <w:pPr>
        <w:pStyle w:val="Teaser"/>
        <w:jc w:val="both"/>
        <w:rPr>
          <w:rFonts w:ascii="Times" w:hAnsi="Times" w:cs="Times"/>
        </w:rPr>
      </w:pPr>
      <w:r w:rsidRPr="00CD2259">
        <w:rPr>
          <w:rFonts w:ascii="Times" w:hAnsi="Times" w:cs="Times"/>
          <w:bCs/>
        </w:rPr>
        <w:t xml:space="preserve">However, in topic modelling, the </w:t>
      </w:r>
      <w:r w:rsidR="00D966E1" w:rsidRPr="00CD2259">
        <w:rPr>
          <w:rFonts w:ascii="Times" w:hAnsi="Times" w:cs="Times"/>
          <w:bCs/>
        </w:rPr>
        <w:t>relevance</w:t>
      </w:r>
      <w:r w:rsidRPr="00CD2259">
        <w:rPr>
          <w:rFonts w:ascii="Times" w:hAnsi="Times" w:cs="Times"/>
          <w:bCs/>
        </w:rPr>
        <w:t xml:space="preserve"> of a word is very important</w:t>
      </w:r>
      <w:r w:rsidR="004F28EB" w:rsidRPr="00CD2259">
        <w:rPr>
          <w:rFonts w:ascii="Times" w:hAnsi="Times" w:cs="Times"/>
          <w:bCs/>
        </w:rPr>
        <w:t>, as it leads to the topic being more obvious</w:t>
      </w:r>
      <w:r w:rsidRPr="00CD2259">
        <w:rPr>
          <w:rFonts w:ascii="Times" w:hAnsi="Times" w:cs="Times"/>
          <w:bCs/>
        </w:rPr>
        <w:t xml:space="preserve">. This is where a </w:t>
      </w:r>
      <w:r w:rsidRPr="00CD2259">
        <w:rPr>
          <w:rFonts w:ascii="Times" w:hAnsi="Times" w:cs="Times"/>
        </w:rPr>
        <w:t xml:space="preserve">relevancy metric, </w:t>
      </w:r>
      <m:oMath>
        <m:r>
          <w:rPr>
            <w:rFonts w:ascii="Cambria Math" w:hAnsi="Cambria Math" w:cs="Times"/>
          </w:rPr>
          <m:t>λ</m:t>
        </m:r>
      </m:oMath>
      <w:r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End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6C2BBA" w:rsidRPr="006C2BBA">
            <w:rPr>
              <w:rFonts w:ascii="Times" w:hAnsi="Times" w:cs="Times"/>
              <w:noProof/>
            </w:rPr>
            <w:t>[23]</w:t>
          </w:r>
          <w:r w:rsidR="00340286" w:rsidRPr="00CD2259">
            <w:rPr>
              <w:rFonts w:ascii="Times" w:hAnsi="Times" w:cs="Times"/>
            </w:rPr>
            <w:fldChar w:fldCharType="end"/>
          </w:r>
        </w:sdtContent>
      </w:sdt>
      <w:r w:rsidR="00BA7A7B">
        <w:rPr>
          <w:rFonts w:ascii="Times" w:hAnsi="Times" w:cs="Times"/>
        </w:rPr>
        <w:t>, and is defined as:</w:t>
      </w:r>
      <w:r w:rsidRPr="00CD2259">
        <w:rPr>
          <w:rFonts w:ascii="Times" w:hAnsi="Times" w:cs="Times"/>
        </w:rPr>
        <w:t xml:space="preserve"> </w:t>
      </w:r>
    </w:p>
    <w:p w14:paraId="7C8EB237" w14:textId="77777777"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0957F320" w14:textId="26650C40" w:rsidR="00BE12F0" w:rsidRPr="00CD2259" w:rsidRDefault="00D966E1" w:rsidP="009E0415">
      <w:pPr>
        <w:pStyle w:val="Teaser"/>
        <w:jc w:val="both"/>
        <w:rPr>
          <w:rFonts w:ascii="Times" w:hAnsi="Times" w:cs="Times"/>
          <w:bCs/>
        </w:rPr>
      </w:pPr>
      <w:r w:rsidRPr="00CD2259">
        <w:rPr>
          <w:rFonts w:ascii="Times" w:hAnsi="Times" w:cs="Times"/>
        </w:rPr>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which </w:t>
      </w:r>
      <w:r w:rsidR="00CD5704">
        <w:rPr>
          <w:rFonts w:ascii="Times" w:hAnsi="Times" w:cs="Times"/>
        </w:rPr>
        <w:t xml:space="preserve">in turn </w:t>
      </w:r>
      <w:r w:rsidRPr="00CD2259">
        <w:rPr>
          <w:rFonts w:ascii="Times" w:hAnsi="Times" w:cs="Times"/>
        </w:rPr>
        <w:t>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CD5704">
        <w:rPr>
          <w:rFonts w:ascii="Times" w:hAnsi="Times" w:cs="Times"/>
        </w:rPr>
        <w:fldChar w:fldCharType="begin"/>
      </w:r>
      <w:r w:rsidR="00CD5704">
        <w:rPr>
          <w:rFonts w:ascii="Times" w:hAnsi="Times" w:cs="Times"/>
        </w:rPr>
        <w:instrText xml:space="preserve"> REF _Ref102576501 \h </w:instrText>
      </w:r>
      <w:r w:rsidR="00CD5704">
        <w:rPr>
          <w:rFonts w:ascii="Times" w:hAnsi="Times" w:cs="Times"/>
        </w:rPr>
      </w:r>
      <w:r w:rsidR="00CD5704">
        <w:rPr>
          <w:rFonts w:ascii="Times" w:hAnsi="Times" w:cs="Times"/>
        </w:rPr>
        <w:fldChar w:fldCharType="separate"/>
      </w:r>
      <w:r w:rsidR="006C2BBA">
        <w:t xml:space="preserve">Figure </w:t>
      </w:r>
      <w:r w:rsidR="006C2BBA">
        <w:rPr>
          <w:noProof/>
        </w:rPr>
        <w:t>6</w:t>
      </w:r>
      <w:r w:rsidR="00CD5704">
        <w:rPr>
          <w:rFonts w:ascii="Times" w:hAnsi="Times" w:cs="Times"/>
        </w:rPr>
        <w:fldChar w:fldCharType="end"/>
      </w:r>
      <w:r w:rsidR="00CD5704">
        <w:rPr>
          <w:rFonts w:ascii="Times" w:hAnsi="Times" w:cs="Times"/>
        </w:rPr>
        <w:t xml:space="preserve"> </w:t>
      </w:r>
      <w:r w:rsidR="00864A5F" w:rsidRPr="00CD2259">
        <w:rPr>
          <w:rFonts w:ascii="Times" w:hAnsi="Times" w:cs="Times"/>
        </w:rPr>
        <w:t xml:space="preserve">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w:t>
      </w:r>
      <w:r w:rsidR="00864A5F" w:rsidRPr="00EB70A7">
        <w:rPr>
          <w:rFonts w:ascii="Times" w:hAnsi="Times" w:cs="Times"/>
        </w:rPr>
        <w:t xml:space="preserve">“firm” and “adoption”. </w:t>
      </w:r>
      <w:r w:rsidR="00CD5704">
        <w:rPr>
          <w:rFonts w:ascii="Times" w:hAnsi="Times" w:cs="Times"/>
        </w:rPr>
        <w:t>For this work</w:t>
      </w:r>
      <w:r w:rsidR="00A20A3F" w:rsidRPr="00EB70A7">
        <w:rPr>
          <w:rFonts w:ascii="Times" w:hAnsi="Times" w:cs="Times"/>
        </w:rPr>
        <w:t xml:space="preserve">, we </w:t>
      </w:r>
      <w:r w:rsidR="00CD5704">
        <w:rPr>
          <w:rFonts w:ascii="Times" w:hAnsi="Times" w:cs="Times"/>
        </w:rPr>
        <w:t>have kept</w:t>
      </w:r>
      <w:r w:rsidR="00F736A2" w:rsidRPr="00EB70A7">
        <w:rPr>
          <w:rFonts w:ascii="Times" w:hAnsi="Times" w:cs="Times"/>
        </w:rPr>
        <w:t xml:space="preserve"> </w:t>
      </w:r>
      <w:r w:rsidR="00A20A3F" w:rsidRPr="00EB70A7">
        <w:rPr>
          <w:rFonts w:ascii="Times" w:hAnsi="Times" w:cs="Times"/>
        </w:rPr>
        <w:t>λ = 1</w:t>
      </w:r>
      <w:r w:rsidR="00F736A2" w:rsidRPr="00EB70A7">
        <w:rPr>
          <w:rFonts w:ascii="Times" w:hAnsi="Times" w:cs="Times"/>
        </w:rPr>
        <w:t xml:space="preserve"> for the </w:t>
      </w:r>
      <w:r w:rsidR="00CD5704">
        <w:rPr>
          <w:rFonts w:ascii="Times" w:hAnsi="Times" w:cs="Times"/>
        </w:rPr>
        <w:t xml:space="preserve">entire </w:t>
      </w:r>
      <w:r w:rsidR="00F736A2" w:rsidRPr="00EB70A7">
        <w:rPr>
          <w:rFonts w:ascii="Times" w:hAnsi="Times" w:cs="Times"/>
        </w:rPr>
        <w:t>modelling</w:t>
      </w:r>
      <w:r w:rsidR="00A20A3F" w:rsidRPr="00EB70A7">
        <w:rPr>
          <w:rFonts w:ascii="Times" w:hAnsi="Times" w:cs="Times"/>
        </w:rPr>
        <w:t>.</w:t>
      </w:r>
    </w:p>
    <w:p w14:paraId="6EF43084" w14:textId="77777777" w:rsidR="005D653C" w:rsidRDefault="005D653C" w:rsidP="00E7206F">
      <w:pPr>
        <w:pStyle w:val="Teaser"/>
        <w:jc w:val="center"/>
        <w:rPr>
          <w:rFonts w:ascii="Times" w:hAnsi="Times" w:cs="Times"/>
          <w:bCs/>
        </w:rPr>
      </w:pPr>
    </w:p>
    <w:p w14:paraId="1C80D0B0" w14:textId="1C1A90EC" w:rsidR="003071B0" w:rsidRPr="00CD2259" w:rsidRDefault="00BA7A7B" w:rsidP="00E7206F">
      <w:pPr>
        <w:pStyle w:val="Teaser"/>
        <w:jc w:val="center"/>
        <w:rPr>
          <w:rFonts w:ascii="Times" w:hAnsi="Times" w:cs="Times"/>
          <w:bCs/>
        </w:rPr>
      </w:pPr>
      <w:r>
        <w:rPr>
          <w:rFonts w:ascii="Times" w:hAnsi="Times" w:cs="Times"/>
          <w:bCs/>
          <w:noProof/>
        </w:rPr>
        <w:drawing>
          <wp:inline distT="0" distB="0" distL="0" distR="0" wp14:anchorId="4CC22455" wp14:editId="69731FF0">
            <wp:extent cx="4867275" cy="25197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9179" cy="2531132"/>
                    </a:xfrm>
                    <a:prstGeom prst="rect">
                      <a:avLst/>
                    </a:prstGeom>
                    <a:noFill/>
                  </pic:spPr>
                </pic:pic>
              </a:graphicData>
            </a:graphic>
          </wp:inline>
        </w:drawing>
      </w:r>
    </w:p>
    <w:p w14:paraId="14D2A404" w14:textId="6BB911FB" w:rsidR="00E7206F" w:rsidRPr="00F417A3" w:rsidRDefault="00BA7A7B" w:rsidP="00F417A3">
      <w:pPr>
        <w:jc w:val="center"/>
      </w:pPr>
      <w:bookmarkStart w:id="88" w:name="_Ref102576079"/>
      <w:r>
        <w:t xml:space="preserve">Figure </w:t>
      </w:r>
      <w:r w:rsidR="00CE6B44">
        <w:fldChar w:fldCharType="begin"/>
      </w:r>
      <w:r w:rsidR="00CE6B44">
        <w:instrText xml:space="preserve"> SEQ Figure \* ARABIC </w:instrText>
      </w:r>
      <w:r w:rsidR="00CE6B44">
        <w:fldChar w:fldCharType="separate"/>
      </w:r>
      <w:r w:rsidR="006C2BBA">
        <w:rPr>
          <w:noProof/>
        </w:rPr>
        <w:t>4</w:t>
      </w:r>
      <w:r w:rsidR="00CE6B44">
        <w:rPr>
          <w:noProof/>
        </w:rPr>
        <w:fldChar w:fldCharType="end"/>
      </w:r>
      <w:bookmarkEnd w:id="88"/>
      <w:r>
        <w:t>:</w:t>
      </w:r>
      <w:r w:rsidR="00E7206F" w:rsidRPr="00F417A3">
        <w:t xml:space="preserve"> Coherence score as a function of topic number; generally, past 5 topics, the score does not vary significantly.</w:t>
      </w:r>
    </w:p>
    <w:p w14:paraId="6FEAEA24" w14:textId="1A7EB4EB" w:rsidR="00D966E1" w:rsidRPr="00CD2259" w:rsidRDefault="004C6900" w:rsidP="004C6900">
      <w:pPr>
        <w:jc w:val="center"/>
        <w:rPr>
          <w:rFonts w:ascii="Times" w:hAnsi="Times" w:cs="Times"/>
        </w:rPr>
      </w:pPr>
      <w:ins w:id="89" w:author="# JANINE NG YOU EN (UC-FT)" w:date="2022-06-30T09:05:00Z">
        <w:r>
          <w:rPr>
            <w:rFonts w:ascii="Times" w:hAnsi="Times" w:cs="Times"/>
            <w:noProof/>
          </w:rPr>
          <w:lastRenderedPageBreak/>
          <w:drawing>
            <wp:inline distT="0" distB="0" distL="0" distR="0" wp14:anchorId="09EF5D3D" wp14:editId="7F108F7A">
              <wp:extent cx="6516356" cy="4165038"/>
              <wp:effectExtent l="0" t="0" r="0" b="63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7"/>
                      <a:stretch>
                        <a:fillRect/>
                      </a:stretch>
                    </pic:blipFill>
                    <pic:spPr>
                      <a:xfrm>
                        <a:off x="0" y="0"/>
                        <a:ext cx="6527956" cy="4172452"/>
                      </a:xfrm>
                      <a:prstGeom prst="rect">
                        <a:avLst/>
                      </a:prstGeom>
                    </pic:spPr>
                  </pic:pic>
                </a:graphicData>
              </a:graphic>
            </wp:inline>
          </w:drawing>
        </w:r>
      </w:ins>
    </w:p>
    <w:p w14:paraId="22256C3A" w14:textId="71D3F247" w:rsidR="003071B0" w:rsidRPr="004C6900" w:rsidDel="004C6900" w:rsidRDefault="004C6900" w:rsidP="00864A5F">
      <w:pPr>
        <w:pStyle w:val="Teaser"/>
        <w:jc w:val="center"/>
        <w:rPr>
          <w:del w:id="90" w:author="# JANINE NG YOU EN (UC-FT)" w:date="2022-06-30T09:05:00Z"/>
          <w:rFonts w:ascii="Times" w:hAnsi="Times" w:cs="Times"/>
          <w:bCs/>
          <w:sz w:val="20"/>
          <w:szCs w:val="20"/>
        </w:rPr>
      </w:pPr>
      <w:del w:id="91" w:author="# JANINE NG YOU EN (UC-FT)" w:date="2022-06-30T09:05:00Z">
        <w:r w:rsidRPr="004C6900" w:rsidDel="004C6900">
          <w:rPr>
            <w:rFonts w:ascii="Times" w:hAnsi="Times" w:cs="Times"/>
            <w:bCs/>
            <w:noProof/>
          </w:rPr>
          <w:lastRenderedPageBreak/>
          <mc:AlternateContent>
            <mc:Choice Requires="wps">
              <w:drawing>
                <wp:anchor distT="0" distB="0" distL="114300" distR="114300" simplePos="0" relativeHeight="251673600" behindDoc="0" locked="0" layoutInCell="1" allowOverlap="1" wp14:anchorId="49F69916" wp14:editId="40F9B446">
                  <wp:simplePos x="0" y="0"/>
                  <wp:positionH relativeFrom="column">
                    <wp:posOffset>2950845</wp:posOffset>
                  </wp:positionH>
                  <wp:positionV relativeFrom="paragraph">
                    <wp:posOffset>1699783</wp:posOffset>
                  </wp:positionV>
                  <wp:extent cx="247650" cy="254635"/>
                  <wp:effectExtent l="0" t="0" r="6350" b="0"/>
                  <wp:wrapNone/>
                  <wp:docPr id="22" name="Rectangle 22"/>
                  <wp:cNvGraphicFramePr/>
                  <a:graphic xmlns:a="http://schemas.openxmlformats.org/drawingml/2006/main">
                    <a:graphicData uri="http://schemas.microsoft.com/office/word/2010/wordprocessingShape">
                      <wps:wsp>
                        <wps:cNvSpPr/>
                        <wps:spPr>
                          <a:xfrm>
                            <a:off x="0" y="0"/>
                            <a:ext cx="247650" cy="254635"/>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9F69916" id="Rectangle 22" o:spid="_x0000_s1026" style="position:absolute;left:0;text-align:left;margin-left:232.35pt;margin-top:133.85pt;width:19.5pt;height:20.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" fillcolor="#d6e4f1" stroked="f" strokeweight="2pt">
                  <v:textbox inset="0,0,0,0">
                    <w:txbxContent>
                      <w:p w14:paraId="377F8AD4" w14:textId="59D194F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2</w:t>
                        </w:r>
                      </w:p>
                    </w:txbxContent>
                  </v:textbox>
                </v:rect>
              </w:pict>
            </mc:Fallback>
          </mc:AlternateContent>
        </w:r>
        <w:r w:rsidRPr="004C6900" w:rsidDel="004C6900">
          <w:rPr>
            <w:rFonts w:ascii="Times" w:hAnsi="Times" w:cs="Times"/>
            <w:bCs/>
            <w:noProof/>
          </w:rPr>
          <mc:AlternateContent>
            <mc:Choice Requires="wps">
              <w:drawing>
                <wp:anchor distT="0" distB="0" distL="114300" distR="114300" simplePos="0" relativeHeight="251671552" behindDoc="0" locked="0" layoutInCell="1" allowOverlap="1" wp14:anchorId="7C58ED52" wp14:editId="6B48E7C1">
                  <wp:simplePos x="0" y="0"/>
                  <wp:positionH relativeFrom="column">
                    <wp:posOffset>2506980</wp:posOffset>
                  </wp:positionH>
                  <wp:positionV relativeFrom="paragraph">
                    <wp:posOffset>1120663</wp:posOffset>
                  </wp:positionV>
                  <wp:extent cx="189865" cy="254635"/>
                  <wp:effectExtent l="0" t="0" r="635" b="0"/>
                  <wp:wrapNone/>
                  <wp:docPr id="20" name="Rectangle 20"/>
                  <wp:cNvGraphicFramePr/>
                  <a:graphic xmlns:a="http://schemas.openxmlformats.org/drawingml/2006/main">
                    <a:graphicData uri="http://schemas.microsoft.com/office/word/2010/wordprocessingShape">
                      <wps:wsp>
                        <wps:cNvSpPr/>
                        <wps:spPr>
                          <a:xfrm>
                            <a:off x="0" y="0"/>
                            <a:ext cx="189865" cy="254635"/>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7C58ED52" id="Rectangle 20" o:spid="_x0000_s1027" style="position:absolute;left:0;text-align:left;margin-left:197.4pt;margin-top:88.25pt;width:14.95pt;height: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" fillcolor="#d6e4f1" stroked="f" strokeweight="2pt">
                  <v:textbox inset="0,0,0,0">
                    <w:txbxContent>
                      <w:p w14:paraId="4CD34BBD" w14:textId="433E012B"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3</w:t>
                        </w:r>
                      </w:p>
                    </w:txbxContent>
                  </v:textbox>
                </v:rect>
              </w:pict>
            </mc:Fallback>
          </mc:AlternateContent>
        </w:r>
        <w:r w:rsidRPr="004C6900" w:rsidDel="004C6900">
          <w:rPr>
            <w:rFonts w:ascii="Times" w:hAnsi="Times" w:cs="Times"/>
            <w:bCs/>
            <w:noProof/>
          </w:rPr>
          <mc:AlternateContent>
            <mc:Choice Requires="wps">
              <w:drawing>
                <wp:anchor distT="0" distB="0" distL="114300" distR="114300" simplePos="0" relativeHeight="251677696" behindDoc="0" locked="0" layoutInCell="1" allowOverlap="1" wp14:anchorId="42046BB0" wp14:editId="1E0422DC">
                  <wp:simplePos x="0" y="0"/>
                  <wp:positionH relativeFrom="column">
                    <wp:posOffset>1900555</wp:posOffset>
                  </wp:positionH>
                  <wp:positionV relativeFrom="paragraph">
                    <wp:posOffset>1446418</wp:posOffset>
                  </wp:positionV>
                  <wp:extent cx="191135" cy="254635"/>
                  <wp:effectExtent l="0" t="0" r="0" b="0"/>
                  <wp:wrapNone/>
                  <wp:docPr id="24" name="Rectangle 24"/>
                  <wp:cNvGraphicFramePr/>
                  <a:graphic xmlns:a="http://schemas.openxmlformats.org/drawingml/2006/main">
                    <a:graphicData uri="http://schemas.microsoft.com/office/word/2010/wordprocessingShape">
                      <wps:wsp>
                        <wps:cNvSpPr/>
                        <wps:spPr>
                          <a:xfrm>
                            <a:off x="0" y="0"/>
                            <a:ext cx="191135" cy="254635"/>
                          </a:xfrm>
                          <a:prstGeom prst="rect">
                            <a:avLst/>
                          </a:prstGeom>
                          <a:solidFill>
                            <a:srgbClr val="E9848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2046BB0" id="Rectangle 24" o:spid="_x0000_s1028" style="position:absolute;left:0;text-align:left;margin-left:149.65pt;margin-top:113.9pt;width:15.05pt;height:20.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" fillcolor="#e98481" stroked="f" strokeweight="2pt">
                  <v:textbox inset="0,0,0,0">
                    <w:txbxContent>
                      <w:p w14:paraId="7C6D0545" w14:textId="30648D39"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1</w:t>
                        </w:r>
                      </w:p>
                    </w:txbxContent>
                  </v:textbox>
                </v:rect>
              </w:pict>
            </mc:Fallback>
          </mc:AlternateContent>
        </w:r>
        <w:r w:rsidRPr="004C6900" w:rsidDel="004C6900">
          <w:rPr>
            <w:rFonts w:ascii="Times" w:hAnsi="Times" w:cs="Times"/>
            <w:bCs/>
            <w:noProof/>
          </w:rPr>
          <mc:AlternateContent>
            <mc:Choice Requires="wps">
              <w:drawing>
                <wp:anchor distT="0" distB="0" distL="114300" distR="114300" simplePos="0" relativeHeight="251669504" behindDoc="0" locked="0" layoutInCell="1" allowOverlap="1" wp14:anchorId="44A195EC" wp14:editId="5D4B2DDA">
                  <wp:simplePos x="0" y="0"/>
                  <wp:positionH relativeFrom="column">
                    <wp:posOffset>315483</wp:posOffset>
                  </wp:positionH>
                  <wp:positionV relativeFrom="paragraph">
                    <wp:posOffset>807085</wp:posOffset>
                  </wp:positionV>
                  <wp:extent cx="120650" cy="254635"/>
                  <wp:effectExtent l="0" t="0" r="6350" b="0"/>
                  <wp:wrapNone/>
                  <wp:docPr id="19" name="Rectangle 19"/>
                  <wp:cNvGraphicFramePr/>
                  <a:graphic xmlns:a="http://schemas.openxmlformats.org/drawingml/2006/main">
                    <a:graphicData uri="http://schemas.microsoft.com/office/word/2010/wordprocessingShape">
                      <wps:wsp>
                        <wps:cNvSpPr/>
                        <wps:spPr>
                          <a:xfrm>
                            <a:off x="0" y="0"/>
                            <a:ext cx="120650" cy="254635"/>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4A195EC" id="Rectangle 19" o:spid="_x0000_s1029" style="position:absolute;left:0;text-align:left;margin-left:24.85pt;margin-top:63.55pt;width:9.5pt;height:2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" fillcolor="#d6e4f1" stroked="f" strokeweight="2pt">
                  <v:textbox inset="0,0,0,0">
                    <w:txbxContent>
                      <w:p w14:paraId="459D6B62" w14:textId="1F42EDA1" w:rsidR="00A07662" w:rsidRPr="00A07662" w:rsidRDefault="00A07662" w:rsidP="00A07662">
                        <w:pPr>
                          <w:jc w:val="center"/>
                          <w:rPr>
                            <w:rFonts w:ascii="Arial" w:hAnsi="Arial" w:cs="Arial"/>
                            <w:b/>
                            <w:bCs/>
                            <w:color w:val="000000" w:themeColor="text1"/>
                            <w:sz w:val="21"/>
                            <w:szCs w:val="21"/>
                          </w:rPr>
                        </w:pPr>
                        <w:r w:rsidRPr="00A07662">
                          <w:rPr>
                            <w:rFonts w:ascii="Arial" w:hAnsi="Arial" w:cs="Arial"/>
                            <w:b/>
                            <w:bCs/>
                            <w:color w:val="000000" w:themeColor="text1"/>
                            <w:sz w:val="21"/>
                            <w:szCs w:val="21"/>
                          </w:rPr>
                          <w:t>5</w:t>
                        </w:r>
                      </w:p>
                    </w:txbxContent>
                  </v:textbox>
                </v:rect>
              </w:pict>
            </mc:Fallback>
          </mc:AlternateContent>
        </w:r>
        <w:r w:rsidRPr="004C6900" w:rsidDel="004C6900">
          <w:rPr>
            <w:rFonts w:ascii="Times" w:hAnsi="Times" w:cs="Times"/>
            <w:bCs/>
            <w:noProof/>
          </w:rPr>
          <mc:AlternateContent>
            <mc:Choice Requires="wps">
              <w:drawing>
                <wp:anchor distT="0" distB="0" distL="114300" distR="114300" simplePos="0" relativeHeight="251675648" behindDoc="0" locked="0" layoutInCell="1" allowOverlap="1" wp14:anchorId="3C772F69" wp14:editId="6B027FD5">
                  <wp:simplePos x="0" y="0"/>
                  <wp:positionH relativeFrom="column">
                    <wp:posOffset>1189836</wp:posOffset>
                  </wp:positionH>
                  <wp:positionV relativeFrom="paragraph">
                    <wp:posOffset>3354747</wp:posOffset>
                  </wp:positionV>
                  <wp:extent cx="191386" cy="255182"/>
                  <wp:effectExtent l="0" t="0" r="0" b="0"/>
                  <wp:wrapNone/>
                  <wp:docPr id="23" name="Rectangle 23"/>
                  <wp:cNvGraphicFramePr/>
                  <a:graphic xmlns:a="http://schemas.openxmlformats.org/drawingml/2006/main">
                    <a:graphicData uri="http://schemas.microsoft.com/office/word/2010/wordprocessingShape">
                      <wps:wsp>
                        <wps:cNvSpPr/>
                        <wps:spPr>
                          <a:xfrm>
                            <a:off x="0" y="0"/>
                            <a:ext cx="191386" cy="255182"/>
                          </a:xfrm>
                          <a:prstGeom prst="rect">
                            <a:avLst/>
                          </a:prstGeom>
                          <a:solidFill>
                            <a:srgbClr val="D6E4F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3C772F69" id="Rectangle 23" o:spid="_x0000_s1030" style="position:absolute;left:0;text-align:left;margin-left:93.7pt;margin-top:264.15pt;width:15.05pt;height:20.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" fillcolor="#d6e4f1" stroked="f" strokeweight="2pt">
                  <v:textbox inset="0,0,0,0">
                    <w:txbxContent>
                      <w:p w14:paraId="31FFBDBE" w14:textId="746057F3" w:rsidR="00A07662" w:rsidRPr="00A07662" w:rsidRDefault="00A07662" w:rsidP="00A07662">
                        <w:pPr>
                          <w:jc w:val="center"/>
                          <w:rPr>
                            <w:rFonts w:ascii="Arial" w:hAnsi="Arial" w:cs="Arial"/>
                            <w:b/>
                            <w:bCs/>
                            <w:color w:val="000000" w:themeColor="text1"/>
                            <w:sz w:val="21"/>
                            <w:szCs w:val="21"/>
                          </w:rPr>
                        </w:pPr>
                        <w:r>
                          <w:rPr>
                            <w:rFonts w:ascii="Arial" w:hAnsi="Arial" w:cs="Arial"/>
                            <w:b/>
                            <w:bCs/>
                            <w:color w:val="000000" w:themeColor="text1"/>
                            <w:sz w:val="21"/>
                            <w:szCs w:val="21"/>
                          </w:rPr>
                          <w:t>4</w:t>
                        </w:r>
                      </w:p>
                    </w:txbxContent>
                  </v:textbox>
                </v:rect>
              </w:pict>
            </mc:Fallback>
          </mc:AlternateContent>
        </w:r>
      </w:del>
      <w:del w:id="92" w:author="# JANINE NG YOU EN (UC-FT)" w:date="2022-06-30T09:03:00Z">
        <w:r w:rsidR="00252368" w:rsidRPr="004C6900" w:rsidDel="004C6900">
          <w:rPr>
            <w:rFonts w:ascii="Times" w:hAnsi="Times" w:cs="Times"/>
            <w:bCs/>
            <w:noProof/>
          </w:rPr>
          <w:drawing>
            <wp:inline distT="0" distB="0" distL="0" distR="0" wp14:anchorId="20A57B33" wp14:editId="6B99EF1B">
              <wp:extent cx="6897603" cy="4411226"/>
              <wp:effectExtent l="0" t="0" r="0" b="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18"/>
                      <a:stretch>
                        <a:fillRect/>
                      </a:stretch>
                    </pic:blipFill>
                    <pic:spPr>
                      <a:xfrm>
                        <a:off x="0" y="0"/>
                        <a:ext cx="6931422" cy="4432855"/>
                      </a:xfrm>
                      <a:prstGeom prst="rect">
                        <a:avLst/>
                      </a:prstGeom>
                      <a:solidFill>
                        <a:srgbClr val="D6E4F1"/>
                      </a:solidFill>
                      <a:ln>
                        <a:noFill/>
                      </a:ln>
                    </pic:spPr>
                  </pic:pic>
                </a:graphicData>
              </a:graphic>
            </wp:inline>
          </w:drawing>
        </w:r>
      </w:del>
    </w:p>
    <w:p w14:paraId="10B5BE5F" w14:textId="67A37D94" w:rsidR="00E7206F" w:rsidRDefault="00BA7A7B" w:rsidP="004C6900">
      <w:pPr>
        <w:pStyle w:val="Teaser"/>
        <w:jc w:val="center"/>
        <w:rPr>
          <w:ins w:id="93" w:author="# JANINE NG YOU EN (UC-FT)" w:date="2022-06-30T06:43:00Z"/>
        </w:rPr>
      </w:pPr>
      <w:bookmarkStart w:id="94" w:name="_Ref102576151"/>
      <w:r w:rsidRPr="004C6900">
        <w:rPr>
          <w:sz w:val="20"/>
          <w:szCs w:val="20"/>
        </w:rPr>
        <w:t xml:space="preserve">Figure </w:t>
      </w:r>
      <w:r w:rsidRPr="004C6900">
        <w:rPr>
          <w:sz w:val="20"/>
          <w:szCs w:val="20"/>
        </w:rPr>
        <w:fldChar w:fldCharType="begin"/>
      </w:r>
      <w:r w:rsidRPr="004C6900">
        <w:rPr>
          <w:sz w:val="20"/>
          <w:szCs w:val="20"/>
        </w:rPr>
        <w:instrText xml:space="preserve"> SEQ Figure \* ARABIC </w:instrText>
      </w:r>
      <w:r w:rsidRPr="004C6900">
        <w:rPr>
          <w:sz w:val="20"/>
          <w:szCs w:val="20"/>
        </w:rPr>
        <w:fldChar w:fldCharType="separate"/>
      </w:r>
      <w:r w:rsidR="006C2BBA">
        <w:rPr>
          <w:noProof/>
          <w:sz w:val="20"/>
          <w:szCs w:val="20"/>
        </w:rPr>
        <w:t>5</w:t>
      </w:r>
      <w:r w:rsidRPr="004C6900">
        <w:rPr>
          <w:noProof/>
          <w:sz w:val="20"/>
          <w:szCs w:val="20"/>
        </w:rPr>
        <w:fldChar w:fldCharType="end"/>
      </w:r>
      <w:bookmarkEnd w:id="94"/>
      <w:r w:rsidRPr="004C6900">
        <w:rPr>
          <w:sz w:val="20"/>
          <w:szCs w:val="20"/>
        </w:rPr>
        <w:t>:</w:t>
      </w:r>
      <w:r w:rsidR="002C5AFB" w:rsidRPr="004C6900">
        <w:rPr>
          <w:sz w:val="20"/>
          <w:szCs w:val="20"/>
        </w:rPr>
        <w:t xml:space="preserve"> Topic Visualization using a Bubble map and the corresponding top </w:t>
      </w:r>
      <w:r w:rsidR="00252368" w:rsidRPr="004C6900">
        <w:rPr>
          <w:sz w:val="20"/>
          <w:szCs w:val="20"/>
        </w:rPr>
        <w:t>1</w:t>
      </w:r>
      <w:r w:rsidR="006E7996" w:rsidRPr="004C6900">
        <w:rPr>
          <w:sz w:val="20"/>
          <w:szCs w:val="20"/>
        </w:rPr>
        <w:t>0</w:t>
      </w:r>
      <w:r w:rsidR="002C5AFB" w:rsidRPr="004C6900">
        <w:rPr>
          <w:sz w:val="20"/>
          <w:szCs w:val="20"/>
        </w:rPr>
        <w:t xml:space="preserve"> terms in each topic</w:t>
      </w:r>
    </w:p>
    <w:p w14:paraId="7470194C" w14:textId="1D1B3C51" w:rsidR="00387006" w:rsidRDefault="00387006" w:rsidP="00F417A3">
      <w:pPr>
        <w:jc w:val="center"/>
        <w:rPr>
          <w:ins w:id="95" w:author="# JANINE NG YOU EN (UC-FT)" w:date="2022-06-30T06:43:00Z"/>
        </w:rPr>
      </w:pPr>
    </w:p>
    <w:p w14:paraId="6583F8C8" w14:textId="77777777" w:rsidR="00387006" w:rsidRPr="00F417A3" w:rsidRDefault="00387006" w:rsidP="004C6900"/>
    <w:p w14:paraId="2754F910" w14:textId="5A2EFC25" w:rsidR="00752B09" w:rsidRPr="00CD2259" w:rsidRDefault="00864A5F" w:rsidP="00864A5F">
      <w:pPr>
        <w:jc w:val="center"/>
        <w:rPr>
          <w:rFonts w:ascii="Times" w:hAnsi="Times" w:cs="Times"/>
        </w:rPr>
      </w:pPr>
      <w:r w:rsidRPr="00CD2259">
        <w:rPr>
          <w:rFonts w:ascii="Times" w:hAnsi="Times" w:cs="Times"/>
          <w:noProof/>
          <w:lang w:val="en-SG" w:eastAsia="en-SG"/>
        </w:rPr>
        <w:drawing>
          <wp:inline distT="0" distB="0" distL="0" distR="0" wp14:anchorId="0B6BCD58" wp14:editId="407C5C3E">
            <wp:extent cx="5026124" cy="3506875"/>
            <wp:effectExtent l="0" t="0" r="508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6124" cy="3506875"/>
                    </a:xfrm>
                    <a:prstGeom prst="rect">
                      <a:avLst/>
                    </a:prstGeom>
                    <a:noFill/>
                  </pic:spPr>
                </pic:pic>
              </a:graphicData>
            </a:graphic>
          </wp:inline>
        </w:drawing>
      </w:r>
    </w:p>
    <w:p w14:paraId="01E39749" w14:textId="7B6971F1" w:rsidR="00752B09" w:rsidRPr="00F417A3" w:rsidDel="004C6900" w:rsidRDefault="00CD5704" w:rsidP="00F417A3">
      <w:pPr>
        <w:jc w:val="center"/>
        <w:rPr>
          <w:del w:id="96" w:author="# JANINE NG YOU EN (UC-FT)" w:date="2022-06-30T09:06:00Z"/>
        </w:rPr>
      </w:pPr>
      <w:bookmarkStart w:id="97" w:name="_Ref102576501"/>
      <w:r>
        <w:t xml:space="preserve">Figure </w:t>
      </w:r>
      <w:r w:rsidR="00CE6B44">
        <w:fldChar w:fldCharType="begin"/>
      </w:r>
      <w:r w:rsidR="00CE6B44">
        <w:instrText xml:space="preserve"> SEQ Figure \* ARABIC </w:instrText>
      </w:r>
      <w:r w:rsidR="00CE6B44">
        <w:fldChar w:fldCharType="separate"/>
      </w:r>
      <w:r w:rsidR="006C2BBA">
        <w:rPr>
          <w:noProof/>
        </w:rPr>
        <w:t>6</w:t>
      </w:r>
      <w:r w:rsidR="00CE6B44">
        <w:rPr>
          <w:noProof/>
        </w:rPr>
        <w:fldChar w:fldCharType="end"/>
      </w:r>
      <w:bookmarkEnd w:id="97"/>
      <w:r>
        <w:t xml:space="preserve">: </w:t>
      </w:r>
      <w:r w:rsidRPr="00F417A3">
        <w:t>Effect of relevancy metric, λ</w:t>
      </w:r>
    </w:p>
    <w:p w14:paraId="132F6F0A" w14:textId="77777777" w:rsidR="00752B09" w:rsidRPr="00CD2259" w:rsidDel="004C6900" w:rsidRDefault="00752B09" w:rsidP="00752B09">
      <w:pPr>
        <w:rPr>
          <w:del w:id="98" w:author="# JANINE NG YOU EN (UC-FT)" w:date="2022-06-30T09:06:00Z"/>
          <w:rFonts w:ascii="Times" w:hAnsi="Times" w:cs="Times"/>
        </w:rPr>
      </w:pPr>
    </w:p>
    <w:p w14:paraId="284086E1" w14:textId="5038497A" w:rsidR="00EC4D89" w:rsidRDefault="00EC4D89" w:rsidP="004C6900">
      <w:pPr>
        <w:jc w:val="center"/>
        <w:rPr>
          <w:ins w:id="99" w:author="# JANINE NG YOU EN (UC-FT)" w:date="2022-06-30T08:07:00Z"/>
          <w:rFonts w:ascii="Times" w:eastAsia="Times New Roman" w:hAnsi="Times" w:cs="Times"/>
          <w:b/>
          <w:sz w:val="24"/>
          <w:szCs w:val="24"/>
        </w:rPr>
      </w:pPr>
    </w:p>
    <w:p w14:paraId="1A67B912" w14:textId="77777777" w:rsidR="00656DF6" w:rsidRDefault="00656DF6" w:rsidP="002E05BE">
      <w:pPr>
        <w:jc w:val="both"/>
        <w:rPr>
          <w:ins w:id="100" w:author="# JANINE NG YOU EN (UC-FT)" w:date="2022-06-30T07:10:00Z"/>
          <w:rFonts w:ascii="Times" w:eastAsia="Times New Roman" w:hAnsi="Times" w:cs="Times"/>
          <w:b/>
          <w:sz w:val="24"/>
          <w:szCs w:val="24"/>
        </w:rPr>
      </w:pPr>
    </w:p>
    <w:p w14:paraId="514106E4" w14:textId="6DEF0804" w:rsidR="00656DF6" w:rsidRPr="00656DF6" w:rsidRDefault="004071C3" w:rsidP="00656DF6">
      <w:pPr>
        <w:pStyle w:val="ListParagraph"/>
        <w:numPr>
          <w:ilvl w:val="1"/>
          <w:numId w:val="15"/>
        </w:numPr>
        <w:jc w:val="both"/>
        <w:rPr>
          <w:ins w:id="101" w:author="# JANINE NG YOU EN (UC-FT)" w:date="2022-06-30T08:07:00Z"/>
          <w:rFonts w:ascii="Times" w:eastAsia="Times New Roman" w:hAnsi="Times" w:cs="Times"/>
          <w:sz w:val="24"/>
          <w:szCs w:val="24"/>
        </w:rPr>
      </w:pPr>
      <w:r w:rsidRPr="00656DF6">
        <w:rPr>
          <w:rFonts w:ascii="Times" w:eastAsia="Times New Roman" w:hAnsi="Times" w:cs="Times"/>
          <w:b/>
          <w:sz w:val="24"/>
          <w:szCs w:val="24"/>
        </w:rPr>
        <w:t>Topic Modelling with NNMF</w:t>
      </w:r>
    </w:p>
    <w:p w14:paraId="1DC389DC" w14:textId="6956929C" w:rsidR="00752B09" w:rsidRPr="00656DF6" w:rsidRDefault="004071C3" w:rsidP="00656DF6">
      <w:pPr>
        <w:jc w:val="both"/>
        <w:rPr>
          <w:rFonts w:ascii="Times" w:eastAsia="Times New Roman" w:hAnsi="Times" w:cs="Times"/>
          <w:sz w:val="24"/>
          <w:szCs w:val="24"/>
        </w:rPr>
      </w:pPr>
      <w:del w:id="102" w:author="# JANINE NG YOU EN (UC-FT)" w:date="2022-06-30T08:07:00Z">
        <w:r w:rsidRPr="00656DF6" w:rsidDel="00656DF6">
          <w:rPr>
            <w:rFonts w:ascii="Times" w:eastAsia="Times New Roman" w:hAnsi="Times" w:cs="Times"/>
            <w:b/>
            <w:sz w:val="24"/>
            <w:szCs w:val="24"/>
          </w:rPr>
          <w:delText>:</w:delText>
        </w:r>
        <w:r w:rsidRPr="00656DF6" w:rsidDel="00656DF6">
          <w:rPr>
            <w:rFonts w:ascii="Times" w:eastAsia="Times New Roman" w:hAnsi="Times" w:cs="Times"/>
            <w:sz w:val="24"/>
            <w:szCs w:val="24"/>
          </w:rPr>
          <w:delText xml:space="preserve"> </w:delText>
        </w:r>
      </w:del>
      <w:r w:rsidRPr="00656DF6">
        <w:rPr>
          <w:rFonts w:ascii="Times" w:eastAsia="Times New Roman" w:hAnsi="Times" w:cs="Times"/>
          <w:sz w:val="24"/>
          <w:szCs w:val="24"/>
        </w:rPr>
        <w:t xml:space="preserve">As another machine learning </w:t>
      </w:r>
      <w:r w:rsidR="007E0D9B" w:rsidRPr="00656DF6">
        <w:rPr>
          <w:rFonts w:ascii="Times" w:eastAsia="Times New Roman" w:hAnsi="Times" w:cs="Times"/>
          <w:sz w:val="24"/>
          <w:szCs w:val="24"/>
        </w:rPr>
        <w:t>tool</w:t>
      </w:r>
      <w:r w:rsidRPr="00656DF6">
        <w:rPr>
          <w:rFonts w:ascii="Times" w:eastAsia="Times New Roman" w:hAnsi="Times" w:cs="Times"/>
          <w:sz w:val="24"/>
          <w:szCs w:val="24"/>
        </w:rPr>
        <w:t xml:space="preserve">, </w:t>
      </w:r>
      <w:r w:rsidR="007E0D9B" w:rsidRPr="00656DF6">
        <w:rPr>
          <w:rFonts w:ascii="Times" w:eastAsia="Times New Roman" w:hAnsi="Times" w:cs="Times"/>
          <w:sz w:val="24"/>
          <w:szCs w:val="24"/>
        </w:rPr>
        <w:t>NNMF is useful as it is able</w:t>
      </w:r>
      <w:r w:rsidRPr="00656DF6">
        <w:rPr>
          <w:rFonts w:ascii="Times" w:eastAsia="Times New Roman" w:hAnsi="Times" w:cs="Times"/>
          <w:sz w:val="24"/>
          <w:szCs w:val="24"/>
        </w:rPr>
        <w:t xml:space="preserve"> to </w:t>
      </w:r>
      <w:r w:rsidR="007E0D9B" w:rsidRPr="00656DF6">
        <w:rPr>
          <w:rFonts w:ascii="Times" w:eastAsia="Times New Roman" w:hAnsi="Times" w:cs="Times"/>
          <w:sz w:val="24"/>
          <w:szCs w:val="24"/>
        </w:rPr>
        <w:t>dimensionally reduce</w:t>
      </w:r>
      <w:r w:rsidRPr="00656DF6">
        <w:rPr>
          <w:rFonts w:ascii="Times" w:eastAsia="Times New Roman" w:hAnsi="Times" w:cs="Times"/>
          <w:sz w:val="24"/>
          <w:szCs w:val="24"/>
        </w:rPr>
        <w:t xml:space="preserve"> the text </w:t>
      </w:r>
      <w:r w:rsidR="00340286" w:rsidRPr="00656DF6">
        <w:rPr>
          <w:rFonts w:ascii="Times" w:eastAsia="Times New Roman" w:hAnsi="Times" w:cs="Times"/>
          <w:sz w:val="24"/>
          <w:szCs w:val="24"/>
        </w:rPr>
        <w:t>data and</w:t>
      </w:r>
      <w:r w:rsidR="007E0D9B" w:rsidRPr="00656DF6">
        <w:rPr>
          <w:rFonts w:ascii="Times" w:eastAsia="Times New Roman" w:hAnsi="Times" w:cs="Times"/>
          <w:sz w:val="24"/>
          <w:szCs w:val="24"/>
        </w:rPr>
        <w:t xml:space="preserve"> </w:t>
      </w:r>
      <w:r w:rsidRPr="00656DF6">
        <w:rPr>
          <w:rFonts w:ascii="Times" w:eastAsia="Times New Roman" w:hAnsi="Times" w:cs="Times"/>
          <w:sz w:val="24"/>
          <w:szCs w:val="24"/>
        </w:rPr>
        <w:t>create topics b</w:t>
      </w:r>
      <w:r w:rsidR="007E0D9B" w:rsidRPr="00656DF6">
        <w:rPr>
          <w:rFonts w:ascii="Times" w:eastAsia="Times New Roman" w:hAnsi="Times" w:cs="Times"/>
          <w:sz w:val="24"/>
          <w:szCs w:val="24"/>
        </w:rPr>
        <w:t xml:space="preserve">y grouping </w:t>
      </w:r>
      <w:r w:rsidRPr="00656DF6">
        <w:rPr>
          <w:rFonts w:ascii="Times" w:eastAsia="Times New Roman" w:hAnsi="Times" w:cs="Times"/>
          <w:sz w:val="24"/>
          <w:szCs w:val="24"/>
        </w:rPr>
        <w:t>words with higher coherence</w:t>
      </w:r>
      <w:r w:rsidR="007E0D9B" w:rsidRPr="00656DF6">
        <w:rPr>
          <w:rFonts w:ascii="Times" w:eastAsia="Times New Roman" w:hAnsi="Times" w:cs="Times"/>
          <w:sz w:val="24"/>
          <w:szCs w:val="24"/>
        </w:rPr>
        <w:t xml:space="preserve"> </w:t>
      </w:r>
      <w:sdt>
        <w:sdtPr>
          <w:id w:val="-817415910"/>
          <w:citation/>
        </w:sdtPr>
        <w:sdtEndPr/>
        <w:sdtContent>
          <w:r w:rsidR="007E0D9B" w:rsidRPr="00656DF6">
            <w:rPr>
              <w:rFonts w:ascii="Times" w:eastAsia="Times New Roman" w:hAnsi="Times" w:cs="Times"/>
              <w:sz w:val="24"/>
              <w:szCs w:val="24"/>
            </w:rPr>
            <w:fldChar w:fldCharType="begin"/>
          </w:r>
          <w:r w:rsidR="00F958AF" w:rsidRPr="00656DF6">
            <w:rPr>
              <w:rFonts w:ascii="Times" w:eastAsia="Times New Roman" w:hAnsi="Times" w:cs="Times"/>
              <w:sz w:val="24"/>
              <w:szCs w:val="24"/>
            </w:rPr>
            <w:instrText xml:space="preserve">CITATION Msi20 \l 1033 </w:instrText>
          </w:r>
          <w:r w:rsidR="007E0D9B" w:rsidRPr="00656DF6">
            <w:rPr>
              <w:rFonts w:ascii="Times" w:eastAsia="Times New Roman" w:hAnsi="Times" w:cs="Times"/>
              <w:sz w:val="24"/>
              <w:szCs w:val="24"/>
            </w:rPr>
            <w:fldChar w:fldCharType="separate"/>
          </w:r>
          <w:r w:rsidR="006C2BBA" w:rsidRPr="006C2BBA">
            <w:rPr>
              <w:rFonts w:ascii="Times" w:eastAsia="Times New Roman" w:hAnsi="Times" w:cs="Times"/>
              <w:noProof/>
              <w:sz w:val="24"/>
              <w:szCs w:val="24"/>
            </w:rPr>
            <w:t>[20]</w:t>
          </w:r>
          <w:r w:rsidR="007E0D9B" w:rsidRPr="00656DF6">
            <w:rPr>
              <w:rFonts w:ascii="Times" w:eastAsia="Times New Roman" w:hAnsi="Times" w:cs="Times"/>
              <w:sz w:val="24"/>
              <w:szCs w:val="24"/>
            </w:rPr>
            <w:fldChar w:fldCharType="end"/>
          </w:r>
        </w:sdtContent>
      </w:sdt>
      <w:r w:rsidRPr="00656DF6">
        <w:rPr>
          <w:rFonts w:ascii="Times" w:eastAsia="Times New Roman" w:hAnsi="Times" w:cs="Times"/>
          <w:sz w:val="24"/>
          <w:szCs w:val="24"/>
        </w:rPr>
        <w:t xml:space="preserve">. </w:t>
      </w:r>
      <w:r w:rsidR="007E0D9B" w:rsidRPr="00656DF6">
        <w:rPr>
          <w:rFonts w:ascii="Times" w:eastAsia="Times New Roman" w:hAnsi="Times" w:cs="Times"/>
          <w:sz w:val="24"/>
          <w:szCs w:val="24"/>
        </w:rPr>
        <w:t xml:space="preserve">It does this through a vector multiplication of </w:t>
      </w:r>
      <w:r w:rsidR="00340286" w:rsidRPr="00656DF6">
        <w:rPr>
          <w:rFonts w:ascii="Times" w:eastAsia="Times New Roman" w:hAnsi="Times" w:cs="Times"/>
          <w:sz w:val="24"/>
          <w:szCs w:val="24"/>
        </w:rPr>
        <w:t>“</w:t>
      </w:r>
      <w:r w:rsidR="007E0D9B" w:rsidRPr="00656DF6">
        <w:rPr>
          <w:rFonts w:ascii="Times" w:eastAsia="Times New Roman" w:hAnsi="Times" w:cs="Times"/>
          <w:i/>
          <w:iCs/>
          <w:sz w:val="24"/>
          <w:szCs w:val="24"/>
        </w:rPr>
        <w:t>W</w:t>
      </w:r>
      <w:r w:rsidR="00340286" w:rsidRPr="00656DF6">
        <w:rPr>
          <w:rFonts w:ascii="Times" w:eastAsia="Times New Roman" w:hAnsi="Times" w:cs="Times"/>
          <w:sz w:val="24"/>
          <w:szCs w:val="24"/>
        </w:rPr>
        <w:t>”</w:t>
      </w:r>
      <w:r w:rsidR="007E0D9B" w:rsidRPr="00656DF6">
        <w:rPr>
          <w:rFonts w:ascii="Times" w:eastAsia="Times New Roman" w:hAnsi="Times" w:cs="Times"/>
          <w:sz w:val="24"/>
          <w:szCs w:val="24"/>
        </w:rPr>
        <w:t xml:space="preserve"> </w:t>
      </w:r>
      <w:r w:rsidR="00340286" w:rsidRPr="00656DF6">
        <w:rPr>
          <w:rFonts w:ascii="Times" w:eastAsia="Times New Roman" w:hAnsi="Times" w:cs="Times"/>
          <w:sz w:val="24"/>
          <w:szCs w:val="24"/>
        </w:rPr>
        <w:t>columns</w:t>
      </w:r>
      <w:r w:rsidR="007E0D9B" w:rsidRPr="00656DF6">
        <w:rPr>
          <w:rFonts w:ascii="Times" w:eastAsia="Times New Roman" w:hAnsi="Times" w:cs="Times"/>
          <w:sz w:val="24"/>
          <w:szCs w:val="24"/>
        </w:rPr>
        <w:t xml:space="preserve"> and </w:t>
      </w:r>
      <w:r w:rsidR="00340286" w:rsidRPr="00656DF6">
        <w:rPr>
          <w:rFonts w:ascii="Times" w:eastAsia="Times New Roman" w:hAnsi="Times" w:cs="Times"/>
          <w:sz w:val="24"/>
          <w:szCs w:val="24"/>
        </w:rPr>
        <w:t>“</w:t>
      </w:r>
      <w:r w:rsidR="007E0D9B" w:rsidRPr="00656DF6">
        <w:rPr>
          <w:rFonts w:ascii="Times" w:eastAsia="Times New Roman" w:hAnsi="Times" w:cs="Times"/>
          <w:i/>
          <w:iCs/>
          <w:sz w:val="24"/>
          <w:szCs w:val="24"/>
        </w:rPr>
        <w:t>H</w:t>
      </w:r>
      <w:r w:rsidR="00340286" w:rsidRPr="00656DF6">
        <w:rPr>
          <w:rFonts w:ascii="Times" w:eastAsia="Times New Roman" w:hAnsi="Times" w:cs="Times"/>
          <w:sz w:val="24"/>
          <w:szCs w:val="24"/>
        </w:rPr>
        <w:t>”</w:t>
      </w:r>
      <w:r w:rsidR="007E0D9B" w:rsidRPr="00656DF6">
        <w:rPr>
          <w:rFonts w:ascii="Times" w:eastAsia="Times New Roman" w:hAnsi="Times" w:cs="Times"/>
          <w:sz w:val="24"/>
          <w:szCs w:val="24"/>
        </w:rPr>
        <w:t xml:space="preserve"> rows, with </w:t>
      </w:r>
      <w:r w:rsidR="00340286" w:rsidRPr="00656DF6">
        <w:rPr>
          <w:rFonts w:ascii="Times" w:eastAsia="Times New Roman" w:hAnsi="Times" w:cs="Times"/>
          <w:sz w:val="24"/>
          <w:szCs w:val="24"/>
        </w:rPr>
        <w:t>“</w:t>
      </w:r>
      <w:r w:rsidR="007E0D9B" w:rsidRPr="00656DF6">
        <w:rPr>
          <w:rFonts w:ascii="Times" w:eastAsia="Times New Roman" w:hAnsi="Times" w:cs="Times"/>
          <w:i/>
          <w:iCs/>
          <w:sz w:val="24"/>
          <w:szCs w:val="24"/>
        </w:rPr>
        <w:t>W</w:t>
      </w:r>
      <w:r w:rsidR="00340286" w:rsidRPr="00656DF6">
        <w:rPr>
          <w:rFonts w:ascii="Times" w:eastAsia="Times New Roman" w:hAnsi="Times" w:cs="Times"/>
          <w:sz w:val="24"/>
          <w:szCs w:val="24"/>
        </w:rPr>
        <w:t>”</w:t>
      </w:r>
      <w:r w:rsidR="007E0D9B" w:rsidRPr="00656DF6">
        <w:rPr>
          <w:rFonts w:ascii="Times" w:eastAsia="Times New Roman" w:hAnsi="Times" w:cs="Times"/>
          <w:sz w:val="24"/>
          <w:szCs w:val="24"/>
        </w:rPr>
        <w:t xml:space="preserve"> </w:t>
      </w:r>
      <w:r w:rsidR="00340286" w:rsidRPr="00656DF6">
        <w:rPr>
          <w:rFonts w:ascii="Times" w:eastAsia="Times New Roman" w:hAnsi="Times" w:cs="Times"/>
          <w:sz w:val="24"/>
          <w:szCs w:val="24"/>
        </w:rPr>
        <w:t>representing</w:t>
      </w:r>
      <w:r w:rsidR="007E0D9B" w:rsidRPr="00656DF6">
        <w:rPr>
          <w:rFonts w:ascii="Times" w:eastAsia="Times New Roman" w:hAnsi="Times" w:cs="Times"/>
          <w:sz w:val="24"/>
          <w:szCs w:val="24"/>
        </w:rPr>
        <w:t xml:space="preserve"> the weightage of each word in a sentence</w:t>
      </w:r>
      <w:r w:rsidR="00340286" w:rsidRPr="00656DF6">
        <w:rPr>
          <w:rFonts w:ascii="Times" w:eastAsia="Times New Roman" w:hAnsi="Times" w:cs="Times"/>
          <w:sz w:val="24"/>
          <w:szCs w:val="24"/>
        </w:rPr>
        <w:t xml:space="preserve"> (‘words-topics’ matrix) and “</w:t>
      </w:r>
      <w:r w:rsidR="00340286" w:rsidRPr="00656DF6">
        <w:rPr>
          <w:rFonts w:ascii="Times" w:eastAsia="Times New Roman" w:hAnsi="Times" w:cs="Times"/>
          <w:i/>
          <w:iCs/>
          <w:sz w:val="24"/>
          <w:szCs w:val="24"/>
        </w:rPr>
        <w:t>H</w:t>
      </w:r>
      <w:r w:rsidR="00340286" w:rsidRPr="00656DF6">
        <w:rPr>
          <w:rFonts w:ascii="Times" w:eastAsia="Times New Roman" w:hAnsi="Times" w:cs="Times"/>
          <w:sz w:val="24"/>
          <w:szCs w:val="24"/>
        </w:rPr>
        <w:t>” represents the words in each column (‘topics-documents’ matrix). The product, “</w:t>
      </w:r>
      <w:r w:rsidR="00340286" w:rsidRPr="00656DF6">
        <w:rPr>
          <w:rFonts w:ascii="Times" w:eastAsia="Times New Roman" w:hAnsi="Times" w:cs="Times"/>
          <w:i/>
          <w:iCs/>
          <w:sz w:val="24"/>
          <w:szCs w:val="24"/>
        </w:rPr>
        <w:t>V</w:t>
      </w:r>
      <w:r w:rsidR="00340286" w:rsidRPr="00656DF6">
        <w:rPr>
          <w:rFonts w:ascii="Times" w:eastAsia="Times New Roman" w:hAnsi="Times" w:cs="Times"/>
          <w:sz w:val="24"/>
          <w:szCs w:val="24"/>
        </w:rPr>
        <w:t>” is referred to as the ‘</w:t>
      </w:r>
      <w:r w:rsidR="004E66E7" w:rsidRPr="00656DF6">
        <w:rPr>
          <w:rFonts w:ascii="Times" w:eastAsia="Times New Roman" w:hAnsi="Times" w:cs="Times"/>
          <w:sz w:val="24"/>
          <w:szCs w:val="24"/>
        </w:rPr>
        <w:t>words</w:t>
      </w:r>
      <w:r w:rsidR="00340286" w:rsidRPr="00656DF6">
        <w:rPr>
          <w:rFonts w:ascii="Times" w:eastAsia="Times New Roman" w:hAnsi="Times" w:cs="Times"/>
          <w:sz w:val="24"/>
          <w:szCs w:val="24"/>
        </w:rPr>
        <w:t>-documents’ matrix</w:t>
      </w:r>
      <w:r w:rsidR="004E66E7" w:rsidRPr="00656DF6">
        <w:rPr>
          <w:rFonts w:ascii="Times" w:eastAsia="Times New Roman" w:hAnsi="Times" w:cs="Times"/>
          <w:sz w:val="24"/>
          <w:szCs w:val="24"/>
        </w:rPr>
        <w:t>. In factorizing “</w:t>
      </w:r>
      <w:r w:rsidR="004E66E7" w:rsidRPr="00656DF6">
        <w:rPr>
          <w:rFonts w:ascii="Times" w:eastAsia="Times New Roman" w:hAnsi="Times" w:cs="Times"/>
          <w:i/>
          <w:iCs/>
          <w:sz w:val="24"/>
          <w:szCs w:val="24"/>
        </w:rPr>
        <w:t>V</w:t>
      </w:r>
      <w:r w:rsidR="004E66E7" w:rsidRPr="00656DF6">
        <w:rPr>
          <w:rFonts w:ascii="Times" w:eastAsia="Times New Roman" w:hAnsi="Times" w:cs="Times"/>
          <w:sz w:val="24"/>
          <w:szCs w:val="24"/>
        </w:rPr>
        <w:t>” for uses in topic modeling, we are breaking down the corpus into “</w:t>
      </w:r>
      <w:r w:rsidR="004E66E7" w:rsidRPr="00656DF6">
        <w:rPr>
          <w:rFonts w:ascii="Times" w:eastAsia="Times New Roman" w:hAnsi="Times" w:cs="Times"/>
          <w:i/>
          <w:iCs/>
          <w:sz w:val="24"/>
          <w:szCs w:val="24"/>
        </w:rPr>
        <w:t>W</w:t>
      </w:r>
      <w:r w:rsidR="004E66E7" w:rsidRPr="00656DF6">
        <w:rPr>
          <w:rFonts w:ascii="Times" w:eastAsia="Times New Roman" w:hAnsi="Times" w:cs="Times"/>
          <w:sz w:val="24"/>
          <w:szCs w:val="24"/>
        </w:rPr>
        <w:t>” and “</w:t>
      </w:r>
      <w:r w:rsidR="004E66E7" w:rsidRPr="00656DF6">
        <w:rPr>
          <w:rFonts w:ascii="Times" w:eastAsia="Times New Roman" w:hAnsi="Times" w:cs="Times"/>
          <w:i/>
          <w:iCs/>
          <w:sz w:val="24"/>
          <w:szCs w:val="24"/>
        </w:rPr>
        <w:t>H</w:t>
      </w:r>
      <w:r w:rsidR="004E66E7" w:rsidRPr="00656DF6">
        <w:rPr>
          <w:rFonts w:ascii="Times" w:eastAsia="Times New Roman" w:hAnsi="Times" w:cs="Times"/>
          <w:sz w:val="24"/>
          <w:szCs w:val="24"/>
        </w:rPr>
        <w:t xml:space="preserve">”. As this approach is based on linear </w:t>
      </w:r>
      <w:r w:rsidR="007C62DA" w:rsidRPr="00656DF6">
        <w:rPr>
          <w:rFonts w:ascii="Times" w:eastAsia="Times New Roman" w:hAnsi="Times" w:cs="Times"/>
          <w:sz w:val="24"/>
          <w:szCs w:val="24"/>
        </w:rPr>
        <w:t>algebraic</w:t>
      </w:r>
      <w:r w:rsidR="004E66E7" w:rsidRPr="00656DF6">
        <w:rPr>
          <w:rFonts w:ascii="Times" w:eastAsia="Times New Roman" w:hAnsi="Times" w:cs="Times"/>
          <w:sz w:val="24"/>
          <w:szCs w:val="24"/>
        </w:rPr>
        <w:t xml:space="preserve"> optimization, the outcome </w:t>
      </w:r>
      <w:r w:rsidR="00F958AF" w:rsidRPr="00656DF6">
        <w:rPr>
          <w:rFonts w:ascii="Times" w:eastAsia="Times New Roman" w:hAnsi="Times" w:cs="Times"/>
          <w:sz w:val="24"/>
          <w:szCs w:val="24"/>
        </w:rPr>
        <w:t xml:space="preserve">would be an approach that is independent of the </w:t>
      </w:r>
      <w:r w:rsidR="007C62DA" w:rsidRPr="00656DF6">
        <w:rPr>
          <w:rFonts w:ascii="Times" w:eastAsia="Times New Roman" w:hAnsi="Times" w:cs="Times"/>
          <w:sz w:val="24"/>
          <w:szCs w:val="24"/>
        </w:rPr>
        <w:t>probabilistic</w:t>
      </w:r>
      <w:r w:rsidR="00F958AF" w:rsidRPr="00656DF6">
        <w:rPr>
          <w:rFonts w:ascii="Times" w:eastAsia="Times New Roman" w:hAnsi="Times" w:cs="Times"/>
          <w:sz w:val="24"/>
          <w:szCs w:val="24"/>
        </w:rPr>
        <w:t xml:space="preserve"> method utilized by</w:t>
      </w:r>
      <w:r w:rsidR="00562AF0" w:rsidRPr="00656DF6">
        <w:rPr>
          <w:rFonts w:ascii="Times" w:eastAsia="Times New Roman" w:hAnsi="Times" w:cs="Times"/>
          <w:sz w:val="24"/>
          <w:szCs w:val="24"/>
        </w:rPr>
        <w:t xml:space="preserve"> LDA</w:t>
      </w:r>
      <w:r w:rsidR="00F958AF" w:rsidRPr="00656DF6">
        <w:rPr>
          <w:rFonts w:ascii="Times" w:eastAsia="Times New Roman" w:hAnsi="Times" w:cs="Times"/>
          <w:sz w:val="24"/>
          <w:szCs w:val="24"/>
        </w:rPr>
        <w:t>.</w:t>
      </w:r>
    </w:p>
    <w:p w14:paraId="718C8261" w14:textId="77777777" w:rsidR="00340286" w:rsidRPr="00CD2259" w:rsidRDefault="00340286" w:rsidP="00752B09">
      <w:pPr>
        <w:rPr>
          <w:rFonts w:ascii="Times" w:eastAsia="Times New Roman" w:hAnsi="Times" w:cs="Times"/>
          <w:sz w:val="24"/>
          <w:szCs w:val="24"/>
        </w:rPr>
      </w:pPr>
    </w:p>
    <w:p w14:paraId="3672ABB0" w14:textId="77777777" w:rsidR="00340286" w:rsidRPr="00CD2259" w:rsidRDefault="00CE6B44"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r>
                              <w:rPr>
                                <w:rFonts w:ascii="Cambria Math" w:eastAsia="Times New Roman" w:hAnsi="Cambria Math" w:cs="Times"/>
                                <w:sz w:val="24"/>
                                <w:szCs w:val="24"/>
                              </w:rPr>
                              <m:t>1+</m:t>
                            </m:r>
                            <m:r>
                              <w:rPr>
                                <w:rFonts w:ascii="Cambria Math" w:eastAsia="Times New Roman" w:hAnsi="Cambria Math" w:cs="Times"/>
                                <w:sz w:val="24"/>
                                <w:szCs w:val="24"/>
                              </w:rPr>
                              <m:t>b</m:t>
                            </m:r>
                            <m:r>
                              <w:rPr>
                                <w:rFonts w:ascii="Cambria Math" w:eastAsia="Times New Roman" w:hAnsi="Cambria Math" w:cs="Times"/>
                                <w:sz w:val="24"/>
                                <w:szCs w:val="24"/>
                              </w:rPr>
                              <m:t>4</m:t>
                            </m:r>
                          </m:e>
                          <m:e>
                            <m:r>
                              <w:rPr>
                                <w:rFonts w:ascii="Cambria Math" w:eastAsia="Times New Roman" w:hAnsi="Cambria Math" w:cs="Times"/>
                                <w:sz w:val="24"/>
                                <w:szCs w:val="24"/>
                              </w:rPr>
                              <m:t>...</m:t>
                            </m:r>
                          </m:e>
                          <m:e>
                            <m:r>
                              <w:rPr>
                                <w:rFonts w:ascii="Cambria Math" w:eastAsia="Times New Roman" w:hAnsi="Cambria Math" w:cs="Times"/>
                                <w:sz w:val="24"/>
                                <w:szCs w:val="24"/>
                              </w:rPr>
                              <m:t>a</m:t>
                            </m:r>
                            <m:r>
                              <w:rPr>
                                <w:rFonts w:ascii="Cambria Math" w:eastAsia="Times New Roman" w:hAnsi="Cambria Math" w:cs="Times"/>
                                <w:sz w:val="24"/>
                                <w:szCs w:val="24"/>
                              </w:rPr>
                              <m:t>3</m:t>
                            </m:r>
                            <m:r>
                              <w:rPr>
                                <w:rFonts w:ascii="Cambria Math" w:eastAsia="Times New Roman" w:hAnsi="Cambria Math" w:cs="Times"/>
                                <w:sz w:val="24"/>
                                <w:szCs w:val="24"/>
                              </w:rPr>
                              <m:t>+</m:t>
                            </m:r>
                            <m:r>
                              <w:rPr>
                                <w:rFonts w:ascii="Cambria Math" w:eastAsia="Times New Roman" w:hAnsi="Cambria Math" w:cs="Times"/>
                                <w:sz w:val="24"/>
                                <w:szCs w:val="24"/>
                              </w:rPr>
                              <m:t>b</m:t>
                            </m:r>
                            <m:r>
                              <w:rPr>
                                <w:rFonts w:ascii="Cambria Math" w:eastAsia="Times New Roman" w:hAnsi="Cambria Math" w:cs="Times"/>
                                <w:sz w:val="24"/>
                                <w:szCs w:val="24"/>
                              </w:rPr>
                              <m:t>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m:t>
                            </m:r>
                            <m:r>
                              <w:rPr>
                                <w:rFonts w:ascii="Cambria Math" w:eastAsia="Times New Roman" w:hAnsi="Cambria Math" w:cs="Times"/>
                                <w:sz w:val="24"/>
                                <w:szCs w:val="24"/>
                              </w:rPr>
                              <m:t>1+</m:t>
                            </m:r>
                            <m:r>
                              <w:rPr>
                                <w:rFonts w:ascii="Cambria Math" w:eastAsia="Times New Roman" w:hAnsi="Cambria Math" w:cs="Times"/>
                                <w:sz w:val="24"/>
                                <w:szCs w:val="24"/>
                              </w:rPr>
                              <m:t>f</m:t>
                            </m:r>
                            <m:r>
                              <w:rPr>
                                <w:rFonts w:ascii="Cambria Math" w:eastAsia="Times New Roman" w:hAnsi="Cambria Math" w:cs="Times"/>
                                <w:sz w:val="24"/>
                                <w:szCs w:val="24"/>
                              </w:rPr>
                              <m:t>4</m:t>
                            </m:r>
                          </m:e>
                          <m:e>
                            <m:r>
                              <w:rPr>
                                <w:rFonts w:ascii="Cambria Math" w:eastAsia="Times New Roman" w:hAnsi="Cambria Math" w:cs="Times"/>
                                <w:sz w:val="24"/>
                                <w:szCs w:val="24"/>
                              </w:rPr>
                              <m:t>...</m:t>
                            </m:r>
                          </m:e>
                          <m:e>
                            <m:r>
                              <w:rPr>
                                <w:rFonts w:ascii="Cambria Math" w:eastAsia="Times New Roman" w:hAnsi="Cambria Math" w:cs="Times"/>
                                <w:sz w:val="24"/>
                                <w:szCs w:val="24"/>
                              </w:rPr>
                              <m:t>e</m:t>
                            </m:r>
                            <m:r>
                              <w:rPr>
                                <w:rFonts w:ascii="Cambria Math" w:eastAsia="Times New Roman" w:hAnsi="Cambria Math" w:cs="Times"/>
                                <w:sz w:val="24"/>
                                <w:szCs w:val="24"/>
                              </w:rPr>
                              <m:t>3+</m:t>
                            </m:r>
                            <m:r>
                              <w:rPr>
                                <w:rFonts w:ascii="Cambria Math" w:eastAsia="Times New Roman" w:hAnsi="Cambria Math" w:cs="Times"/>
                                <w:sz w:val="24"/>
                                <w:szCs w:val="24"/>
                              </w:rPr>
                              <m:t>f</m:t>
                            </m:r>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V</m:t>
              </m:r>
            </m:lim>
          </m:limUpp>
        </m:oMath>
      </m:oMathPara>
    </w:p>
    <w:p w14:paraId="683160DE" w14:textId="77777777" w:rsidR="004071C3" w:rsidRPr="00CD2259" w:rsidRDefault="004071C3" w:rsidP="00752B09">
      <w:pPr>
        <w:rPr>
          <w:rFonts w:ascii="Times" w:eastAsia="Times New Roman" w:hAnsi="Times" w:cs="Times"/>
          <w:b/>
          <w:sz w:val="24"/>
          <w:szCs w:val="24"/>
        </w:rPr>
      </w:pPr>
    </w:p>
    <w:p w14:paraId="138C1476" w14:textId="77777777" w:rsidR="00EC4D89" w:rsidRDefault="00EC4D89" w:rsidP="007E1A8E">
      <w:pPr>
        <w:jc w:val="both"/>
        <w:rPr>
          <w:ins w:id="103" w:author="# JANINE NG YOU EN (UC-FT)" w:date="2022-06-30T07:10:00Z"/>
          <w:rFonts w:ascii="Times" w:eastAsia="Times New Roman" w:hAnsi="Times" w:cs="Times"/>
          <w:b/>
          <w:sz w:val="24"/>
          <w:szCs w:val="24"/>
        </w:rPr>
      </w:pPr>
    </w:p>
    <w:p w14:paraId="6908EC6D" w14:textId="0DCFFB4B" w:rsidR="00656DF6" w:rsidRPr="00656DF6" w:rsidRDefault="00656DF6" w:rsidP="00656DF6">
      <w:pPr>
        <w:jc w:val="both"/>
        <w:rPr>
          <w:ins w:id="104" w:author="# JANINE NG YOU EN (UC-FT)" w:date="2022-06-30T08:08:00Z"/>
          <w:rFonts w:ascii="Times" w:eastAsia="Times New Roman" w:hAnsi="Times" w:cs="Times"/>
          <w:bCs/>
          <w:sz w:val="24"/>
          <w:szCs w:val="24"/>
        </w:rPr>
      </w:pPr>
      <w:ins w:id="105" w:author="# JANINE NG YOU EN (UC-FT)" w:date="2022-06-30T08:11:00Z">
        <w:r>
          <w:rPr>
            <w:rFonts w:ascii="Times" w:eastAsia="Times New Roman" w:hAnsi="Times" w:cs="Times"/>
            <w:b/>
            <w:sz w:val="24"/>
            <w:szCs w:val="24"/>
          </w:rPr>
          <w:t xml:space="preserve">3. </w:t>
        </w:r>
      </w:ins>
      <w:r w:rsidR="00F958AF" w:rsidRPr="00656DF6">
        <w:rPr>
          <w:rFonts w:ascii="Times" w:eastAsia="Times New Roman" w:hAnsi="Times" w:cs="Times"/>
          <w:b/>
          <w:sz w:val="24"/>
          <w:szCs w:val="24"/>
        </w:rPr>
        <w:t>Results</w:t>
      </w:r>
      <w:del w:id="106" w:author="# JANINE NG YOU EN (UC-FT)" w:date="2022-06-30T08:07:00Z">
        <w:r w:rsidR="00F958AF" w:rsidRPr="00656DF6" w:rsidDel="00656DF6">
          <w:rPr>
            <w:rFonts w:ascii="Times" w:eastAsia="Times New Roman" w:hAnsi="Times" w:cs="Times"/>
            <w:b/>
            <w:sz w:val="24"/>
            <w:szCs w:val="24"/>
          </w:rPr>
          <w:delText>:</w:delText>
        </w:r>
      </w:del>
      <w:r w:rsidR="00F958AF" w:rsidRPr="00656DF6">
        <w:rPr>
          <w:rFonts w:ascii="Times" w:eastAsia="Times New Roman" w:hAnsi="Times" w:cs="Times"/>
          <w:bCs/>
          <w:sz w:val="24"/>
          <w:szCs w:val="24"/>
        </w:rPr>
        <w:t xml:space="preserve"> </w:t>
      </w:r>
    </w:p>
    <w:p w14:paraId="272276E4" w14:textId="2A86BD32" w:rsidR="006B589C" w:rsidRPr="00656DF6" w:rsidRDefault="00F958AF" w:rsidP="00656DF6">
      <w:pPr>
        <w:jc w:val="both"/>
        <w:rPr>
          <w:ins w:id="107" w:author="# JANINE NG YOU EN (UC-FT)" w:date="2022-06-30T07:12:00Z"/>
          <w:rFonts w:ascii="Times" w:eastAsia="Times New Roman" w:hAnsi="Times" w:cs="Times"/>
          <w:bCs/>
          <w:sz w:val="24"/>
          <w:szCs w:val="24"/>
        </w:rPr>
      </w:pPr>
      <w:r w:rsidRPr="00656DF6">
        <w:rPr>
          <w:rFonts w:ascii="Times" w:eastAsia="Times New Roman" w:hAnsi="Times" w:cs="Times"/>
          <w:bCs/>
          <w:sz w:val="24"/>
          <w:szCs w:val="24"/>
        </w:rPr>
        <w:t xml:space="preserve">Given in </w:t>
      </w:r>
      <w:r w:rsidR="002B09D6" w:rsidRPr="00656DF6">
        <w:rPr>
          <w:rFonts w:ascii="Times" w:eastAsia="Times New Roman" w:hAnsi="Times" w:cs="Times"/>
          <w:bCs/>
          <w:sz w:val="24"/>
          <w:szCs w:val="24"/>
        </w:rPr>
        <w:fldChar w:fldCharType="begin"/>
      </w:r>
      <w:r w:rsidR="002B09D6" w:rsidRPr="00656DF6">
        <w:rPr>
          <w:rFonts w:ascii="Times" w:eastAsia="Times New Roman" w:hAnsi="Times" w:cs="Times"/>
          <w:bCs/>
          <w:sz w:val="24"/>
          <w:szCs w:val="24"/>
        </w:rPr>
        <w:instrText xml:space="preserve"> REF _Ref94886536 \h  \* MERGEFORMAT </w:instrText>
      </w:r>
      <w:r w:rsidR="002B09D6" w:rsidRPr="00656DF6">
        <w:rPr>
          <w:rFonts w:ascii="Times" w:eastAsia="Times New Roman" w:hAnsi="Times" w:cs="Times"/>
          <w:bCs/>
          <w:sz w:val="24"/>
          <w:szCs w:val="24"/>
        </w:rPr>
      </w:r>
      <w:r w:rsidR="002B09D6" w:rsidRPr="00656DF6">
        <w:rPr>
          <w:rFonts w:ascii="Times" w:eastAsia="Times New Roman" w:hAnsi="Times" w:cs="Times"/>
          <w:bCs/>
          <w:sz w:val="24"/>
          <w:szCs w:val="24"/>
        </w:rPr>
        <w:fldChar w:fldCharType="end"/>
      </w:r>
      <w:r w:rsidR="00CC78A1" w:rsidRPr="00656DF6">
        <w:rPr>
          <w:rFonts w:ascii="Times" w:eastAsia="Times New Roman" w:hAnsi="Times" w:cs="Times"/>
          <w:bCs/>
          <w:sz w:val="24"/>
          <w:szCs w:val="24"/>
        </w:rPr>
        <w:t xml:space="preserve"> </w:t>
      </w:r>
      <w:r w:rsidR="00BB335F" w:rsidRPr="00656DF6">
        <w:rPr>
          <w:rFonts w:ascii="Times" w:eastAsia="Times New Roman" w:hAnsi="Times" w:cs="Times"/>
          <w:bCs/>
          <w:sz w:val="24"/>
          <w:szCs w:val="24"/>
        </w:rPr>
        <w:t>are</w:t>
      </w:r>
      <w:r w:rsidR="00F7745C" w:rsidRPr="00656DF6">
        <w:rPr>
          <w:rFonts w:ascii="Times" w:eastAsia="Times New Roman" w:hAnsi="Times" w:cs="Times"/>
          <w:bCs/>
          <w:sz w:val="24"/>
          <w:szCs w:val="24"/>
        </w:rPr>
        <w:t xml:space="preserve"> the top 10 keywords</w:t>
      </w:r>
      <w:r w:rsidR="00A704EE" w:rsidRPr="00656DF6">
        <w:rPr>
          <w:rFonts w:ascii="Times" w:eastAsia="Times New Roman" w:hAnsi="Times" w:cs="Times"/>
          <w:bCs/>
          <w:sz w:val="24"/>
          <w:szCs w:val="24"/>
        </w:rPr>
        <w:t xml:space="preserve"> per topic rank</w:t>
      </w:r>
      <w:r w:rsidR="00F7745C" w:rsidRPr="00656DF6">
        <w:rPr>
          <w:rFonts w:ascii="Times" w:eastAsia="Times New Roman" w:hAnsi="Times" w:cs="Times"/>
          <w:bCs/>
          <w:sz w:val="24"/>
          <w:szCs w:val="24"/>
        </w:rPr>
        <w:t xml:space="preserve">, sorted in order of importance. Each of the algorithms presents a </w:t>
      </w:r>
      <w:r w:rsidR="002E05BE" w:rsidRPr="00656DF6">
        <w:rPr>
          <w:rFonts w:ascii="Times" w:eastAsia="Times New Roman" w:hAnsi="Times" w:cs="Times"/>
          <w:bCs/>
          <w:sz w:val="24"/>
          <w:szCs w:val="24"/>
        </w:rPr>
        <w:t>s</w:t>
      </w:r>
      <w:r w:rsidR="00F7745C" w:rsidRPr="00656DF6">
        <w:rPr>
          <w:rFonts w:ascii="Times" w:eastAsia="Times New Roman" w:hAnsi="Times" w:cs="Times"/>
          <w:bCs/>
          <w:sz w:val="24"/>
          <w:szCs w:val="24"/>
        </w:rPr>
        <w:t xml:space="preserve">lightly different result, although common repetitive words do </w:t>
      </w:r>
      <w:r w:rsidR="002E05BE" w:rsidRPr="00656DF6">
        <w:rPr>
          <w:rFonts w:ascii="Times" w:eastAsia="Times New Roman" w:hAnsi="Times" w:cs="Times"/>
          <w:bCs/>
          <w:sz w:val="24"/>
          <w:szCs w:val="24"/>
        </w:rPr>
        <w:t>occur</w:t>
      </w:r>
      <w:r w:rsidR="00F7745C" w:rsidRPr="00656DF6">
        <w:rPr>
          <w:rFonts w:ascii="Times" w:eastAsia="Times New Roman" w:hAnsi="Times" w:cs="Times"/>
          <w:bCs/>
          <w:sz w:val="24"/>
          <w:szCs w:val="24"/>
        </w:rPr>
        <w:t xml:space="preserve"> </w:t>
      </w:r>
      <w:r w:rsidR="00CC78A1" w:rsidRPr="00656DF6">
        <w:rPr>
          <w:rFonts w:ascii="Times" w:eastAsia="Times New Roman" w:hAnsi="Times" w:cs="Times"/>
          <w:bCs/>
          <w:sz w:val="24"/>
          <w:szCs w:val="24"/>
        </w:rPr>
        <w:t>as an output of</w:t>
      </w:r>
      <w:r w:rsidR="00F7745C" w:rsidRPr="00656DF6">
        <w:rPr>
          <w:rFonts w:ascii="Times" w:eastAsia="Times New Roman" w:hAnsi="Times" w:cs="Times"/>
          <w:bCs/>
          <w:sz w:val="24"/>
          <w:szCs w:val="24"/>
        </w:rPr>
        <w:t xml:space="preserve"> each </w:t>
      </w:r>
      <w:r w:rsidR="002E05BE" w:rsidRPr="00656DF6">
        <w:rPr>
          <w:rFonts w:ascii="Times" w:eastAsia="Times New Roman" w:hAnsi="Times" w:cs="Times"/>
          <w:bCs/>
          <w:sz w:val="24"/>
          <w:szCs w:val="24"/>
        </w:rPr>
        <w:t>algorithm</w:t>
      </w:r>
      <w:r w:rsidR="00F7745C" w:rsidRPr="00656DF6">
        <w:rPr>
          <w:rFonts w:ascii="Times" w:eastAsia="Times New Roman" w:hAnsi="Times" w:cs="Times"/>
          <w:bCs/>
          <w:sz w:val="24"/>
          <w:szCs w:val="24"/>
        </w:rPr>
        <w:t xml:space="preserve">. </w:t>
      </w:r>
      <w:r w:rsidR="002E05BE" w:rsidRPr="00656DF6">
        <w:rPr>
          <w:rFonts w:ascii="Times" w:eastAsia="Times New Roman" w:hAnsi="Times" w:cs="Times"/>
          <w:bCs/>
          <w:sz w:val="24"/>
          <w:szCs w:val="24"/>
        </w:rPr>
        <w:t>It is interesting to note</w:t>
      </w:r>
      <w:r w:rsidR="00F7745C" w:rsidRPr="00656DF6">
        <w:rPr>
          <w:rFonts w:ascii="Times" w:eastAsia="Times New Roman" w:hAnsi="Times" w:cs="Times"/>
          <w:bCs/>
          <w:sz w:val="24"/>
          <w:szCs w:val="24"/>
        </w:rPr>
        <w:t xml:space="preserve"> the order of the words themselves and how each algorithm places importance on different words. </w:t>
      </w:r>
    </w:p>
    <w:p w14:paraId="2939603A" w14:textId="77777777" w:rsidR="006B589C" w:rsidRDefault="006B589C">
      <w:pPr>
        <w:rPr>
          <w:ins w:id="108" w:author="# JANINE NG YOU EN (UC-FT)" w:date="2022-06-30T07:12:00Z"/>
          <w:rFonts w:ascii="Times" w:eastAsia="Times New Roman" w:hAnsi="Times" w:cs="Times"/>
          <w:bCs/>
          <w:sz w:val="24"/>
          <w:szCs w:val="24"/>
        </w:rPr>
      </w:pPr>
      <w:ins w:id="109" w:author="# JANINE NG YOU EN (UC-FT)" w:date="2022-06-30T07:12:00Z">
        <w:r>
          <w:rPr>
            <w:rFonts w:ascii="Times" w:eastAsia="Times New Roman" w:hAnsi="Times" w:cs="Times"/>
            <w:bCs/>
            <w:sz w:val="24"/>
            <w:szCs w:val="24"/>
          </w:rPr>
          <w:br w:type="page"/>
        </w:r>
      </w:ins>
    </w:p>
    <w:p w14:paraId="384BD850" w14:textId="7037D6D3" w:rsidR="007E1A8E" w:rsidDel="006B589C" w:rsidRDefault="007E1A8E" w:rsidP="007E1A8E">
      <w:pPr>
        <w:jc w:val="both"/>
        <w:rPr>
          <w:del w:id="110" w:author="# JANINE NG YOU EN (UC-FT)" w:date="2022-06-30T07:11:00Z"/>
          <w:rFonts w:ascii="Times" w:eastAsia="Times New Roman" w:hAnsi="Times" w:cs="Times"/>
          <w:bCs/>
          <w:sz w:val="24"/>
          <w:szCs w:val="24"/>
        </w:rPr>
      </w:pPr>
      <w:del w:id="111" w:author="# JANINE NG YOU EN (UC-FT)" w:date="2022-06-30T07:12:00Z">
        <w:r w:rsidDel="006B589C">
          <w:rPr>
            <w:rFonts w:ascii="Times" w:eastAsia="Times New Roman" w:hAnsi="Times" w:cs="Times"/>
            <w:bCs/>
            <w:sz w:val="24"/>
            <w:szCs w:val="24"/>
          </w:rPr>
          <w:lastRenderedPageBreak/>
          <w:br w:type="page"/>
        </w:r>
      </w:del>
    </w:p>
    <w:p w14:paraId="0FB9A49F" w14:textId="77777777" w:rsidR="007E1A8E" w:rsidDel="006B589C" w:rsidRDefault="007E1A8E" w:rsidP="002E05BE">
      <w:pPr>
        <w:jc w:val="both"/>
        <w:rPr>
          <w:del w:id="112" w:author="# JANINE NG YOU EN (UC-FT)" w:date="2022-06-30T07:11:00Z"/>
          <w:rFonts w:ascii="Times" w:eastAsia="Times New Roman" w:hAnsi="Times" w:cs="Times"/>
          <w:bCs/>
          <w:sz w:val="24"/>
          <w:szCs w:val="24"/>
        </w:rPr>
      </w:pPr>
    </w:p>
    <w:p w14:paraId="64E4DD39" w14:textId="78FB7603" w:rsidR="00CD5704" w:rsidRPr="00F417A3" w:rsidRDefault="00CD5704" w:rsidP="006B589C">
      <w:pPr>
        <w:jc w:val="both"/>
      </w:pPr>
      <w:bookmarkStart w:id="113" w:name="_Ref94886536"/>
      <w:del w:id="114" w:author="# JANINE NG YOU EN (UC-FT)" w:date="2022-06-30T07:11:00Z">
        <w:r w:rsidRPr="00CD5704" w:rsidDel="006B589C">
          <w:delText xml:space="preserve">Table </w:delText>
        </w:r>
        <w:r w:rsidDel="006B589C">
          <w:fldChar w:fldCharType="begin"/>
        </w:r>
        <w:r w:rsidDel="006B589C">
          <w:delInstrText xml:space="preserve"> SEQ Table \* ARABIC </w:delInstrText>
        </w:r>
        <w:r w:rsidDel="006B589C">
          <w:fldChar w:fldCharType="separate"/>
        </w:r>
        <w:r w:rsidR="000F0936" w:rsidDel="006B589C">
          <w:rPr>
            <w:noProof/>
          </w:rPr>
          <w:delText>1</w:delText>
        </w:r>
        <w:r w:rsidDel="006B589C">
          <w:rPr>
            <w:noProof/>
          </w:rPr>
          <w:fldChar w:fldCharType="end"/>
        </w:r>
        <w:bookmarkEnd w:id="113"/>
        <w:r w:rsidRPr="00CD5704" w:rsidDel="006B589C">
          <w:delText>:</w:delText>
        </w:r>
        <w:r w:rsidRPr="00F417A3" w:rsidDel="006B589C">
          <w:delText xml:space="preserve"> Top 10 significan</w:delText>
        </w:r>
      </w:del>
      <w:del w:id="115" w:author="# JANINE NG YOU EN (UC-FT)" w:date="2022-06-30T07:10:00Z">
        <w:r w:rsidRPr="00F417A3" w:rsidDel="00EC4D89">
          <w:delText>d</w:delText>
        </w:r>
      </w:del>
      <w:del w:id="116" w:author="# JANINE NG YOU EN (UC-FT)" w:date="2022-06-30T07:11:00Z">
        <w:r w:rsidRPr="00F417A3" w:rsidDel="006B589C">
          <w:delText xml:space="preserve"> words per algorithm, proposed categorization, subtopic and key concept selection, sorted in order of importance</w:delText>
        </w:r>
      </w:del>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275"/>
        <w:gridCol w:w="4334"/>
        <w:gridCol w:w="1396"/>
        <w:gridCol w:w="1621"/>
        <w:gridCol w:w="1489"/>
        <w:gridCol w:w="655"/>
      </w:tblGrid>
      <w:tr w:rsidR="00507C45" w:rsidRPr="00CD5704" w14:paraId="3F12402B" w14:textId="506B66AF" w:rsidTr="00874B14">
        <w:trPr>
          <w:trHeight w:val="510"/>
        </w:trPr>
        <w:tc>
          <w:tcPr>
            <w:tcW w:w="552" w:type="dxa"/>
            <w:tcBorders>
              <w:top w:val="single" w:sz="12" w:space="0" w:color="auto"/>
              <w:left w:val="single" w:sz="12" w:space="0" w:color="auto"/>
              <w:bottom w:val="single" w:sz="12" w:space="0" w:color="auto"/>
              <w:right w:val="single" w:sz="8" w:space="0" w:color="auto"/>
            </w:tcBorders>
            <w:shd w:val="clear" w:color="000000" w:fill="FFFFFF"/>
            <w:vAlign w:val="center"/>
            <w:hideMark/>
          </w:tcPr>
          <w:p w14:paraId="3B07B01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Algorithm</w:t>
            </w:r>
          </w:p>
        </w:tc>
        <w:tc>
          <w:tcPr>
            <w:tcW w:w="4334" w:type="dxa"/>
            <w:tcBorders>
              <w:top w:val="single" w:sz="12" w:space="0" w:color="auto"/>
              <w:left w:val="single" w:sz="8" w:space="0" w:color="auto"/>
              <w:bottom w:val="single" w:sz="12" w:space="0" w:color="auto"/>
              <w:right w:val="single" w:sz="8" w:space="0" w:color="auto"/>
            </w:tcBorders>
            <w:shd w:val="clear" w:color="000000" w:fill="FFFFFF"/>
            <w:vAlign w:val="center"/>
            <w:hideMark/>
          </w:tcPr>
          <w:p w14:paraId="36CA3C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 10 Sorted Words</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076FA63B" w14:textId="3D16C1D2" w:rsidR="00DD0B76" w:rsidRPr="00CD5704"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Category</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6148EC8A" w14:textId="3F366C2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Sub</w:t>
            </w:r>
            <w:r>
              <w:rPr>
                <w:rFonts w:ascii="Calibri" w:eastAsia="Times New Roman" w:hAnsi="Calibri" w:cs="Calibri"/>
                <w:color w:val="000000"/>
                <w:lang w:val="en-SG" w:eastAsia="en-SG"/>
              </w:rPr>
              <w:t>-</w:t>
            </w:r>
            <w:r w:rsidRPr="00CD5704">
              <w:rPr>
                <w:rFonts w:ascii="Calibri" w:eastAsia="Times New Roman" w:hAnsi="Calibri" w:cs="Calibri"/>
                <w:color w:val="000000"/>
                <w:lang w:val="en-SG" w:eastAsia="en-SG"/>
              </w:rPr>
              <w:t>Topic</w:t>
            </w:r>
          </w:p>
        </w:tc>
        <w:tc>
          <w:tcPr>
            <w:tcW w:w="0" w:type="auto"/>
            <w:tcBorders>
              <w:top w:val="single" w:sz="12" w:space="0" w:color="auto"/>
              <w:left w:val="single" w:sz="8" w:space="0" w:color="auto"/>
              <w:bottom w:val="single" w:sz="12" w:space="0" w:color="auto"/>
              <w:right w:val="single" w:sz="8" w:space="0" w:color="auto"/>
            </w:tcBorders>
            <w:shd w:val="clear" w:color="000000" w:fill="FFFFFF"/>
            <w:vAlign w:val="center"/>
            <w:hideMark/>
          </w:tcPr>
          <w:p w14:paraId="45A7526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Key Concept</w:t>
            </w:r>
          </w:p>
        </w:tc>
        <w:tc>
          <w:tcPr>
            <w:tcW w:w="0" w:type="auto"/>
            <w:tcBorders>
              <w:top w:val="single" w:sz="12" w:space="0" w:color="auto"/>
              <w:left w:val="single" w:sz="8" w:space="0" w:color="auto"/>
              <w:bottom w:val="single" w:sz="12" w:space="0" w:color="auto"/>
              <w:right w:val="single" w:sz="12" w:space="0" w:color="auto"/>
            </w:tcBorders>
            <w:shd w:val="clear" w:color="000000" w:fill="FFFFFF"/>
            <w:vAlign w:val="center"/>
          </w:tcPr>
          <w:p w14:paraId="58408FC6" w14:textId="77777777" w:rsidR="00DD0B76" w:rsidRDefault="00DD0B76"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Rank</w:t>
            </w:r>
          </w:p>
          <w:p w14:paraId="36796D8F" w14:textId="3FD8878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Topic</w:t>
            </w:r>
          </w:p>
        </w:tc>
      </w:tr>
      <w:tr w:rsidR="00507C45" w:rsidRPr="00CD5704" w14:paraId="0430DB02" w14:textId="4C23C3CD"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1DAFAC08" w14:textId="77777777" w:rsidR="00DD0B76" w:rsidRDefault="00DD0B76" w:rsidP="00DD0B76">
            <w:pPr>
              <w:jc w:val="center"/>
              <w:rPr>
                <w:rFonts w:ascii="Calibri" w:eastAsia="Times New Roman" w:hAnsi="Calibri" w:cs="Calibri"/>
                <w:color w:val="000000"/>
                <w:lang w:val="en-SG" w:eastAsia="en-SG"/>
              </w:rPr>
            </w:pPr>
            <w:proofErr w:type="spellStart"/>
            <w:r w:rsidRPr="00CD5704">
              <w:rPr>
                <w:rFonts w:ascii="Calibri" w:eastAsia="Times New Roman" w:hAnsi="Calibri" w:cs="Calibri"/>
                <w:color w:val="000000"/>
                <w:lang w:val="en-SG" w:eastAsia="en-SG"/>
              </w:rPr>
              <w:t>Gensim</w:t>
            </w:r>
            <w:proofErr w:type="spellEnd"/>
            <w:r w:rsidRPr="00CD5704">
              <w:rPr>
                <w:rFonts w:ascii="Calibri" w:eastAsia="Times New Roman" w:hAnsi="Calibri" w:cs="Calibri"/>
                <w:color w:val="000000"/>
                <w:lang w:val="en-SG" w:eastAsia="en-SG"/>
              </w:rPr>
              <w:t xml:space="preserve"> </w:t>
            </w:r>
          </w:p>
          <w:p w14:paraId="3A349547" w14:textId="7BDB0DD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LDA</w:t>
            </w:r>
          </w:p>
        </w:tc>
        <w:tc>
          <w:tcPr>
            <w:tcW w:w="4334" w:type="dxa"/>
            <w:tcBorders>
              <w:top w:val="single" w:sz="12" w:space="0" w:color="auto"/>
            </w:tcBorders>
            <w:shd w:val="clear" w:color="000000" w:fill="FFFFFF"/>
            <w:vAlign w:val="center"/>
            <w:hideMark/>
          </w:tcPr>
          <w:p w14:paraId="1D1E5A34" w14:textId="1441EC4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 xml:space="preserve">, 'development', 'community', 'power', 'sector',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xml:space="preserve">, 'investment', </w:t>
            </w:r>
            <w:r w:rsidRPr="00CD5704">
              <w:rPr>
                <w:rFonts w:ascii="Calibri" w:eastAsia="Times New Roman" w:hAnsi="Calibri" w:cs="Calibri"/>
                <w:b/>
                <w:bCs/>
                <w:color w:val="000000"/>
                <w:lang w:val="en-SG" w:eastAsia="en-SG"/>
              </w:rPr>
              <w:t>'state'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'program'</w:t>
            </w:r>
          </w:p>
        </w:tc>
        <w:tc>
          <w:tcPr>
            <w:tcW w:w="0" w:type="auto"/>
            <w:tcBorders>
              <w:top w:val="single" w:sz="12" w:space="0" w:color="auto"/>
            </w:tcBorders>
            <w:shd w:val="clear" w:color="000000" w:fill="FFFFFF"/>
            <w:vAlign w:val="center"/>
            <w:hideMark/>
          </w:tcPr>
          <w:p w14:paraId="30772F7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764D95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Development Policies</w:t>
            </w:r>
          </w:p>
        </w:tc>
        <w:tc>
          <w:tcPr>
            <w:tcW w:w="0" w:type="auto"/>
            <w:tcBorders>
              <w:top w:val="single" w:sz="12" w:space="0" w:color="auto"/>
              <w:right w:val="single" w:sz="8" w:space="0" w:color="auto"/>
            </w:tcBorders>
            <w:shd w:val="clear" w:color="000000" w:fill="FFFFFF"/>
            <w:vAlign w:val="center"/>
            <w:hideMark/>
          </w:tcPr>
          <w:p w14:paraId="22F3F5F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85D950F" w14:textId="70D435C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7749A79D" w14:textId="20449579" w:rsidTr="00874B14">
        <w:trPr>
          <w:trHeight w:val="510"/>
        </w:trPr>
        <w:tc>
          <w:tcPr>
            <w:tcW w:w="552" w:type="dxa"/>
            <w:vMerge/>
            <w:tcBorders>
              <w:left w:val="single" w:sz="12" w:space="0" w:color="auto"/>
            </w:tcBorders>
            <w:vAlign w:val="center"/>
            <w:hideMark/>
          </w:tcPr>
          <w:p w14:paraId="614E8503"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2A01F93" w14:textId="71CB135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'policy', </w:t>
            </w:r>
            <w:r w:rsidRPr="00CD5704">
              <w:rPr>
                <w:rFonts w:ascii="Calibri" w:eastAsia="Times New Roman" w:hAnsi="Calibri" w:cs="Calibri"/>
                <w:b/>
                <w:bCs/>
                <w:color w:val="000000"/>
                <w:lang w:val="en-SG" w:eastAsia="en-SG"/>
              </w:rPr>
              <w:t>'industry'</w:t>
            </w:r>
            <w:r w:rsidRPr="00CD5704">
              <w:rPr>
                <w:rFonts w:ascii="Calibri" w:eastAsia="Times New Roman" w:hAnsi="Calibri" w:cs="Calibri"/>
                <w:color w:val="000000"/>
                <w:lang w:val="en-SG" w:eastAsia="en-SG"/>
              </w:rPr>
              <w:t xml:space="preserve">, 'climate', </w:t>
            </w:r>
            <w:r w:rsidRPr="00CD5704">
              <w:rPr>
                <w:rFonts w:ascii="Calibri" w:eastAsia="Times New Roman" w:hAnsi="Calibri" w:cs="Calibri"/>
                <w:b/>
                <w:bCs/>
                <w:color w:val="000000"/>
                <w:lang w:val="en-SG" w:eastAsia="en-SG"/>
              </w:rPr>
              <w:t>'trade'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'retrofit'</w:t>
            </w:r>
            <w:r w:rsidRPr="00CD5704">
              <w:rPr>
                <w:rFonts w:ascii="Calibri" w:eastAsia="Times New Roman" w:hAnsi="Calibri" w:cs="Calibri"/>
                <w:color w:val="000000"/>
                <w:lang w:val="en-SG" w:eastAsia="en-SG"/>
              </w:rPr>
              <w:t xml:space="preserve">, 'efficiency', 'impact', 'analysis', </w:t>
            </w:r>
            <w:r w:rsidRPr="00CD5704">
              <w:rPr>
                <w:rFonts w:ascii="Calibri" w:eastAsia="Times New Roman" w:hAnsi="Calibri" w:cs="Calibri"/>
                <w:b/>
                <w:bCs/>
                <w:color w:val="000000"/>
                <w:lang w:val="en-SG" w:eastAsia="en-SG"/>
              </w:rPr>
              <w:t>'country'</w:t>
            </w:r>
          </w:p>
        </w:tc>
        <w:tc>
          <w:tcPr>
            <w:tcW w:w="0" w:type="auto"/>
            <w:shd w:val="clear" w:color="000000" w:fill="FFFFFF"/>
            <w:vAlign w:val="center"/>
            <w:hideMark/>
          </w:tcPr>
          <w:p w14:paraId="53E80C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0822B9F9" w14:textId="451CED7E" w:rsidR="00DD0B76" w:rsidRPr="00CD5704" w:rsidRDefault="00344EEC"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Industry and Trade</w:t>
            </w:r>
          </w:p>
        </w:tc>
        <w:tc>
          <w:tcPr>
            <w:tcW w:w="0" w:type="auto"/>
            <w:tcBorders>
              <w:right w:val="single" w:sz="8" w:space="0" w:color="auto"/>
            </w:tcBorders>
            <w:shd w:val="clear" w:color="000000" w:fill="FFFFFF"/>
            <w:vAlign w:val="center"/>
            <w:hideMark/>
          </w:tcPr>
          <w:p w14:paraId="374543E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4046803F" w14:textId="181F4D03"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6A2DB543" w14:textId="30AE199C" w:rsidTr="00874B14">
        <w:trPr>
          <w:trHeight w:val="510"/>
        </w:trPr>
        <w:tc>
          <w:tcPr>
            <w:tcW w:w="552" w:type="dxa"/>
            <w:vMerge/>
            <w:tcBorders>
              <w:left w:val="single" w:sz="12" w:space="0" w:color="auto"/>
            </w:tcBorders>
            <w:vAlign w:val="center"/>
            <w:hideMark/>
          </w:tcPr>
          <w:p w14:paraId="5FB0179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EDDA690" w14:textId="257691E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'technology', 'policy', 'community',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'system', 'development', 'adoption', 'support',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'roadmaps'</w:t>
            </w:r>
          </w:p>
        </w:tc>
        <w:tc>
          <w:tcPr>
            <w:tcW w:w="0" w:type="auto"/>
            <w:shd w:val="clear" w:color="000000" w:fill="FFFFFF"/>
            <w:vAlign w:val="center"/>
            <w:hideMark/>
          </w:tcPr>
          <w:p w14:paraId="784BC0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D24B9CE" w14:textId="0ED291F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Investments</w:t>
            </w:r>
          </w:p>
        </w:tc>
        <w:tc>
          <w:tcPr>
            <w:tcW w:w="0" w:type="auto"/>
            <w:tcBorders>
              <w:right w:val="single" w:sz="8" w:space="0" w:color="auto"/>
            </w:tcBorders>
            <w:shd w:val="clear" w:color="000000" w:fill="FFFFFF"/>
            <w:vAlign w:val="center"/>
            <w:hideMark/>
          </w:tcPr>
          <w:p w14:paraId="54F8DC71" w14:textId="79A786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Mechanism</w:t>
            </w:r>
            <w:r w:rsidR="00C9652B"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746620" w14:textId="03DA378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019F433F" w14:textId="40EC732D" w:rsidTr="00874B14">
        <w:trPr>
          <w:trHeight w:val="510"/>
        </w:trPr>
        <w:tc>
          <w:tcPr>
            <w:tcW w:w="552" w:type="dxa"/>
            <w:vMerge/>
            <w:tcBorders>
              <w:left w:val="single" w:sz="12" w:space="0" w:color="auto"/>
            </w:tcBorders>
            <w:vAlign w:val="center"/>
            <w:hideMark/>
          </w:tcPr>
          <w:p w14:paraId="768FBFDA"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76CD7537" w14:textId="50C8CAF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'technology'</w:t>
            </w:r>
            <w:r w:rsidRPr="00CD5704">
              <w:rPr>
                <w:rFonts w:ascii="Calibri" w:eastAsia="Times New Roman" w:hAnsi="Calibri" w:cs="Calibri"/>
                <w:color w:val="000000"/>
                <w:lang w:val="en-SG" w:eastAsia="en-SG"/>
              </w:rPr>
              <w:t xml:space="preserve">, 'policy', 'process', 'local', 'industry', 'international',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'power', </w:t>
            </w:r>
            <w:r w:rsidRPr="00CD5704">
              <w:rPr>
                <w:rFonts w:ascii="Calibri" w:eastAsia="Times New Roman" w:hAnsi="Calibri" w:cs="Calibri"/>
                <w:b/>
                <w:bCs/>
                <w:color w:val="000000"/>
                <w:lang w:val="en-SG" w:eastAsia="en-SG"/>
              </w:rPr>
              <w:t>'transition'</w:t>
            </w:r>
          </w:p>
        </w:tc>
        <w:tc>
          <w:tcPr>
            <w:tcW w:w="0" w:type="auto"/>
            <w:shd w:val="clear" w:color="000000" w:fill="FFFFFF"/>
            <w:vAlign w:val="center"/>
            <w:hideMark/>
          </w:tcPr>
          <w:p w14:paraId="4316AD6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5807FE8C" w14:textId="10576AA8" w:rsidR="00DD0B76" w:rsidRPr="00CD5704" w:rsidRDefault="00B0168D"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Transition and Development of Local Community</w:t>
            </w:r>
          </w:p>
        </w:tc>
        <w:tc>
          <w:tcPr>
            <w:tcW w:w="0" w:type="auto"/>
            <w:tcBorders>
              <w:right w:val="single" w:sz="8" w:space="0" w:color="auto"/>
            </w:tcBorders>
            <w:shd w:val="clear" w:color="000000" w:fill="FFFFFF"/>
            <w:vAlign w:val="center"/>
            <w:hideMark/>
          </w:tcPr>
          <w:p w14:paraId="45BD136E" w14:textId="4743BB13"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right w:val="single" w:sz="12" w:space="0" w:color="auto"/>
            </w:tcBorders>
            <w:shd w:val="clear" w:color="000000" w:fill="FFFFFF"/>
            <w:vAlign w:val="center"/>
          </w:tcPr>
          <w:p w14:paraId="0CD4C3A2" w14:textId="6591A5F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08AB1BF1" w14:textId="33748D69" w:rsidTr="00874B14">
        <w:trPr>
          <w:trHeight w:val="510"/>
        </w:trPr>
        <w:tc>
          <w:tcPr>
            <w:tcW w:w="552" w:type="dxa"/>
            <w:vMerge/>
            <w:tcBorders>
              <w:left w:val="single" w:sz="12" w:space="0" w:color="auto"/>
              <w:bottom w:val="single" w:sz="12" w:space="0" w:color="auto"/>
            </w:tcBorders>
            <w:vAlign w:val="center"/>
            <w:hideMark/>
          </w:tcPr>
          <w:p w14:paraId="55E38B0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1A639082" w14:textId="16B1EB6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community', 'value', 'sustainability', 'firm', 'process', </w:t>
            </w:r>
            <w:r w:rsidRPr="00CD5704">
              <w:rPr>
                <w:rFonts w:ascii="Calibri" w:eastAsia="Times New Roman" w:hAnsi="Calibri" w:cs="Calibri"/>
                <w:b/>
                <w:bCs/>
                <w:color w:val="000000"/>
                <w:lang w:val="en-SG" w:eastAsia="en-SG"/>
              </w:rPr>
              <w:t>'cocreation'</w:t>
            </w:r>
            <w:r w:rsidRPr="00CD5704">
              <w:rPr>
                <w:rFonts w:ascii="Calibri" w:eastAsia="Times New Roman" w:hAnsi="Calibri" w:cs="Calibri"/>
                <w:color w:val="000000"/>
                <w:lang w:val="en-SG" w:eastAsia="en-SG"/>
              </w:rPr>
              <w:t xml:space="preserve">, 'literature', </w:t>
            </w:r>
            <w:r w:rsidRPr="00CD5704">
              <w:rPr>
                <w:rFonts w:ascii="Calibri" w:eastAsia="Times New Roman" w:hAnsi="Calibri" w:cs="Calibri"/>
                <w:b/>
                <w:bCs/>
                <w:color w:val="000000"/>
                <w:lang w:val="en-SG" w:eastAsia="en-SG"/>
              </w:rPr>
              <w:t>'environmental'</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w:t>
            </w:r>
            <w:proofErr w:type="spellStart"/>
            <w:r w:rsidRPr="00CD5704">
              <w:rPr>
                <w:rFonts w:ascii="Calibri" w:eastAsia="Times New Roman" w:hAnsi="Calibri" w:cs="Calibri"/>
                <w:b/>
                <w:bCs/>
                <w:color w:val="000000"/>
                <w:lang w:val="en-SG" w:eastAsia="en-SG"/>
              </w:rPr>
              <w:t>minigrids</w:t>
            </w:r>
            <w:proofErr w:type="spellEnd"/>
            <w:r w:rsidRPr="00CD5704">
              <w:rPr>
                <w:rFonts w:ascii="Calibri" w:eastAsia="Times New Roman" w:hAnsi="Calibri" w:cs="Calibri"/>
                <w:b/>
                <w:bCs/>
                <w:color w:val="000000"/>
                <w:lang w:val="en-SG" w:eastAsia="en-SG"/>
              </w:rPr>
              <w: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'support'</w:t>
            </w:r>
          </w:p>
        </w:tc>
        <w:tc>
          <w:tcPr>
            <w:tcW w:w="0" w:type="auto"/>
            <w:tcBorders>
              <w:bottom w:val="single" w:sz="12" w:space="0" w:color="auto"/>
            </w:tcBorders>
            <w:shd w:val="clear" w:color="000000" w:fill="FFFFFF"/>
            <w:vAlign w:val="center"/>
            <w:hideMark/>
          </w:tcPr>
          <w:p w14:paraId="78AB930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69338E03"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bottom w:val="single" w:sz="12" w:space="0" w:color="auto"/>
              <w:right w:val="single" w:sz="8" w:space="0" w:color="auto"/>
            </w:tcBorders>
            <w:shd w:val="clear" w:color="000000" w:fill="FFFFFF"/>
            <w:vAlign w:val="center"/>
            <w:hideMark/>
          </w:tcPr>
          <w:p w14:paraId="79DC04A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bottom w:val="single" w:sz="12" w:space="0" w:color="auto"/>
              <w:right w:val="single" w:sz="12" w:space="0" w:color="auto"/>
            </w:tcBorders>
            <w:shd w:val="clear" w:color="000000" w:fill="FFFFFF"/>
            <w:vAlign w:val="center"/>
          </w:tcPr>
          <w:p w14:paraId="18DC12DD" w14:textId="1F98BFB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26238D55" w14:textId="55436E44" w:rsidTr="00874B14">
        <w:trPr>
          <w:trHeight w:val="510"/>
        </w:trPr>
        <w:tc>
          <w:tcPr>
            <w:tcW w:w="552" w:type="dxa"/>
            <w:vMerge w:val="restart"/>
            <w:tcBorders>
              <w:top w:val="single" w:sz="12" w:space="0" w:color="auto"/>
              <w:left w:val="single" w:sz="12" w:space="0" w:color="auto"/>
            </w:tcBorders>
            <w:shd w:val="clear" w:color="000000" w:fill="FFFFFF"/>
            <w:noWrap/>
            <w:vAlign w:val="center"/>
            <w:hideMark/>
          </w:tcPr>
          <w:p w14:paraId="56B9FE4E" w14:textId="77777777" w:rsidR="00DD0B76"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Mallet</w:t>
            </w:r>
          </w:p>
          <w:p w14:paraId="275B928B" w14:textId="7767732A"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 LDA</w:t>
            </w:r>
          </w:p>
        </w:tc>
        <w:tc>
          <w:tcPr>
            <w:tcW w:w="4334" w:type="dxa"/>
            <w:tcBorders>
              <w:top w:val="single" w:sz="12" w:space="0" w:color="auto"/>
            </w:tcBorders>
            <w:shd w:val="clear" w:color="000000" w:fill="FFFFFF"/>
            <w:vAlign w:val="center"/>
            <w:hideMark/>
          </w:tcPr>
          <w:p w14:paraId="60A0E90D"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 'state', 'level', 'country'</w:t>
            </w:r>
            <w:r w:rsidRPr="00CD5704">
              <w:rPr>
                <w:rFonts w:ascii="Calibri" w:eastAsia="Times New Roman" w:hAnsi="Calibri" w:cs="Calibri"/>
                <w:color w:val="000000"/>
                <w:lang w:val="en-SG" w:eastAsia="en-SG"/>
              </w:rPr>
              <w:t>, 'electricity', 'barrier', 'support', 'analysis', 'renewables', 'article'</w:t>
            </w:r>
          </w:p>
        </w:tc>
        <w:tc>
          <w:tcPr>
            <w:tcW w:w="0" w:type="auto"/>
            <w:tcBorders>
              <w:top w:val="single" w:sz="12" w:space="0" w:color="auto"/>
            </w:tcBorders>
            <w:shd w:val="clear" w:color="000000" w:fill="FFFFFF"/>
            <w:vAlign w:val="center"/>
            <w:hideMark/>
          </w:tcPr>
          <w:p w14:paraId="18196F51"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22D036D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support</w:t>
            </w:r>
          </w:p>
        </w:tc>
        <w:tc>
          <w:tcPr>
            <w:tcW w:w="0" w:type="auto"/>
            <w:tcBorders>
              <w:top w:val="single" w:sz="12" w:space="0" w:color="auto"/>
              <w:right w:val="single" w:sz="8" w:space="0" w:color="auto"/>
            </w:tcBorders>
            <w:shd w:val="clear" w:color="000000" w:fill="FFFFFF"/>
            <w:vAlign w:val="center"/>
            <w:hideMark/>
          </w:tcPr>
          <w:p w14:paraId="28D59E38"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343995E4" w14:textId="4200625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2B5A20B7" w14:textId="2AB63F93" w:rsidTr="00874B14">
        <w:trPr>
          <w:trHeight w:val="510"/>
        </w:trPr>
        <w:tc>
          <w:tcPr>
            <w:tcW w:w="552" w:type="dxa"/>
            <w:vMerge/>
            <w:tcBorders>
              <w:left w:val="single" w:sz="12" w:space="0" w:color="auto"/>
            </w:tcBorders>
            <w:vAlign w:val="center"/>
            <w:hideMark/>
          </w:tcPr>
          <w:p w14:paraId="3CF1B831"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5F59AA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w:t>
            </w:r>
            <w:r w:rsidRPr="00CD5704">
              <w:rPr>
                <w:rFonts w:ascii="Calibri" w:eastAsia="Times New Roman" w:hAnsi="Calibri" w:cs="Calibri"/>
                <w:color w:val="000000"/>
                <w:lang w:val="en-SG" w:eastAsia="en-SG"/>
              </w:rPr>
              <w:t xml:space="preserve"> 'industry', 'case', </w:t>
            </w:r>
            <w:r w:rsidRPr="00CD5704">
              <w:rPr>
                <w:rFonts w:ascii="Calibri" w:eastAsia="Times New Roman" w:hAnsi="Calibri" w:cs="Calibri"/>
                <w:b/>
                <w:bCs/>
                <w:color w:val="000000"/>
                <w:lang w:val="en-SG" w:eastAsia="en-SG"/>
              </w:rPr>
              <w:t>'government', 'support'</w:t>
            </w:r>
            <w:r w:rsidRPr="00CD5704">
              <w:rPr>
                <w:rFonts w:ascii="Calibri" w:eastAsia="Times New Roman" w:hAnsi="Calibri" w:cs="Calibri"/>
                <w:color w:val="000000"/>
                <w:lang w:val="en-SG" w:eastAsia="en-SG"/>
              </w:rPr>
              <w:t>, 'social', 'international', 'development', 'change'</w:t>
            </w:r>
          </w:p>
        </w:tc>
        <w:tc>
          <w:tcPr>
            <w:tcW w:w="0" w:type="auto"/>
            <w:shd w:val="clear" w:color="000000" w:fill="FFFFFF"/>
            <w:vAlign w:val="center"/>
            <w:hideMark/>
          </w:tcPr>
          <w:p w14:paraId="3A3BAA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1E09C20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776651B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24ED2417" w14:textId="23C8A12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721D2504" w14:textId="37F0D0A8" w:rsidTr="00874B14">
        <w:trPr>
          <w:trHeight w:val="510"/>
        </w:trPr>
        <w:tc>
          <w:tcPr>
            <w:tcW w:w="552" w:type="dxa"/>
            <w:vMerge/>
            <w:tcBorders>
              <w:left w:val="single" w:sz="12" w:space="0" w:color="auto"/>
            </w:tcBorders>
            <w:vAlign w:val="center"/>
            <w:hideMark/>
          </w:tcPr>
          <w:p w14:paraId="3BA5E5B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51B9E2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'power'</w:t>
            </w:r>
            <w:r w:rsidRPr="00CD5704">
              <w:rPr>
                <w:rFonts w:ascii="Calibri" w:eastAsia="Times New Roman" w:hAnsi="Calibri" w:cs="Calibri"/>
                <w:color w:val="000000"/>
                <w:lang w:val="en-SG" w:eastAsia="en-SG"/>
              </w:rPr>
              <w:t>, 'development', 'program', 'sector',</w:t>
            </w:r>
            <w:r w:rsidRPr="00CD5704">
              <w:rPr>
                <w:rFonts w:ascii="Calibri" w:eastAsia="Times New Roman" w:hAnsi="Calibri" w:cs="Calibri"/>
                <w:color w:val="000000"/>
                <w:lang w:val="en-SG" w:eastAsia="en-SG"/>
              </w:rPr>
              <w:br/>
            </w:r>
            <w:r w:rsidRPr="00CD5704">
              <w:rPr>
                <w:rFonts w:ascii="Calibri" w:eastAsia="Times New Roman" w:hAnsi="Calibri" w:cs="Calibri"/>
                <w:b/>
                <w:bCs/>
                <w:color w:val="000000"/>
                <w:lang w:val="en-SG" w:eastAsia="en-SG"/>
              </w:rPr>
              <w:t>'emission', 'cost'</w:t>
            </w:r>
            <w:r w:rsidRPr="00CD5704">
              <w:rPr>
                <w:rFonts w:ascii="Calibri" w:eastAsia="Times New Roman" w:hAnsi="Calibri" w:cs="Calibri"/>
                <w:color w:val="000000"/>
                <w:lang w:val="en-SG" w:eastAsia="en-SG"/>
              </w:rPr>
              <w:t xml:space="preserve">, 'future', 'country', 'government', </w:t>
            </w:r>
            <w:r w:rsidRPr="00CD5704">
              <w:rPr>
                <w:rFonts w:ascii="Calibri" w:eastAsia="Times New Roman" w:hAnsi="Calibri" w:cs="Calibri"/>
                <w:b/>
                <w:bCs/>
                <w:color w:val="000000"/>
                <w:lang w:val="en-SG" w:eastAsia="en-SG"/>
              </w:rPr>
              <w:t>'capacity'</w:t>
            </w:r>
          </w:p>
        </w:tc>
        <w:tc>
          <w:tcPr>
            <w:tcW w:w="0" w:type="auto"/>
            <w:shd w:val="clear" w:color="000000" w:fill="FFFFFF"/>
            <w:vAlign w:val="center"/>
            <w:hideMark/>
          </w:tcPr>
          <w:p w14:paraId="2F8E4995"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00A99AB2" w14:textId="22D0E42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Financial Requirement</w:t>
            </w:r>
          </w:p>
        </w:tc>
        <w:tc>
          <w:tcPr>
            <w:tcW w:w="0" w:type="auto"/>
            <w:tcBorders>
              <w:right w:val="single" w:sz="8" w:space="0" w:color="auto"/>
            </w:tcBorders>
            <w:shd w:val="clear" w:color="000000" w:fill="FFFFFF"/>
            <w:vAlign w:val="center"/>
            <w:hideMark/>
          </w:tcPr>
          <w:p w14:paraId="05A04FAC" w14:textId="686A1CB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43A96DEA" w14:textId="62DB4C4D"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4F970E58" w14:textId="023DDDEC" w:rsidTr="00874B14">
        <w:trPr>
          <w:trHeight w:val="510"/>
        </w:trPr>
        <w:tc>
          <w:tcPr>
            <w:tcW w:w="552" w:type="dxa"/>
            <w:vMerge/>
            <w:tcBorders>
              <w:left w:val="single" w:sz="12" w:space="0" w:color="auto"/>
            </w:tcBorders>
            <w:vAlign w:val="center"/>
            <w:hideMark/>
          </w:tcPr>
          <w:p w14:paraId="6322043E"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2D5D1479" w14:textId="2AEC14B0"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'technology',</w:t>
            </w:r>
            <w:r w:rsidRPr="00344EEC">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'investment'</w:t>
            </w:r>
            <w:r w:rsidRPr="00CD5704">
              <w:rPr>
                <w:rFonts w:ascii="Calibri" w:eastAsia="Times New Roman" w:hAnsi="Calibri" w:cs="Calibri"/>
                <w:color w:val="000000"/>
                <w:lang w:val="en-SG" w:eastAsia="en-SG"/>
              </w:rPr>
              <w:t xml:space="preserve">, 'stakeholder', 'role', </w:t>
            </w:r>
            <w:r w:rsidRPr="00CD5704">
              <w:rPr>
                <w:rFonts w:ascii="Calibri" w:eastAsia="Times New Roman" w:hAnsi="Calibri" w:cs="Calibri"/>
                <w:b/>
                <w:bCs/>
                <w:color w:val="000000"/>
                <w:lang w:val="en-SG" w:eastAsia="en-SG"/>
              </w:rPr>
              <w:t>'investor'</w:t>
            </w:r>
            <w:r w:rsidRPr="00CD5704">
              <w:rPr>
                <w:rFonts w:ascii="Calibri" w:eastAsia="Times New Roman" w:hAnsi="Calibri" w:cs="Calibri"/>
                <w:color w:val="000000"/>
                <w:lang w:val="en-SG" w:eastAsia="en-SG"/>
              </w:rPr>
              <w:t xml:space="preserve">, 'performance', </w:t>
            </w:r>
            <w:r w:rsidRPr="00CD5704">
              <w:rPr>
                <w:rFonts w:ascii="Calibri" w:eastAsia="Times New Roman" w:hAnsi="Calibri" w:cs="Calibri"/>
                <w:b/>
                <w:bCs/>
                <w:color w:val="000000"/>
                <w:lang w:val="en-SG" w:eastAsia="en-SG"/>
              </w:rPr>
              <w:t>'framework'</w:t>
            </w:r>
            <w:r w:rsidRPr="00CD5704">
              <w:rPr>
                <w:rFonts w:ascii="Calibri" w:eastAsia="Times New Roman" w:hAnsi="Calibri" w:cs="Calibri"/>
                <w:color w:val="000000"/>
                <w:lang w:val="en-SG" w:eastAsia="en-SG"/>
              </w:rPr>
              <w:t>, 'analysis', 'finding', 'environmental'</w:t>
            </w:r>
          </w:p>
        </w:tc>
        <w:tc>
          <w:tcPr>
            <w:tcW w:w="0" w:type="auto"/>
            <w:shd w:val="clear" w:color="000000" w:fill="FFFFFF"/>
            <w:vAlign w:val="center"/>
            <w:hideMark/>
          </w:tcPr>
          <w:p w14:paraId="66E7239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shd w:val="clear" w:color="000000" w:fill="FFFFFF"/>
            <w:vAlign w:val="center"/>
            <w:hideMark/>
          </w:tcPr>
          <w:p w14:paraId="4C4E7768" w14:textId="55C1436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Technology</w:t>
            </w:r>
            <w:r w:rsidR="00507C45">
              <w:rPr>
                <w:rFonts w:ascii="Calibri" w:eastAsia="Times New Roman" w:hAnsi="Calibri" w:cs="Calibri"/>
                <w:color w:val="000000"/>
                <w:lang w:val="en-SG" w:eastAsia="en-SG"/>
              </w:rPr>
              <w:t xml:space="preserve"> investment within a </w:t>
            </w:r>
            <w:r w:rsidR="00344EEC">
              <w:rPr>
                <w:rFonts w:ascii="Calibri" w:eastAsia="Times New Roman" w:hAnsi="Calibri" w:cs="Calibri"/>
                <w:color w:val="000000"/>
                <w:lang w:val="en-SG" w:eastAsia="en-SG"/>
              </w:rPr>
              <w:t>framework</w:t>
            </w:r>
          </w:p>
        </w:tc>
        <w:tc>
          <w:tcPr>
            <w:tcW w:w="0" w:type="auto"/>
            <w:tcBorders>
              <w:right w:val="single" w:sz="8" w:space="0" w:color="auto"/>
            </w:tcBorders>
            <w:shd w:val="clear" w:color="000000" w:fill="FFFFFF"/>
            <w:vAlign w:val="center"/>
            <w:hideMark/>
          </w:tcPr>
          <w:p w14:paraId="7947B927" w14:textId="5540F397" w:rsidR="00DD0B76" w:rsidRPr="00CD5704" w:rsidRDefault="00507C45"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1E3BCB40" w14:textId="120B1ED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4204EDCF" w14:textId="6DEC90E3" w:rsidTr="00874B14">
        <w:trPr>
          <w:trHeight w:val="510"/>
        </w:trPr>
        <w:tc>
          <w:tcPr>
            <w:tcW w:w="552" w:type="dxa"/>
            <w:vMerge/>
            <w:tcBorders>
              <w:left w:val="single" w:sz="12" w:space="0" w:color="auto"/>
              <w:bottom w:val="single" w:sz="12" w:space="0" w:color="auto"/>
            </w:tcBorders>
            <w:vAlign w:val="center"/>
            <w:hideMark/>
          </w:tcPr>
          <w:p w14:paraId="710E2580"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0ABFC93F" w14:textId="314E5784"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system',</w:t>
            </w:r>
            <w:r w:rsidRPr="00507C45">
              <w:rPr>
                <w:rFonts w:ascii="Calibri" w:eastAsia="Times New Roman" w:hAnsi="Calibri" w:cs="Calibri"/>
                <w:b/>
                <w:bCs/>
                <w:color w:val="000000"/>
                <w:lang w:val="en-SG" w:eastAsia="en-SG"/>
              </w:rPr>
              <w:t xml:space="preserve"> </w:t>
            </w:r>
            <w:r w:rsidRPr="00CD5704">
              <w:rPr>
                <w:rFonts w:ascii="Calibri" w:eastAsia="Times New Roman" w:hAnsi="Calibri" w:cs="Calibri"/>
                <w:b/>
                <w:bCs/>
                <w:color w:val="000000"/>
                <w:lang w:val="en-SG" w:eastAsia="en-SG"/>
              </w:rPr>
              <w:t>'process', 'management',</w:t>
            </w:r>
            <w:r w:rsidRPr="00CD5704">
              <w:rPr>
                <w:rFonts w:ascii="Calibri" w:eastAsia="Times New Roman" w:hAnsi="Calibri" w:cs="Calibri"/>
                <w:color w:val="000000"/>
                <w:lang w:val="en-SG" w:eastAsia="en-SG"/>
              </w:rPr>
              <w:t xml:space="preserve"> 'community',</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'plant', 'model', 'sustainability', </w:t>
            </w:r>
            <w:r w:rsidRPr="00CD5704">
              <w:rPr>
                <w:rFonts w:ascii="Calibri" w:eastAsia="Times New Roman" w:hAnsi="Calibri" w:cs="Calibri"/>
                <w:b/>
                <w:bCs/>
                <w:color w:val="000000"/>
                <w:lang w:val="en-SG" w:eastAsia="en-SG"/>
              </w:rPr>
              <w:t>'implementation'</w:t>
            </w:r>
            <w:r w:rsidRPr="00CD5704">
              <w:rPr>
                <w:rFonts w:ascii="Calibri" w:eastAsia="Times New Roman" w:hAnsi="Calibri" w:cs="Calibri"/>
                <w:color w:val="000000"/>
                <w:lang w:val="en-SG" w:eastAsia="en-SG"/>
              </w:rPr>
              <w:t>, 'adoption', 'quality'</w:t>
            </w:r>
          </w:p>
        </w:tc>
        <w:tc>
          <w:tcPr>
            <w:tcW w:w="0" w:type="auto"/>
            <w:tcBorders>
              <w:bottom w:val="single" w:sz="12" w:space="0" w:color="auto"/>
            </w:tcBorders>
            <w:shd w:val="clear" w:color="000000" w:fill="FFFFFF"/>
            <w:vAlign w:val="center"/>
            <w:hideMark/>
          </w:tcPr>
          <w:p w14:paraId="7A9821C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bottom w:val="single" w:sz="12" w:space="0" w:color="auto"/>
            </w:tcBorders>
            <w:shd w:val="clear" w:color="000000" w:fill="FFFFFF"/>
            <w:vAlign w:val="center"/>
            <w:hideMark/>
          </w:tcPr>
          <w:p w14:paraId="39555385" w14:textId="7244538F"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1971E904" w14:textId="37CDD6FA" w:rsidR="00DD0B76" w:rsidRPr="00CD5704" w:rsidRDefault="00507C45"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1C0E4834" w14:textId="4FAAAAB1"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r w:rsidR="00507C45" w:rsidRPr="00CD5704" w14:paraId="3FA2514F" w14:textId="5828552A" w:rsidTr="00874B14">
        <w:trPr>
          <w:trHeight w:val="510"/>
        </w:trPr>
        <w:tc>
          <w:tcPr>
            <w:tcW w:w="552" w:type="dxa"/>
            <w:vMerge w:val="restart"/>
            <w:tcBorders>
              <w:top w:val="single" w:sz="12" w:space="0" w:color="auto"/>
              <w:left w:val="single" w:sz="12" w:space="0" w:color="auto"/>
            </w:tcBorders>
            <w:shd w:val="clear" w:color="000000" w:fill="FFFFFF"/>
            <w:vAlign w:val="center"/>
            <w:hideMark/>
          </w:tcPr>
          <w:p w14:paraId="5223F03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Non-Negative Matrix Factorization</w:t>
            </w:r>
          </w:p>
        </w:tc>
        <w:tc>
          <w:tcPr>
            <w:tcW w:w="4334" w:type="dxa"/>
            <w:tcBorders>
              <w:top w:val="single" w:sz="12" w:space="0" w:color="auto"/>
            </w:tcBorders>
            <w:shd w:val="clear" w:color="000000" w:fill="FFFFFF"/>
            <w:vAlign w:val="center"/>
            <w:hideMark/>
          </w:tcPr>
          <w:p w14:paraId="570CAA18" w14:textId="25802318"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'policy'</w:t>
            </w:r>
            <w:r w:rsidRPr="00CD5704">
              <w:rPr>
                <w:rFonts w:ascii="Calibri" w:eastAsia="Times New Roman" w:hAnsi="Calibri" w:cs="Calibri"/>
                <w:color w:val="000000"/>
                <w:lang w:val="en-SG" w:eastAsia="en-SG"/>
              </w:rPr>
              <w:t>,</w:t>
            </w:r>
            <w:r w:rsidRPr="001C5142">
              <w:rPr>
                <w:rFonts w:ascii="Calibri" w:eastAsia="Times New Roman" w:hAnsi="Calibri" w:cs="Calibri"/>
                <w:color w:val="000000"/>
                <w:lang w:val="en-SG" w:eastAsia="en-SG"/>
              </w:rPr>
              <w:t xml:space="preserve"> </w:t>
            </w:r>
            <w:r w:rsidRPr="00CD5704">
              <w:rPr>
                <w:rFonts w:ascii="Calibri" w:eastAsia="Times New Roman" w:hAnsi="Calibri" w:cs="Calibri"/>
                <w:color w:val="000000"/>
                <w:lang w:val="en-SG" w:eastAsia="en-SG"/>
              </w:rPr>
              <w:t xml:space="preserve">'technology', 'industry', </w:t>
            </w:r>
            <w:r w:rsidRPr="00CD5704">
              <w:rPr>
                <w:rFonts w:ascii="Calibri" w:eastAsia="Times New Roman" w:hAnsi="Calibri" w:cs="Calibri"/>
                <w:b/>
                <w:bCs/>
                <w:color w:val="000000"/>
                <w:lang w:val="en-SG" w:eastAsia="en-SG"/>
              </w:rPr>
              <w:t>'sector'</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'development'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'country'</w:t>
            </w:r>
            <w:r w:rsidRPr="00CD5704">
              <w:rPr>
                <w:rFonts w:ascii="Calibri" w:eastAsia="Times New Roman" w:hAnsi="Calibri" w:cs="Calibri"/>
                <w:color w:val="000000"/>
                <w:lang w:val="en-SG" w:eastAsia="en-SG"/>
              </w:rPr>
              <w:t xml:space="preserve">, 'trade', </w:t>
            </w:r>
            <w:r w:rsidRPr="00CD5704">
              <w:rPr>
                <w:rFonts w:ascii="Calibri" w:eastAsia="Times New Roman" w:hAnsi="Calibri" w:cs="Calibri"/>
                <w:b/>
                <w:bCs/>
                <w:color w:val="000000"/>
                <w:lang w:val="en-SG" w:eastAsia="en-SG"/>
              </w:rPr>
              <w:t>'government'</w:t>
            </w:r>
            <w:r w:rsidRPr="00CD5704">
              <w:rPr>
                <w:rFonts w:ascii="Calibri" w:eastAsia="Times New Roman" w:hAnsi="Calibri" w:cs="Calibri"/>
                <w:color w:val="000000"/>
                <w:lang w:val="en-SG" w:eastAsia="en-SG"/>
              </w:rPr>
              <w:t>, 'mix', 'firm'</w:t>
            </w:r>
          </w:p>
        </w:tc>
        <w:tc>
          <w:tcPr>
            <w:tcW w:w="0" w:type="auto"/>
            <w:tcBorders>
              <w:top w:val="single" w:sz="12" w:space="0" w:color="auto"/>
            </w:tcBorders>
            <w:shd w:val="clear" w:color="000000" w:fill="FFFFFF"/>
            <w:vAlign w:val="center"/>
            <w:hideMark/>
          </w:tcPr>
          <w:p w14:paraId="1BE64EB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tcBorders>
              <w:top w:val="single" w:sz="12" w:space="0" w:color="auto"/>
            </w:tcBorders>
            <w:shd w:val="clear" w:color="000000" w:fill="FFFFFF"/>
            <w:vAlign w:val="center"/>
            <w:hideMark/>
          </w:tcPr>
          <w:p w14:paraId="6D66567C" w14:textId="4D9CC14E"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 xml:space="preserve">Country-Sector development </w:t>
            </w:r>
          </w:p>
        </w:tc>
        <w:tc>
          <w:tcPr>
            <w:tcW w:w="0" w:type="auto"/>
            <w:tcBorders>
              <w:top w:val="single" w:sz="12" w:space="0" w:color="auto"/>
              <w:right w:val="single" w:sz="8" w:space="0" w:color="auto"/>
            </w:tcBorders>
            <w:shd w:val="clear" w:color="000000" w:fill="FFFFFF"/>
            <w:vAlign w:val="center"/>
            <w:hideMark/>
          </w:tcPr>
          <w:p w14:paraId="0A10BFF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Government (Policy)</w:t>
            </w:r>
          </w:p>
        </w:tc>
        <w:tc>
          <w:tcPr>
            <w:tcW w:w="0" w:type="auto"/>
            <w:tcBorders>
              <w:top w:val="single" w:sz="12" w:space="0" w:color="auto"/>
              <w:left w:val="single" w:sz="8" w:space="0" w:color="auto"/>
              <w:right w:val="single" w:sz="12" w:space="0" w:color="auto"/>
            </w:tcBorders>
            <w:shd w:val="clear" w:color="000000" w:fill="FFFFFF"/>
            <w:vAlign w:val="center"/>
          </w:tcPr>
          <w:p w14:paraId="4AEF0429" w14:textId="616335EB"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1</w:t>
            </w:r>
          </w:p>
        </w:tc>
      </w:tr>
      <w:tr w:rsidR="00507C45" w:rsidRPr="00CD5704" w14:paraId="46FA477A" w14:textId="32E313C3" w:rsidTr="00874B14">
        <w:trPr>
          <w:trHeight w:val="510"/>
        </w:trPr>
        <w:tc>
          <w:tcPr>
            <w:tcW w:w="552" w:type="dxa"/>
            <w:vMerge/>
            <w:tcBorders>
              <w:left w:val="single" w:sz="12" w:space="0" w:color="auto"/>
            </w:tcBorders>
            <w:vAlign w:val="center"/>
            <w:hideMark/>
          </w:tcPr>
          <w:p w14:paraId="51161BF7"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042FF087"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'stakeholder'</w:t>
            </w:r>
            <w:r w:rsidRPr="00CD5704">
              <w:rPr>
                <w:rFonts w:ascii="Calibri" w:eastAsia="Times New Roman" w:hAnsi="Calibri" w:cs="Calibri"/>
                <w:color w:val="000000"/>
                <w:lang w:val="en-SG" w:eastAsia="en-SG"/>
              </w:rPr>
              <w:t xml:space="preserve">, 'communication', 'retrofit', </w:t>
            </w:r>
            <w:r w:rsidRPr="00CD5704">
              <w:rPr>
                <w:rFonts w:ascii="Calibri" w:eastAsia="Times New Roman" w:hAnsi="Calibri" w:cs="Calibri"/>
                <w:b/>
                <w:bCs/>
                <w:color w:val="000000"/>
                <w:lang w:val="en-SG" w:eastAsia="en-SG"/>
              </w:rPr>
              <w:t>'relationship'</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'team'</w:t>
            </w:r>
            <w:r w:rsidRPr="00CD5704">
              <w:rPr>
                <w:rFonts w:ascii="Calibri" w:eastAsia="Times New Roman" w:hAnsi="Calibri" w:cs="Calibri"/>
                <w:color w:val="000000"/>
                <w:lang w:val="en-SG" w:eastAsia="en-SG"/>
              </w:rPr>
              <w:t xml:space="preserve">, 'organizational', </w:t>
            </w:r>
            <w:r w:rsidRPr="00CD5704">
              <w:rPr>
                <w:rFonts w:ascii="Calibri" w:eastAsia="Times New Roman" w:hAnsi="Calibri" w:cs="Calibri"/>
                <w:b/>
                <w:bCs/>
                <w:color w:val="000000"/>
                <w:lang w:val="en-SG" w:eastAsia="en-SG"/>
              </w:rPr>
              <w:t>'mediating'</w:t>
            </w:r>
            <w:r w:rsidRPr="00CD5704">
              <w:rPr>
                <w:rFonts w:ascii="Calibri" w:eastAsia="Times New Roman" w:hAnsi="Calibri" w:cs="Calibri"/>
                <w:color w:val="000000"/>
                <w:lang w:val="en-SG" w:eastAsia="en-SG"/>
              </w:rPr>
              <w:t>, 'method', 'variable', 'satisfaction'</w:t>
            </w:r>
          </w:p>
        </w:tc>
        <w:tc>
          <w:tcPr>
            <w:tcW w:w="0" w:type="auto"/>
            <w:shd w:val="clear" w:color="000000" w:fill="FFFFFF"/>
            <w:vAlign w:val="center"/>
            <w:hideMark/>
          </w:tcPr>
          <w:p w14:paraId="3E2B0B0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1453479E"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Stakeholder Relationship Satisfaction</w:t>
            </w:r>
          </w:p>
        </w:tc>
        <w:tc>
          <w:tcPr>
            <w:tcW w:w="0" w:type="auto"/>
            <w:tcBorders>
              <w:right w:val="single" w:sz="8" w:space="0" w:color="auto"/>
            </w:tcBorders>
            <w:shd w:val="clear" w:color="000000" w:fill="FFFFFF"/>
            <w:vAlign w:val="center"/>
            <w:hideMark/>
          </w:tcPr>
          <w:p w14:paraId="59EF28BA"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Public-Private (</w:t>
            </w:r>
            <w:proofErr w:type="spellStart"/>
            <w:r w:rsidRPr="00CD5704">
              <w:rPr>
                <w:rFonts w:ascii="Calibri" w:eastAsia="Times New Roman" w:hAnsi="Calibri" w:cs="Calibri"/>
                <w:color w:val="000000"/>
                <w:lang w:val="en-SG" w:eastAsia="en-SG"/>
              </w:rPr>
              <w:t>Corisking</w:t>
            </w:r>
            <w:proofErr w:type="spellEnd"/>
            <w:r w:rsidRPr="00CD5704">
              <w:rPr>
                <w:rFonts w:ascii="Calibri" w:eastAsia="Times New Roman" w:hAnsi="Calibri" w:cs="Calibri"/>
                <w:color w:val="000000"/>
                <w:lang w:val="en-SG" w:eastAsia="en-SG"/>
              </w:rPr>
              <w:t>)</w:t>
            </w:r>
          </w:p>
        </w:tc>
        <w:tc>
          <w:tcPr>
            <w:tcW w:w="0" w:type="auto"/>
            <w:tcBorders>
              <w:left w:val="single" w:sz="8" w:space="0" w:color="auto"/>
              <w:right w:val="single" w:sz="12" w:space="0" w:color="auto"/>
            </w:tcBorders>
            <w:shd w:val="clear" w:color="000000" w:fill="FFFFFF"/>
            <w:vAlign w:val="center"/>
          </w:tcPr>
          <w:p w14:paraId="08E5F90B" w14:textId="36186E9C"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2</w:t>
            </w:r>
          </w:p>
        </w:tc>
      </w:tr>
      <w:tr w:rsidR="00507C45" w:rsidRPr="00CD5704" w14:paraId="2C1CA8CB" w14:textId="7D9A8352" w:rsidTr="00874B14">
        <w:trPr>
          <w:trHeight w:val="510"/>
        </w:trPr>
        <w:tc>
          <w:tcPr>
            <w:tcW w:w="552" w:type="dxa"/>
            <w:vMerge/>
            <w:tcBorders>
              <w:left w:val="single" w:sz="12" w:space="0" w:color="auto"/>
            </w:tcBorders>
            <w:vAlign w:val="center"/>
            <w:hideMark/>
          </w:tcPr>
          <w:p w14:paraId="0A950058"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1CDAEB1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'community', 'local', 'program', 'beneficiary',</w:t>
            </w:r>
            <w:r w:rsidRPr="00CD5704">
              <w:rPr>
                <w:rFonts w:ascii="Calibri" w:eastAsia="Times New Roman" w:hAnsi="Calibri" w:cs="Calibri"/>
                <w:color w:val="000000"/>
                <w:lang w:val="en-SG" w:eastAsia="en-SG"/>
              </w:rPr>
              <w:t xml:space="preserve"> 'management', 'social', 'development', </w:t>
            </w:r>
            <w:r w:rsidRPr="00CD5704">
              <w:rPr>
                <w:rFonts w:ascii="Calibri" w:eastAsia="Times New Roman" w:hAnsi="Calibri" w:cs="Calibri"/>
                <w:b/>
                <w:bCs/>
                <w:color w:val="000000"/>
                <w:lang w:val="en-SG" w:eastAsia="en-SG"/>
              </w:rPr>
              <w:t>'participation'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'partnership'</w:t>
            </w:r>
            <w:r w:rsidRPr="00CD5704">
              <w:rPr>
                <w:rFonts w:ascii="Calibri" w:eastAsia="Times New Roman" w:hAnsi="Calibri" w:cs="Calibri"/>
                <w:color w:val="000000"/>
                <w:lang w:val="en-SG" w:eastAsia="en-SG"/>
              </w:rPr>
              <w:t>, 'rural'</w:t>
            </w:r>
          </w:p>
        </w:tc>
        <w:tc>
          <w:tcPr>
            <w:tcW w:w="0" w:type="auto"/>
            <w:shd w:val="clear" w:color="000000" w:fill="FFFFFF"/>
            <w:vAlign w:val="center"/>
            <w:hideMark/>
          </w:tcPr>
          <w:p w14:paraId="15791950"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Qualitative</w:t>
            </w:r>
          </w:p>
        </w:tc>
        <w:tc>
          <w:tcPr>
            <w:tcW w:w="0" w:type="auto"/>
            <w:shd w:val="clear" w:color="000000" w:fill="FFFFFF"/>
            <w:vAlign w:val="center"/>
            <w:hideMark/>
          </w:tcPr>
          <w:p w14:paraId="61CCCAA2"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Involvement</w:t>
            </w:r>
          </w:p>
        </w:tc>
        <w:tc>
          <w:tcPr>
            <w:tcW w:w="0" w:type="auto"/>
            <w:tcBorders>
              <w:right w:val="single" w:sz="8" w:space="0" w:color="auto"/>
            </w:tcBorders>
            <w:shd w:val="clear" w:color="000000" w:fill="FFFFFF"/>
            <w:vAlign w:val="center"/>
            <w:hideMark/>
          </w:tcPr>
          <w:p w14:paraId="08868804"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Community (Support/ Involvement)</w:t>
            </w:r>
          </w:p>
        </w:tc>
        <w:tc>
          <w:tcPr>
            <w:tcW w:w="0" w:type="auto"/>
            <w:tcBorders>
              <w:left w:val="single" w:sz="8" w:space="0" w:color="auto"/>
              <w:right w:val="single" w:sz="12" w:space="0" w:color="auto"/>
            </w:tcBorders>
            <w:shd w:val="clear" w:color="000000" w:fill="FFFFFF"/>
            <w:vAlign w:val="center"/>
          </w:tcPr>
          <w:p w14:paraId="1DE7FE82" w14:textId="62582246"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3</w:t>
            </w:r>
          </w:p>
        </w:tc>
      </w:tr>
      <w:tr w:rsidR="00507C45" w:rsidRPr="00CD5704" w14:paraId="69350962" w14:textId="21462D33" w:rsidTr="00874B14">
        <w:trPr>
          <w:trHeight w:val="510"/>
        </w:trPr>
        <w:tc>
          <w:tcPr>
            <w:tcW w:w="552" w:type="dxa"/>
            <w:vMerge/>
            <w:tcBorders>
              <w:left w:val="single" w:sz="12" w:space="0" w:color="auto"/>
            </w:tcBorders>
            <w:vAlign w:val="center"/>
            <w:hideMark/>
          </w:tcPr>
          <w:p w14:paraId="62843515"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shd w:val="clear" w:color="000000" w:fill="FFFFFF"/>
            <w:vAlign w:val="center"/>
            <w:hideMark/>
          </w:tcPr>
          <w:p w14:paraId="51F5F366"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b/>
                <w:bCs/>
                <w:color w:val="000000"/>
                <w:lang w:val="en-SG" w:eastAsia="en-SG"/>
              </w:rPr>
              <w:t>'investment', 'investor'</w:t>
            </w:r>
            <w:r w:rsidRPr="00CD5704">
              <w:rPr>
                <w:rFonts w:ascii="Calibri" w:eastAsia="Times New Roman" w:hAnsi="Calibri" w:cs="Calibri"/>
                <w:color w:val="000000"/>
                <w:lang w:val="en-SG" w:eastAsia="en-SG"/>
              </w:rPr>
              <w:t xml:space="preserve">, 'preference' , 'technology', </w:t>
            </w:r>
            <w:r w:rsidRPr="00CD5704">
              <w:rPr>
                <w:rFonts w:ascii="Calibri" w:eastAsia="Times New Roman" w:hAnsi="Calibri" w:cs="Calibri"/>
                <w:b/>
                <w:bCs/>
                <w:color w:val="000000"/>
                <w:lang w:val="en-SG" w:eastAsia="en-SG"/>
              </w:rPr>
              <w:t>'portfolio'</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'performance'</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'financial'</w:t>
            </w:r>
            <w:r w:rsidRPr="00CD5704">
              <w:rPr>
                <w:rFonts w:ascii="Calibri" w:eastAsia="Times New Roman" w:hAnsi="Calibri" w:cs="Calibri"/>
                <w:color w:val="000000"/>
                <w:lang w:val="en-SG" w:eastAsia="en-SG"/>
              </w:rPr>
              <w:t>, 'policy', 'retail', 'belief'</w:t>
            </w:r>
          </w:p>
        </w:tc>
        <w:tc>
          <w:tcPr>
            <w:tcW w:w="0" w:type="auto"/>
            <w:shd w:val="clear" w:color="000000" w:fill="FFFFFF"/>
            <w:vAlign w:val="center"/>
            <w:hideMark/>
          </w:tcPr>
          <w:p w14:paraId="63877D39"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w:t>
            </w:r>
          </w:p>
        </w:tc>
        <w:tc>
          <w:tcPr>
            <w:tcW w:w="0" w:type="auto"/>
            <w:shd w:val="clear" w:color="000000" w:fill="FFFFFF"/>
            <w:vAlign w:val="center"/>
            <w:hideMark/>
          </w:tcPr>
          <w:p w14:paraId="5FDBE67F"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Investor preference</w:t>
            </w:r>
          </w:p>
        </w:tc>
        <w:tc>
          <w:tcPr>
            <w:tcW w:w="0" w:type="auto"/>
            <w:tcBorders>
              <w:right w:val="single" w:sz="8" w:space="0" w:color="auto"/>
            </w:tcBorders>
            <w:shd w:val="clear" w:color="000000" w:fill="FFFFFF"/>
            <w:vAlign w:val="center"/>
            <w:hideMark/>
          </w:tcPr>
          <w:p w14:paraId="12267A78" w14:textId="6C23AF2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Fiscal </w:t>
            </w:r>
            <w:r w:rsidR="00C42F79" w:rsidRPr="001C5142">
              <w:rPr>
                <w:rFonts w:ascii="Calibri" w:eastAsia="Times New Roman" w:hAnsi="Calibri" w:cs="Calibri"/>
                <w:color w:val="000000"/>
                <w:lang w:val="en-SG" w:eastAsia="en-SG"/>
              </w:rPr>
              <w:t xml:space="preserve">Mechanism </w:t>
            </w:r>
            <w:r w:rsidRPr="00CD5704">
              <w:rPr>
                <w:rFonts w:ascii="Calibri" w:eastAsia="Times New Roman" w:hAnsi="Calibri" w:cs="Calibri"/>
                <w:color w:val="000000"/>
                <w:lang w:val="en-SG" w:eastAsia="en-SG"/>
              </w:rPr>
              <w:t>/Term</w:t>
            </w:r>
          </w:p>
        </w:tc>
        <w:tc>
          <w:tcPr>
            <w:tcW w:w="0" w:type="auto"/>
            <w:tcBorders>
              <w:left w:val="single" w:sz="8" w:space="0" w:color="auto"/>
              <w:right w:val="single" w:sz="12" w:space="0" w:color="auto"/>
            </w:tcBorders>
            <w:shd w:val="clear" w:color="000000" w:fill="FFFFFF"/>
            <w:vAlign w:val="center"/>
          </w:tcPr>
          <w:p w14:paraId="04A8BD68" w14:textId="6A27BBD5"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4</w:t>
            </w:r>
          </w:p>
        </w:tc>
      </w:tr>
      <w:tr w:rsidR="00507C45" w:rsidRPr="00CD5704" w14:paraId="29F6A021" w14:textId="7ABECEEB" w:rsidTr="00874B14">
        <w:trPr>
          <w:trHeight w:val="510"/>
        </w:trPr>
        <w:tc>
          <w:tcPr>
            <w:tcW w:w="552" w:type="dxa"/>
            <w:vMerge/>
            <w:tcBorders>
              <w:left w:val="single" w:sz="12" w:space="0" w:color="auto"/>
              <w:bottom w:val="single" w:sz="12" w:space="0" w:color="auto"/>
            </w:tcBorders>
            <w:vAlign w:val="center"/>
            <w:hideMark/>
          </w:tcPr>
          <w:p w14:paraId="32B5F2DB" w14:textId="77777777" w:rsidR="00DD0B76" w:rsidRPr="00CD5704" w:rsidRDefault="00DD0B76" w:rsidP="00DD0B76">
            <w:pPr>
              <w:jc w:val="center"/>
              <w:rPr>
                <w:rFonts w:ascii="Calibri" w:eastAsia="Times New Roman" w:hAnsi="Calibri" w:cs="Calibri"/>
                <w:color w:val="000000"/>
                <w:lang w:val="en-SG" w:eastAsia="en-SG"/>
              </w:rPr>
            </w:pPr>
          </w:p>
        </w:tc>
        <w:tc>
          <w:tcPr>
            <w:tcW w:w="4334" w:type="dxa"/>
            <w:tcBorders>
              <w:bottom w:val="single" w:sz="12" w:space="0" w:color="auto"/>
            </w:tcBorders>
            <w:shd w:val="clear" w:color="000000" w:fill="FFFFFF"/>
            <w:vAlign w:val="center"/>
            <w:hideMark/>
          </w:tcPr>
          <w:p w14:paraId="74F91775" w14:textId="11B09E69"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 xml:space="preserve">'state', </w:t>
            </w:r>
            <w:r w:rsidRPr="00CD5704">
              <w:rPr>
                <w:rFonts w:ascii="Calibri" w:eastAsia="Times New Roman" w:hAnsi="Calibri" w:cs="Calibri"/>
                <w:b/>
                <w:bCs/>
                <w:color w:val="000000"/>
                <w:lang w:val="en-SG" w:eastAsia="en-SG"/>
              </w:rPr>
              <w:t>'expansion'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'system'</w:t>
            </w:r>
            <w:r w:rsidRPr="00CD5704">
              <w:rPr>
                <w:rFonts w:ascii="Calibri" w:eastAsia="Times New Roman" w:hAnsi="Calibri" w:cs="Calibri"/>
                <w:color w:val="000000"/>
                <w:lang w:val="en-SG" w:eastAsia="en-SG"/>
              </w:rPr>
              <w:t xml:space="preserve">, 'power', 'electricity', </w:t>
            </w:r>
            <w:r w:rsidRPr="00CD5704">
              <w:rPr>
                <w:rFonts w:ascii="Calibri" w:eastAsia="Times New Roman" w:hAnsi="Calibri" w:cs="Calibri"/>
                <w:b/>
                <w:bCs/>
                <w:color w:val="000000"/>
                <w:lang w:val="en-SG" w:eastAsia="en-SG"/>
              </w:rPr>
              <w:t>'plant'</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'promotion'</w:t>
            </w:r>
            <w:r w:rsidRPr="00CD5704">
              <w:rPr>
                <w:rFonts w:ascii="Calibri" w:eastAsia="Times New Roman" w:hAnsi="Calibri" w:cs="Calibri"/>
                <w:color w:val="000000"/>
                <w:lang w:val="en-SG" w:eastAsia="en-SG"/>
              </w:rPr>
              <w:t xml:space="preserve">, </w:t>
            </w:r>
            <w:r w:rsidRPr="00CD5704">
              <w:rPr>
                <w:rFonts w:ascii="Calibri" w:eastAsia="Times New Roman" w:hAnsi="Calibri" w:cs="Calibri"/>
                <w:b/>
                <w:bCs/>
                <w:color w:val="000000"/>
                <w:lang w:val="en-SG" w:eastAsia="en-SG"/>
              </w:rPr>
              <w:t>'fit'</w:t>
            </w:r>
            <w:r w:rsidRPr="00CD5704">
              <w:rPr>
                <w:rFonts w:ascii="Calibri" w:eastAsia="Times New Roman" w:hAnsi="Calibri" w:cs="Calibri"/>
                <w:color w:val="000000"/>
                <w:lang w:val="en-SG" w:eastAsia="en-SG"/>
              </w:rPr>
              <w:t>, 'capacity', 'scheme'</w:t>
            </w:r>
          </w:p>
        </w:tc>
        <w:tc>
          <w:tcPr>
            <w:tcW w:w="0" w:type="auto"/>
            <w:tcBorders>
              <w:bottom w:val="single" w:sz="12" w:space="0" w:color="auto"/>
            </w:tcBorders>
            <w:shd w:val="clear" w:color="000000" w:fill="FFFFFF"/>
            <w:vAlign w:val="center"/>
            <w:hideMark/>
          </w:tcPr>
          <w:p w14:paraId="1305CE5B" w14:textId="77777777"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Quantitative-'Qualitative</w:t>
            </w:r>
          </w:p>
        </w:tc>
        <w:tc>
          <w:tcPr>
            <w:tcW w:w="0" w:type="auto"/>
            <w:tcBorders>
              <w:bottom w:val="single" w:sz="12" w:space="0" w:color="auto"/>
            </w:tcBorders>
            <w:shd w:val="clear" w:color="000000" w:fill="FFFFFF"/>
            <w:vAlign w:val="center"/>
            <w:hideMark/>
          </w:tcPr>
          <w:p w14:paraId="60CA2D6F" w14:textId="7EBF3E9B" w:rsidR="00DD0B76" w:rsidRPr="00CD5704" w:rsidRDefault="00507C45" w:rsidP="00DD0B76">
            <w:pPr>
              <w:jc w:val="center"/>
              <w:rPr>
                <w:rFonts w:ascii="Calibri" w:eastAsia="Times New Roman" w:hAnsi="Calibri" w:cs="Calibri"/>
                <w:color w:val="000000"/>
                <w:lang w:val="en-SG" w:eastAsia="en-SG"/>
              </w:rPr>
            </w:pPr>
            <w:r>
              <w:rPr>
                <w:rFonts w:ascii="Calibri" w:eastAsia="Times New Roman" w:hAnsi="Calibri" w:cs="Calibri"/>
                <w:color w:val="000000"/>
                <w:lang w:val="en-SG" w:eastAsia="en-SG"/>
              </w:rPr>
              <w:t>Operations</w:t>
            </w:r>
          </w:p>
        </w:tc>
        <w:tc>
          <w:tcPr>
            <w:tcW w:w="0" w:type="auto"/>
            <w:tcBorders>
              <w:bottom w:val="single" w:sz="12" w:space="0" w:color="auto"/>
              <w:right w:val="single" w:sz="8" w:space="0" w:color="auto"/>
            </w:tcBorders>
            <w:shd w:val="clear" w:color="000000" w:fill="FFFFFF"/>
            <w:vAlign w:val="center"/>
            <w:hideMark/>
          </w:tcPr>
          <w:p w14:paraId="473DD3E4" w14:textId="366EDDDB" w:rsidR="00DD0B76" w:rsidRPr="00CD5704" w:rsidRDefault="009B5908" w:rsidP="00DD0B76">
            <w:pPr>
              <w:jc w:val="center"/>
              <w:rPr>
                <w:rFonts w:ascii="Calibri" w:eastAsia="Times New Roman" w:hAnsi="Calibri" w:cs="Calibri"/>
                <w:color w:val="000000"/>
                <w:lang w:val="en-SG" w:eastAsia="en-SG"/>
              </w:rPr>
            </w:pPr>
            <w:r w:rsidRPr="001C5142">
              <w:rPr>
                <w:rFonts w:ascii="Calibri" w:eastAsia="Times New Roman" w:hAnsi="Calibri" w:cs="Calibri"/>
                <w:color w:val="000000"/>
                <w:lang w:val="en-SG" w:eastAsia="en-SG"/>
              </w:rPr>
              <w:t>Talent</w:t>
            </w:r>
          </w:p>
        </w:tc>
        <w:tc>
          <w:tcPr>
            <w:tcW w:w="0" w:type="auto"/>
            <w:tcBorders>
              <w:left w:val="single" w:sz="8" w:space="0" w:color="auto"/>
              <w:bottom w:val="single" w:sz="12" w:space="0" w:color="auto"/>
              <w:right w:val="single" w:sz="12" w:space="0" w:color="auto"/>
            </w:tcBorders>
            <w:shd w:val="clear" w:color="000000" w:fill="FFFFFF"/>
            <w:vAlign w:val="center"/>
          </w:tcPr>
          <w:p w14:paraId="64B770FA" w14:textId="115DC382" w:rsidR="00DD0B76" w:rsidRPr="00CD5704" w:rsidRDefault="00DD0B76" w:rsidP="00DD0B76">
            <w:pPr>
              <w:jc w:val="center"/>
              <w:rPr>
                <w:rFonts w:ascii="Calibri" w:eastAsia="Times New Roman" w:hAnsi="Calibri" w:cs="Calibri"/>
                <w:color w:val="000000"/>
                <w:lang w:val="en-SG" w:eastAsia="en-SG"/>
              </w:rPr>
            </w:pPr>
            <w:r w:rsidRPr="00CD5704">
              <w:rPr>
                <w:rFonts w:ascii="Calibri" w:eastAsia="Times New Roman" w:hAnsi="Calibri" w:cs="Calibri"/>
                <w:color w:val="000000"/>
                <w:lang w:val="en-SG" w:eastAsia="en-SG"/>
              </w:rPr>
              <w:t>5</w:t>
            </w:r>
          </w:p>
        </w:tc>
      </w:tr>
    </w:tbl>
    <w:p w14:paraId="034707DE" w14:textId="570587C5" w:rsidR="00CD5704" w:rsidRDefault="00CD5704" w:rsidP="002E05BE">
      <w:pPr>
        <w:jc w:val="both"/>
        <w:rPr>
          <w:rFonts w:ascii="Times" w:eastAsia="Times New Roman" w:hAnsi="Times" w:cs="Times"/>
          <w:bCs/>
          <w:sz w:val="24"/>
          <w:szCs w:val="24"/>
        </w:rPr>
      </w:pPr>
    </w:p>
    <w:p w14:paraId="05196747" w14:textId="08390B0A" w:rsidR="00EC4D89" w:rsidRDefault="006B589C" w:rsidP="006B589C">
      <w:pPr>
        <w:jc w:val="center"/>
        <w:rPr>
          <w:ins w:id="117" w:author="# JANINE NG YOU EN (UC-FT)" w:date="2022-06-30T07:12:00Z"/>
        </w:rPr>
      </w:pPr>
      <w:ins w:id="118" w:author="# JANINE NG YOU EN (UC-FT)" w:date="2022-06-30T07:11:00Z">
        <w:r w:rsidRPr="00CD5704">
          <w:t xml:space="preserve">Table </w:t>
        </w:r>
        <w:r>
          <w:fldChar w:fldCharType="begin"/>
        </w:r>
        <w:r>
          <w:instrText xml:space="preserve"> SEQ Table \* ARABIC </w:instrText>
        </w:r>
        <w:r>
          <w:fldChar w:fldCharType="separate"/>
        </w:r>
      </w:ins>
      <w:r w:rsidR="006C2BBA">
        <w:rPr>
          <w:noProof/>
        </w:rPr>
        <w:t>1</w:t>
      </w:r>
      <w:ins w:id="119" w:author="# JANINE NG YOU EN (UC-FT)" w:date="2022-06-30T07:11:00Z">
        <w:r>
          <w:rPr>
            <w:noProof/>
          </w:rPr>
          <w:fldChar w:fldCharType="end"/>
        </w:r>
        <w:r w:rsidRPr="00CD5704">
          <w:t>:</w:t>
        </w:r>
        <w:r w:rsidRPr="00F417A3">
          <w:t xml:space="preserve"> Top 10 significan</w:t>
        </w:r>
        <w:r>
          <w:t>t</w:t>
        </w:r>
        <w:r w:rsidRPr="00F417A3">
          <w:t xml:space="preserve"> words per algorithm, proposed categorization, sub</w:t>
        </w:r>
        <w:r>
          <w:t>-</w:t>
        </w:r>
        <w:proofErr w:type="gramStart"/>
        <w:r w:rsidRPr="00F417A3">
          <w:t>topic</w:t>
        </w:r>
        <w:proofErr w:type="gramEnd"/>
        <w:r w:rsidRPr="00F417A3">
          <w:t xml:space="preserve"> and key concept selection, sorted in order of importance</w:t>
        </w:r>
      </w:ins>
    </w:p>
    <w:p w14:paraId="008BD1A3" w14:textId="77777777" w:rsidR="006B589C" w:rsidRDefault="006B589C" w:rsidP="006B589C">
      <w:pPr>
        <w:jc w:val="center"/>
        <w:rPr>
          <w:ins w:id="120" w:author="# JANINE NG YOU EN (UC-FT)" w:date="2022-06-30T07:10:00Z"/>
          <w:rFonts w:ascii="Times" w:eastAsia="Times New Roman" w:hAnsi="Times" w:cs="Times"/>
          <w:bCs/>
          <w:sz w:val="24"/>
          <w:szCs w:val="24"/>
        </w:rPr>
      </w:pPr>
    </w:p>
    <w:p w14:paraId="0DD9DA0F" w14:textId="77777777" w:rsidR="006B589C" w:rsidRDefault="006B589C">
      <w:pPr>
        <w:rPr>
          <w:ins w:id="121" w:author="# JANINE NG YOU EN (UC-FT)" w:date="2022-06-30T07:12:00Z"/>
          <w:rFonts w:ascii="Times" w:eastAsia="Times New Roman" w:hAnsi="Times" w:cs="Times"/>
          <w:bCs/>
          <w:sz w:val="24"/>
          <w:szCs w:val="24"/>
        </w:rPr>
      </w:pPr>
      <w:ins w:id="122" w:author="# JANINE NG YOU EN (UC-FT)" w:date="2022-06-30T07:12:00Z">
        <w:r>
          <w:rPr>
            <w:rFonts w:ascii="Times" w:eastAsia="Times New Roman" w:hAnsi="Times" w:cs="Times"/>
            <w:bCs/>
            <w:sz w:val="24"/>
            <w:szCs w:val="24"/>
          </w:rPr>
          <w:lastRenderedPageBreak/>
          <w:br w:type="page"/>
        </w:r>
      </w:ins>
    </w:p>
    <w:p w14:paraId="4027C2B1" w14:textId="77777777" w:rsidR="006C2BBA" w:rsidRPr="006C2BBA" w:rsidRDefault="00A704EE" w:rsidP="006C2BBA">
      <w:pPr>
        <w:jc w:val="both"/>
        <w:rPr>
          <w:ins w:id="123" w:author="# JANINE NG YOU EN (UC-FT)" w:date="2022-06-30T07:13:00Z"/>
          <w:rFonts w:ascii="Times" w:eastAsia="Times New Roman" w:hAnsi="Times" w:cs="Times"/>
          <w:bCs/>
          <w:sz w:val="24"/>
          <w:szCs w:val="24"/>
        </w:rPr>
      </w:pPr>
      <w:r w:rsidRPr="00CD2259">
        <w:rPr>
          <w:rFonts w:ascii="Times" w:eastAsia="Times New Roman" w:hAnsi="Times" w:cs="Times"/>
          <w:bCs/>
          <w:sz w:val="24"/>
          <w:szCs w:val="24"/>
        </w:rPr>
        <w:lastRenderedPageBreak/>
        <w:t>As an example</w:t>
      </w:r>
      <w:r w:rsidR="00F7745C" w:rsidRPr="00CD2259">
        <w:rPr>
          <w:rFonts w:ascii="Times" w:eastAsia="Times New Roman" w:hAnsi="Times" w:cs="Times"/>
          <w:bCs/>
          <w:sz w:val="24"/>
          <w:szCs w:val="24"/>
        </w:rPr>
        <w:t xml:space="preserve">, the results of </w:t>
      </w:r>
      <w:r w:rsidR="00DD0B76">
        <w:rPr>
          <w:rFonts w:ascii="Times" w:eastAsia="Times New Roman" w:hAnsi="Times" w:cs="Times"/>
          <w:bCs/>
          <w:sz w:val="24"/>
          <w:szCs w:val="24"/>
        </w:rPr>
        <w:t>row 1 from the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has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417A3" w:rsidRPr="00F417A3">
        <w:rPr>
          <w:rFonts w:ascii="Times" w:eastAsia="Times New Roman" w:hAnsi="Times" w:cs="Times"/>
          <w:bCs/>
          <w:sz w:val="24"/>
          <w:szCs w:val="24"/>
        </w:rPr>
        <w:t>'policy', 'development', 'community', 'power', 'sector', 'government', 'investment', 'state', 'country'</w:t>
      </w:r>
      <w:r w:rsidR="00F417A3">
        <w:rPr>
          <w:rFonts w:ascii="Times" w:eastAsia="Times New Roman" w:hAnsi="Times" w:cs="Times"/>
          <w:bCs/>
          <w:sz w:val="24"/>
          <w:szCs w:val="24"/>
        </w:rPr>
        <w:t xml:space="preserve"> and</w:t>
      </w:r>
      <w:r w:rsidR="00F417A3" w:rsidRPr="00F417A3">
        <w:rPr>
          <w:rFonts w:ascii="Times" w:eastAsia="Times New Roman" w:hAnsi="Times" w:cs="Times"/>
          <w:bCs/>
          <w:sz w:val="24"/>
          <w:szCs w:val="24"/>
        </w:rPr>
        <w:t xml:space="preserve"> 'program'</w:t>
      </w:r>
      <w:r w:rsidR="00F7745C" w:rsidRPr="00633972">
        <w:rPr>
          <w:rFonts w:ascii="Times" w:eastAsia="Times New Roman" w:hAnsi="Times" w:cs="Times"/>
          <w:bCs/>
          <w:sz w:val="24"/>
          <w:szCs w:val="24"/>
        </w:rPr>
        <w:t>.</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C45397">
        <w:rPr>
          <w:rFonts w:ascii="Times" w:eastAsia="Times New Roman" w:hAnsi="Times" w:cs="Times"/>
          <w:bCs/>
          <w:sz w:val="24"/>
          <w:szCs w:val="24"/>
        </w:rPr>
        <w:fldChar w:fldCharType="begin"/>
      </w:r>
      <w:r w:rsidR="00C45397">
        <w:rPr>
          <w:rFonts w:ascii="Times" w:eastAsia="Times New Roman" w:hAnsi="Times" w:cs="Times"/>
          <w:bCs/>
          <w:sz w:val="24"/>
          <w:szCs w:val="24"/>
        </w:rPr>
        <w:instrText xml:space="preserve"> REF _Ref102583316 \h  \* MERGEFORMAT </w:instrText>
      </w:r>
      <w:r w:rsidR="00C45397">
        <w:rPr>
          <w:rFonts w:ascii="Times" w:eastAsia="Times New Roman" w:hAnsi="Times" w:cs="Times"/>
          <w:bCs/>
          <w:sz w:val="24"/>
          <w:szCs w:val="24"/>
        </w:rPr>
      </w:r>
      <w:r w:rsidR="00C45397">
        <w:rPr>
          <w:rFonts w:ascii="Times" w:eastAsia="Times New Roman" w:hAnsi="Times" w:cs="Times"/>
          <w:bCs/>
          <w:sz w:val="24"/>
          <w:szCs w:val="24"/>
        </w:rPr>
        <w:fldChar w:fldCharType="separate"/>
      </w:r>
    </w:p>
    <w:p w14:paraId="2E947273" w14:textId="4826F7D1" w:rsidR="003E3AA8" w:rsidRDefault="006C2BBA" w:rsidP="002B09D6">
      <w:pPr>
        <w:jc w:val="both"/>
        <w:rPr>
          <w:rFonts w:ascii="Times" w:eastAsia="Times New Roman" w:hAnsi="Times" w:cs="Times"/>
          <w:bCs/>
          <w:sz w:val="24"/>
          <w:szCs w:val="24"/>
        </w:rPr>
      </w:pPr>
      <w:r w:rsidRPr="006C2BBA">
        <w:rPr>
          <w:rFonts w:ascii="Times" w:eastAsia="Times New Roman" w:hAnsi="Times" w:cs="Times"/>
          <w:bCs/>
          <w:sz w:val="24"/>
          <w:szCs w:val="24"/>
        </w:rPr>
        <w:t xml:space="preserve">Figure </w:t>
      </w:r>
      <w:r>
        <w:rPr>
          <w:noProof/>
        </w:rPr>
        <w:t>7</w:t>
      </w:r>
      <w:r w:rsidR="00C45397">
        <w:rPr>
          <w:rFonts w:ascii="Times" w:eastAsia="Times New Roman" w:hAnsi="Times" w:cs="Times"/>
          <w:bCs/>
          <w:sz w:val="24"/>
          <w:szCs w:val="24"/>
        </w:rPr>
        <w:fldChar w:fldCharType="end"/>
      </w:r>
      <w:r w:rsidR="00C45397">
        <w:rPr>
          <w:rFonts w:ascii="Times" w:eastAsia="Times New Roman" w:hAnsi="Times" w:cs="Times"/>
          <w:bCs/>
          <w:sz w:val="24"/>
          <w:szCs w:val="24"/>
        </w:rPr>
        <w:t xml:space="preserve"> (left)</w:t>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w:t>
      </w:r>
      <w:r w:rsidR="00C45397">
        <w:rPr>
          <w:rFonts w:ascii="Times" w:eastAsia="Times New Roman" w:hAnsi="Times" w:cs="Times"/>
          <w:bCs/>
          <w:sz w:val="24"/>
          <w:szCs w:val="24"/>
        </w:rPr>
        <w:t>green</w:t>
      </w:r>
      <w:r w:rsidR="00633972" w:rsidRPr="00633972">
        <w:rPr>
          <w:rFonts w:ascii="Times" w:eastAsia="Times New Roman" w:hAnsi="Times" w:cs="Times"/>
          <w:bCs/>
          <w:sz w:val="24"/>
          <w:szCs w:val="24"/>
        </w:rPr>
        <w:t>)</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w:t>
      </w:r>
      <w:r w:rsidR="00C45397">
        <w:rPr>
          <w:rFonts w:ascii="Times" w:eastAsia="Times New Roman" w:hAnsi="Times" w:cs="Times"/>
          <w:bCs/>
          <w:sz w:val="24"/>
          <w:szCs w:val="24"/>
        </w:rPr>
        <w:t>green</w:t>
      </w:r>
      <w:r w:rsidR="00CD5704">
        <w:rPr>
          <w:rFonts w:ascii="Times" w:eastAsia="Times New Roman" w:hAnsi="Times" w:cs="Times"/>
          <w:bCs/>
          <w:sz w:val="24"/>
          <w:szCs w:val="24"/>
        </w:rPr>
        <w:t>)</w:t>
      </w:r>
      <w:r w:rsidR="00633972" w:rsidRPr="00633972">
        <w:rPr>
          <w:rFonts w:ascii="Times" w:eastAsia="Times New Roman" w:hAnsi="Times" w:cs="Times"/>
          <w:bCs/>
          <w:sz w:val="24"/>
          <w:szCs w:val="24"/>
        </w:rPr>
        <w:t xml:space="preserve">. </w:t>
      </w:r>
      <w:r w:rsidR="00C45397">
        <w:rPr>
          <w:rFonts w:ascii="Times" w:eastAsia="Times New Roman" w:hAnsi="Times" w:cs="Times"/>
          <w:bCs/>
          <w:sz w:val="24"/>
          <w:szCs w:val="24"/>
        </w:rPr>
        <w:t xml:space="preserve">Similarly, the NNMF algorithm has sorted words: </w:t>
      </w:r>
      <w:r w:rsidR="00C45397" w:rsidRPr="00C45397">
        <w:rPr>
          <w:rFonts w:ascii="Times" w:eastAsia="Times New Roman" w:hAnsi="Times" w:cs="Times"/>
          <w:bCs/>
          <w:sz w:val="24"/>
          <w:szCs w:val="24"/>
        </w:rPr>
        <w:t>'policy', 'technology', 'industry', 'sector', 'development', 'country', 'trade', 'government', 'mix'</w:t>
      </w:r>
      <w:r w:rsidR="00C45397">
        <w:rPr>
          <w:rFonts w:ascii="Times" w:eastAsia="Times New Roman" w:hAnsi="Times" w:cs="Times"/>
          <w:bCs/>
          <w:sz w:val="24"/>
          <w:szCs w:val="24"/>
        </w:rPr>
        <w:t xml:space="preserve"> and </w:t>
      </w:r>
      <w:r w:rsidR="00C45397" w:rsidRPr="00C45397">
        <w:rPr>
          <w:rFonts w:ascii="Times" w:eastAsia="Times New Roman" w:hAnsi="Times" w:cs="Times"/>
          <w:bCs/>
          <w:sz w:val="24"/>
          <w:szCs w:val="24"/>
        </w:rPr>
        <w:t>'firm'</w:t>
      </w:r>
      <w:r w:rsidR="00C45397">
        <w:rPr>
          <w:rFonts w:ascii="Times" w:eastAsia="Times New Roman" w:hAnsi="Times" w:cs="Times"/>
          <w:bCs/>
          <w:sz w:val="24"/>
          <w:szCs w:val="24"/>
        </w:rPr>
        <w:t xml:space="preserve"> in Rank 1 (word count – light blue and weightage – dark blue). </w:t>
      </w:r>
      <w:r w:rsidR="003E3AA8">
        <w:rPr>
          <w:rFonts w:ascii="Times" w:eastAsia="Times New Roman" w:hAnsi="Times" w:cs="Times"/>
          <w:bCs/>
          <w:sz w:val="24"/>
          <w:szCs w:val="24"/>
        </w:rPr>
        <w:t xml:space="preserve">Between the 2 rank 1’s, there are common words: ‘policy’, ‘sector’ and ‘country’. </w:t>
      </w:r>
    </w:p>
    <w:p w14:paraId="23B1300A" w14:textId="77777777" w:rsidR="003E3AA8" w:rsidRDefault="003E3AA8" w:rsidP="002B09D6">
      <w:pPr>
        <w:jc w:val="both"/>
        <w:rPr>
          <w:rFonts w:ascii="Times" w:eastAsia="Times New Roman" w:hAnsi="Times" w:cs="Times"/>
          <w:bCs/>
          <w:sz w:val="24"/>
          <w:szCs w:val="24"/>
        </w:rPr>
      </w:pPr>
    </w:p>
    <w:p w14:paraId="50B64563" w14:textId="0962874D" w:rsidR="002B09D6" w:rsidRDefault="003E3AA8" w:rsidP="002B09D6">
      <w:pPr>
        <w:jc w:val="both"/>
        <w:rPr>
          <w:rFonts w:ascii="Times" w:eastAsia="Times New Roman" w:hAnsi="Times" w:cs="Times"/>
          <w:bCs/>
          <w:sz w:val="24"/>
          <w:szCs w:val="24"/>
        </w:rPr>
      </w:pPr>
      <w:r>
        <w:rPr>
          <w:rFonts w:ascii="Times" w:eastAsia="Times New Roman" w:hAnsi="Times" w:cs="Times"/>
          <w:bCs/>
          <w:sz w:val="24"/>
          <w:szCs w:val="24"/>
        </w:rPr>
        <w:t xml:space="preserve">Both algorithms give the same word count, but the algorithm weighs each word differently to topic importance. Sometimes, a word can have a high word count, but is less relevant overall. </w:t>
      </w:r>
      <w:r w:rsidR="002D2B9F">
        <w:rPr>
          <w:rFonts w:ascii="Times" w:eastAsia="Times New Roman" w:hAnsi="Times" w:cs="Times"/>
          <w:bCs/>
          <w:sz w:val="24"/>
          <w:szCs w:val="24"/>
        </w:rPr>
        <w:t>Here</w:t>
      </w:r>
      <w:r>
        <w:rPr>
          <w:rFonts w:ascii="Times" w:eastAsia="Times New Roman" w:hAnsi="Times" w:cs="Times"/>
          <w:bCs/>
          <w:sz w:val="24"/>
          <w:szCs w:val="24"/>
        </w:rPr>
        <w:t xml:space="preserve">, </w:t>
      </w:r>
      <w:proofErr w:type="spellStart"/>
      <w:r>
        <w:rPr>
          <w:rFonts w:ascii="Times" w:eastAsia="Times New Roman" w:hAnsi="Times" w:cs="Times"/>
          <w:bCs/>
          <w:sz w:val="24"/>
          <w:szCs w:val="24"/>
        </w:rPr>
        <w:t>Gensim</w:t>
      </w:r>
      <w:proofErr w:type="spellEnd"/>
      <w:r>
        <w:rPr>
          <w:rFonts w:ascii="Times" w:eastAsia="Times New Roman" w:hAnsi="Times" w:cs="Times"/>
          <w:bCs/>
          <w:sz w:val="24"/>
          <w:szCs w:val="24"/>
        </w:rPr>
        <w:t xml:space="preserve"> LDA </w:t>
      </w:r>
      <w:r w:rsidR="002D2B9F">
        <w:rPr>
          <w:rFonts w:ascii="Times" w:eastAsia="Times New Roman" w:hAnsi="Times" w:cs="Times"/>
          <w:bCs/>
          <w:sz w:val="24"/>
          <w:szCs w:val="24"/>
        </w:rPr>
        <w:t>has weighted the word</w:t>
      </w:r>
      <w:r>
        <w:rPr>
          <w:rFonts w:ascii="Times" w:eastAsia="Times New Roman" w:hAnsi="Times" w:cs="Times"/>
          <w:bCs/>
          <w:sz w:val="24"/>
          <w:szCs w:val="24"/>
        </w:rPr>
        <w:t xml:space="preserve"> “community” </w:t>
      </w:r>
      <w:r w:rsidR="002D2B9F">
        <w:rPr>
          <w:rFonts w:ascii="Times" w:eastAsia="Times New Roman" w:hAnsi="Times" w:cs="Times"/>
          <w:bCs/>
          <w:sz w:val="24"/>
          <w:szCs w:val="24"/>
        </w:rPr>
        <w:t>higher</w:t>
      </w:r>
      <w:r>
        <w:rPr>
          <w:rFonts w:ascii="Times" w:eastAsia="Times New Roman" w:hAnsi="Times" w:cs="Times"/>
          <w:bCs/>
          <w:sz w:val="24"/>
          <w:szCs w:val="24"/>
        </w:rPr>
        <w:t xml:space="preserve">, despite its lower word count </w:t>
      </w:r>
      <w:r w:rsidR="00633972" w:rsidRPr="00633972">
        <w:rPr>
          <w:rFonts w:ascii="Times" w:eastAsia="Times New Roman" w:hAnsi="Times" w:cs="Times"/>
          <w:bCs/>
          <w:sz w:val="24"/>
          <w:szCs w:val="24"/>
        </w:rPr>
        <w:t>(</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301035CB" w14:textId="49385F66" w:rsidR="00F417A3" w:rsidRDefault="00F417A3" w:rsidP="00F417A3">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24"/>
        <w:gridCol w:w="5376"/>
      </w:tblGrid>
      <w:tr w:rsidR="003E3AA8" w14:paraId="42209CBE" w14:textId="77777777" w:rsidTr="00874450">
        <w:trPr>
          <w:trHeight w:val="3091"/>
        </w:trPr>
        <w:tc>
          <w:tcPr>
            <w:tcW w:w="10572" w:type="dxa"/>
            <w:gridSpan w:val="2"/>
          </w:tcPr>
          <w:p w14:paraId="2CE7A2A9" w14:textId="649015B5" w:rsidR="003E3AA8" w:rsidRDefault="003E3AA8" w:rsidP="002B09D6">
            <w:pPr>
              <w:jc w:val="both"/>
              <w:rPr>
                <w:rFonts w:ascii="Times" w:eastAsia="Times New Roman" w:hAnsi="Times" w:cs="Times"/>
                <w:bCs/>
                <w:sz w:val="24"/>
                <w:szCs w:val="24"/>
              </w:rPr>
            </w:pPr>
            <w:r>
              <w:rPr>
                <w:rFonts w:ascii="Times" w:eastAsia="Times New Roman" w:hAnsi="Times" w:cs="Times"/>
                <w:bCs/>
                <w:noProof/>
                <w:sz w:val="24"/>
                <w:szCs w:val="24"/>
              </w:rPr>
              <w:drawing>
                <wp:inline distT="0" distB="0" distL="0" distR="0" wp14:anchorId="04C7084A" wp14:editId="5431FA2F">
                  <wp:extent cx="6753225" cy="20595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24679" cy="2081324"/>
                          </a:xfrm>
                          <a:prstGeom prst="rect">
                            <a:avLst/>
                          </a:prstGeom>
                          <a:noFill/>
                        </pic:spPr>
                      </pic:pic>
                    </a:graphicData>
                  </a:graphic>
                </wp:inline>
              </w:drawing>
            </w:r>
          </w:p>
        </w:tc>
      </w:tr>
      <w:tr w:rsidR="003E3AA8" w:rsidRPr="00C45397" w14:paraId="7F0F3D99" w14:textId="77777777" w:rsidTr="00F417A3">
        <w:trPr>
          <w:trHeight w:val="145"/>
        </w:trPr>
        <w:tc>
          <w:tcPr>
            <w:tcW w:w="5286" w:type="dxa"/>
          </w:tcPr>
          <w:p w14:paraId="0F50ED35" w14:textId="52E18C79" w:rsidR="00447D3F" w:rsidRPr="00C45397" w:rsidRDefault="00F417A3" w:rsidP="00C45397">
            <w:pPr>
              <w:jc w:val="center"/>
              <w:rPr>
                <w:rFonts w:ascii="Times" w:eastAsia="Times New Roman" w:hAnsi="Times" w:cs="Times"/>
                <w:bCs/>
                <w:i/>
                <w:iCs/>
                <w:noProof/>
              </w:rPr>
            </w:pPr>
            <w:proofErr w:type="spellStart"/>
            <w:r w:rsidRPr="00C45397">
              <w:rPr>
                <w:i/>
                <w:iCs/>
              </w:rPr>
              <w:t>Gensim</w:t>
            </w:r>
            <w:proofErr w:type="spellEnd"/>
            <w:r w:rsidR="00C45397">
              <w:rPr>
                <w:i/>
                <w:iCs/>
              </w:rPr>
              <w:t xml:space="preserve"> LDA</w:t>
            </w:r>
          </w:p>
        </w:tc>
        <w:tc>
          <w:tcPr>
            <w:tcW w:w="5286" w:type="dxa"/>
          </w:tcPr>
          <w:p w14:paraId="2EA8B9AF" w14:textId="21CBA3CC" w:rsidR="00447D3F" w:rsidRPr="00C45397" w:rsidRDefault="00C45397" w:rsidP="00C45397">
            <w:pPr>
              <w:jc w:val="center"/>
              <w:rPr>
                <w:i/>
                <w:iCs/>
              </w:rPr>
            </w:pPr>
            <w:r w:rsidRPr="00C45397">
              <w:rPr>
                <w:i/>
                <w:iCs/>
              </w:rPr>
              <w:t>N</w:t>
            </w:r>
            <w:r w:rsidR="00F417A3" w:rsidRPr="00C45397">
              <w:rPr>
                <w:i/>
                <w:iCs/>
              </w:rPr>
              <w:t>NMF</w:t>
            </w:r>
          </w:p>
        </w:tc>
      </w:tr>
    </w:tbl>
    <w:p w14:paraId="4A708204" w14:textId="77777777" w:rsidR="006B589C" w:rsidRDefault="006B589C" w:rsidP="00F417A3">
      <w:pPr>
        <w:jc w:val="center"/>
        <w:rPr>
          <w:ins w:id="124" w:author="# JANINE NG YOU EN (UC-FT)" w:date="2022-06-30T07:13:00Z"/>
        </w:rPr>
      </w:pPr>
      <w:bookmarkStart w:id="125" w:name="_Ref102583316"/>
    </w:p>
    <w:p w14:paraId="503A44C9" w14:textId="015E4FA5" w:rsidR="00CD5704" w:rsidRPr="006B589C" w:rsidRDefault="00F417A3" w:rsidP="00F417A3">
      <w:pPr>
        <w:jc w:val="center"/>
        <w:rPr>
          <w:rFonts w:ascii="Times" w:eastAsia="Times New Roman" w:hAnsi="Times" w:cs="Times"/>
          <w:bCs/>
        </w:rPr>
      </w:pPr>
      <w:r w:rsidRPr="006B589C">
        <w:t xml:space="preserve">Figure </w:t>
      </w:r>
      <w:r w:rsidR="00CE6B44">
        <w:fldChar w:fldCharType="begin"/>
      </w:r>
      <w:r w:rsidR="00CE6B44">
        <w:instrText xml:space="preserve"> SEQ Figure \* ARABIC </w:instrText>
      </w:r>
      <w:r w:rsidR="00CE6B44">
        <w:fldChar w:fldCharType="separate"/>
      </w:r>
      <w:r w:rsidR="006C2BBA">
        <w:rPr>
          <w:noProof/>
        </w:rPr>
        <w:t>7</w:t>
      </w:r>
      <w:r w:rsidR="00CE6B44">
        <w:rPr>
          <w:noProof/>
        </w:rPr>
        <w:fldChar w:fldCharType="end"/>
      </w:r>
      <w:bookmarkEnd w:id="125"/>
      <w:r w:rsidRPr="006B589C">
        <w:t>:</w:t>
      </w:r>
      <w:ins w:id="126" w:author="# JANINE NG YOU EN (UC-FT)" w:date="2022-06-30T07:13:00Z">
        <w:r w:rsidR="006B589C">
          <w:t xml:space="preserve"> </w:t>
        </w:r>
      </w:ins>
      <w:r w:rsidR="002D2B9F" w:rsidRPr="006B589C">
        <w:t>Frequency</w:t>
      </w:r>
      <w:r w:rsidRPr="006B589C">
        <w:t xml:space="preserve"> and </w:t>
      </w:r>
      <w:r w:rsidR="002D2B9F" w:rsidRPr="006B589C">
        <w:t>weightage</w:t>
      </w:r>
      <w:r w:rsidRPr="006B589C">
        <w:t xml:space="preserve"> of top 10 words in Topic 1</w:t>
      </w:r>
    </w:p>
    <w:p w14:paraId="1B38C8A8" w14:textId="2F015D08" w:rsidR="00F417A3" w:rsidRPr="006B589C" w:rsidRDefault="00F417A3" w:rsidP="002B09D6">
      <w:pPr>
        <w:jc w:val="both"/>
        <w:rPr>
          <w:rFonts w:ascii="Times" w:eastAsia="Times New Roman" w:hAnsi="Times" w:cs="Times"/>
          <w:bCs/>
        </w:rPr>
      </w:pPr>
    </w:p>
    <w:p w14:paraId="31EB2765" w14:textId="30C5BA40" w:rsidR="00F43E8F" w:rsidRPr="00CD2259" w:rsidRDefault="002D2B9F" w:rsidP="00F43E8F">
      <w:pPr>
        <w:jc w:val="both"/>
        <w:rPr>
          <w:rFonts w:ascii="Times" w:eastAsia="Times New Roman" w:hAnsi="Times" w:cs="Times"/>
          <w:bCs/>
          <w:sz w:val="24"/>
          <w:szCs w:val="24"/>
        </w:rPr>
      </w:pPr>
      <w:r>
        <w:rPr>
          <w:rFonts w:ascii="Times" w:eastAsia="Times New Roman" w:hAnsi="Times" w:cs="Times"/>
          <w:bCs/>
          <w:sz w:val="24"/>
          <w:szCs w:val="24"/>
        </w:rPr>
        <w:t>We also consider</w:t>
      </w:r>
      <w:r w:rsidR="00F43E8F">
        <w:rPr>
          <w:rFonts w:ascii="Times" w:eastAsia="Times New Roman" w:hAnsi="Times" w:cs="Times"/>
          <w:bCs/>
          <w:sz w:val="24"/>
          <w:szCs w:val="24"/>
        </w:rPr>
        <w:t xml:space="preserve"> </w:t>
      </w:r>
      <w:r>
        <w:rPr>
          <w:rFonts w:ascii="Times" w:eastAsia="Times New Roman" w:hAnsi="Times" w:cs="Times"/>
          <w:bCs/>
          <w:sz w:val="24"/>
          <w:szCs w:val="24"/>
        </w:rPr>
        <w:t xml:space="preserve">the </w:t>
      </w:r>
      <w:r w:rsidR="00F43E8F">
        <w:rPr>
          <w:rFonts w:ascii="Times" w:eastAsia="Times New Roman" w:hAnsi="Times" w:cs="Times"/>
          <w:bCs/>
          <w:sz w:val="24"/>
          <w:szCs w:val="24"/>
        </w:rPr>
        <w:t xml:space="preserve">words </w:t>
      </w:r>
      <w:r>
        <w:rPr>
          <w:rFonts w:ascii="Times" w:eastAsia="Times New Roman" w:hAnsi="Times" w:cs="Times"/>
          <w:bCs/>
          <w:sz w:val="24"/>
          <w:szCs w:val="24"/>
        </w:rPr>
        <w:t xml:space="preserve">within each topic </w:t>
      </w:r>
      <w:r w:rsidR="00F43E8F">
        <w:rPr>
          <w:rFonts w:ascii="Times" w:eastAsia="Times New Roman" w:hAnsi="Times" w:cs="Times"/>
          <w:bCs/>
          <w:sz w:val="24"/>
          <w:szCs w:val="24"/>
        </w:rPr>
        <w:t>collectively</w:t>
      </w:r>
      <w:r>
        <w:rPr>
          <w:rFonts w:ascii="Times" w:eastAsia="Times New Roman" w:hAnsi="Times" w:cs="Times"/>
          <w:bCs/>
          <w:sz w:val="24"/>
          <w:szCs w:val="24"/>
        </w:rPr>
        <w:t>,</w:t>
      </w:r>
      <w:r w:rsidR="00F43E8F">
        <w:rPr>
          <w:rFonts w:ascii="Times" w:eastAsia="Times New Roman" w:hAnsi="Times" w:cs="Times"/>
          <w:bCs/>
          <w:sz w:val="24"/>
          <w:szCs w:val="24"/>
        </w:rPr>
        <w:t xml:space="preserve">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sidR="00F43E8F">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sidR="00344EEC">
        <w:rPr>
          <w:rFonts w:ascii="Times" w:eastAsia="Times New Roman" w:hAnsi="Times" w:cs="Times"/>
          <w:bCs/>
          <w:sz w:val="24"/>
          <w:szCs w:val="24"/>
        </w:rPr>
        <w:t>For instance, w</w:t>
      </w:r>
      <w:r w:rsidR="00F7745C" w:rsidRPr="00CD2259">
        <w:rPr>
          <w:rFonts w:ascii="Times" w:eastAsia="Times New Roman" w:hAnsi="Times" w:cs="Times"/>
          <w:bCs/>
          <w:sz w:val="24"/>
          <w:szCs w:val="24"/>
        </w:rPr>
        <w:t>ords like 'financial', 'performance' and ‘investor’</w:t>
      </w:r>
      <w:r w:rsidR="00F43E8F">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sidR="00F43E8F">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sidR="00F43E8F">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sidR="00F43E8F">
        <w:rPr>
          <w:rFonts w:ascii="Times" w:eastAsia="Times New Roman" w:hAnsi="Times" w:cs="Times"/>
          <w:bCs/>
          <w:sz w:val="24"/>
          <w:szCs w:val="24"/>
        </w:rPr>
        <w:t xml:space="preserve">This step </w:t>
      </w:r>
      <w:r w:rsidR="00F43E8F" w:rsidRPr="00CD2259">
        <w:rPr>
          <w:rFonts w:ascii="Times" w:eastAsia="Times New Roman" w:hAnsi="Times" w:cs="Times"/>
          <w:bCs/>
          <w:sz w:val="24"/>
          <w:szCs w:val="24"/>
        </w:rPr>
        <w:t>is perhaps the most subjective step of this entire process</w:t>
      </w:r>
      <w:r w:rsidR="00344EEC">
        <w:rPr>
          <w:rFonts w:ascii="Times" w:eastAsia="Times New Roman" w:hAnsi="Times" w:cs="Times"/>
          <w:bCs/>
          <w:sz w:val="24"/>
          <w:szCs w:val="24"/>
        </w:rPr>
        <w:t xml:space="preserve"> and key word identification helps</w:t>
      </w:r>
      <w:r w:rsidR="00F43E8F" w:rsidRPr="00CD2259">
        <w:rPr>
          <w:rFonts w:ascii="Times" w:eastAsia="Times New Roman" w:hAnsi="Times" w:cs="Times"/>
          <w:bCs/>
          <w:sz w:val="24"/>
          <w:szCs w:val="24"/>
        </w:rPr>
        <w:t xml:space="preserve">. The human element of interpreting, understanding, and applying a judgement as to the most suitable </w:t>
      </w:r>
      <w:r w:rsidR="00F736A2">
        <w:rPr>
          <w:rFonts w:ascii="Times" w:eastAsia="Times New Roman" w:hAnsi="Times" w:cs="Times"/>
          <w:bCs/>
          <w:sz w:val="24"/>
          <w:szCs w:val="24"/>
        </w:rPr>
        <w:t>sub</w:t>
      </w:r>
      <w:r w:rsidR="00F43E8F" w:rsidRPr="00CD2259">
        <w:rPr>
          <w:rFonts w:ascii="Times" w:eastAsia="Times New Roman" w:hAnsi="Times" w:cs="Times"/>
          <w:bCs/>
          <w:sz w:val="24"/>
          <w:szCs w:val="24"/>
        </w:rPr>
        <w:t xml:space="preserve">topic, based on ones understanding of the words, is something that is </w:t>
      </w:r>
      <w:r>
        <w:rPr>
          <w:rFonts w:ascii="Times" w:eastAsia="Times New Roman" w:hAnsi="Times" w:cs="Times"/>
          <w:bCs/>
          <w:sz w:val="24"/>
          <w:szCs w:val="24"/>
        </w:rPr>
        <w:t>necessary</w:t>
      </w:r>
      <w:r w:rsidR="00F43E8F">
        <w:rPr>
          <w:rFonts w:ascii="Times" w:eastAsia="Times New Roman" w:hAnsi="Times" w:cs="Times"/>
          <w:bCs/>
          <w:sz w:val="24"/>
          <w:szCs w:val="24"/>
        </w:rPr>
        <w:t xml:space="preserve"> to this process</w:t>
      </w:r>
      <w:r w:rsidR="00F43E8F" w:rsidRPr="00CD2259">
        <w:rPr>
          <w:rFonts w:ascii="Times" w:eastAsia="Times New Roman" w:hAnsi="Times" w:cs="Times"/>
          <w:bCs/>
          <w:sz w:val="24"/>
          <w:szCs w:val="24"/>
        </w:rPr>
        <w:t>. Good topic models therefore require (</w:t>
      </w:r>
      <w:proofErr w:type="spellStart"/>
      <w:r w:rsidR="00F43E8F" w:rsidRPr="00CD2259">
        <w:rPr>
          <w:rFonts w:ascii="Times" w:eastAsia="Times New Roman" w:hAnsi="Times" w:cs="Times"/>
          <w:bCs/>
          <w:sz w:val="24"/>
          <w:szCs w:val="24"/>
        </w:rPr>
        <w:t>apriori</w:t>
      </w:r>
      <w:proofErr w:type="spellEnd"/>
      <w:r w:rsidR="00F43E8F"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00F43E8F" w:rsidRPr="00CD2259">
        <w:rPr>
          <w:rFonts w:ascii="Times" w:eastAsia="Times New Roman" w:hAnsi="Times" w:cs="Times"/>
          <w:bCs/>
          <w:sz w:val="24"/>
          <w:szCs w:val="24"/>
        </w:rPr>
        <w:t xml:space="preserve"> matter.</w:t>
      </w:r>
    </w:p>
    <w:p w14:paraId="2553237C" w14:textId="2A9F67A8" w:rsidR="00A704EE" w:rsidRDefault="00A704EE" w:rsidP="002E05BE">
      <w:pPr>
        <w:jc w:val="both"/>
        <w:rPr>
          <w:rFonts w:ascii="Times" w:eastAsia="Times New Roman" w:hAnsi="Times" w:cs="Times"/>
          <w:bCs/>
          <w:sz w:val="24"/>
          <w:szCs w:val="24"/>
        </w:rPr>
      </w:pPr>
    </w:p>
    <w:p w14:paraId="556AD23A" w14:textId="77777777" w:rsidR="00DD0B76" w:rsidRDefault="00DD0B76" w:rsidP="00DD0B76">
      <w:pPr>
        <w:jc w:val="both"/>
        <w:rPr>
          <w:rFonts w:ascii="Times" w:eastAsia="Times New Roman" w:hAnsi="Times" w:cs="Times"/>
          <w:bCs/>
          <w:sz w:val="24"/>
          <w:szCs w:val="24"/>
        </w:rPr>
      </w:pPr>
      <w:r>
        <w:rPr>
          <w:rFonts w:ascii="Times" w:eastAsia="Times New Roman" w:hAnsi="Times" w:cs="Times"/>
          <w:bCs/>
          <w:sz w:val="24"/>
          <w:szCs w:val="24"/>
        </w:rPr>
        <w:t>We</w:t>
      </w:r>
      <w:r w:rsidRPr="00CD2259">
        <w:rPr>
          <w:rFonts w:ascii="Times" w:eastAsia="Times New Roman" w:hAnsi="Times" w:cs="Times"/>
          <w:bCs/>
          <w:sz w:val="24"/>
          <w:szCs w:val="24"/>
        </w:rPr>
        <w:t xml:space="preserve"> </w:t>
      </w:r>
      <w:r>
        <w:rPr>
          <w:rFonts w:ascii="Times" w:eastAsia="Times New Roman" w:hAnsi="Times" w:cs="Times"/>
          <w:bCs/>
          <w:sz w:val="24"/>
          <w:szCs w:val="24"/>
        </w:rPr>
        <w:t xml:space="preserve">next </w:t>
      </w:r>
      <w:r w:rsidRPr="00CD2259">
        <w:rPr>
          <w:rFonts w:ascii="Times" w:eastAsia="Times New Roman" w:hAnsi="Times" w:cs="Times"/>
          <w:bCs/>
          <w:sz w:val="24"/>
          <w:szCs w:val="24"/>
        </w:rPr>
        <w:t>consider all subtopics collectively and then generali</w:t>
      </w:r>
      <w:r>
        <w:rPr>
          <w:rFonts w:ascii="Times" w:eastAsia="Times New Roman" w:hAnsi="Times" w:cs="Times"/>
          <w:bCs/>
          <w:sz w:val="24"/>
          <w:szCs w:val="24"/>
        </w:rPr>
        <w:t>s</w:t>
      </w:r>
      <w:r w:rsidRPr="00CD2259">
        <w:rPr>
          <w:rFonts w:ascii="Times" w:eastAsia="Times New Roman" w:hAnsi="Times" w:cs="Times"/>
          <w:bCs/>
          <w:sz w:val="24"/>
          <w:szCs w:val="24"/>
        </w:rPr>
        <w:t>e them into several key concepts, which than becomes the final topic model to be discussed in later sections. Generalisation removes some of the bias that may come about from subtopic selection and allows for comparisons between the outputs of the algorithms.</w:t>
      </w:r>
      <w:r>
        <w:rPr>
          <w:rFonts w:ascii="Times" w:eastAsia="Times New Roman" w:hAnsi="Times" w:cs="Times"/>
          <w:bCs/>
          <w:sz w:val="24"/>
          <w:szCs w:val="24"/>
        </w:rPr>
        <w:t xml:space="preserve"> </w:t>
      </w:r>
    </w:p>
    <w:p w14:paraId="2ADF591F" w14:textId="77777777" w:rsidR="00DD0B76" w:rsidRPr="00CD2259" w:rsidRDefault="00DD0B76" w:rsidP="002E05BE">
      <w:pPr>
        <w:jc w:val="both"/>
        <w:rPr>
          <w:rFonts w:ascii="Times" w:eastAsia="Times New Roman" w:hAnsi="Times" w:cs="Times"/>
          <w:bCs/>
          <w:sz w:val="24"/>
          <w:szCs w:val="24"/>
        </w:rPr>
      </w:pPr>
    </w:p>
    <w:p w14:paraId="01852511" w14:textId="6EA80910"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his process of (a)</w:t>
      </w:r>
      <w:r w:rsidR="00F43E8F">
        <w:rPr>
          <w:rFonts w:ascii="Times" w:eastAsia="Times New Roman" w:hAnsi="Times" w:cs="Times"/>
          <w:bCs/>
          <w:sz w:val="24"/>
          <w:szCs w:val="24"/>
        </w:rPr>
        <w:t xml:space="preserve"> </w:t>
      </w:r>
      <w:r w:rsidR="00DD0B76">
        <w:rPr>
          <w:rFonts w:ascii="Times" w:eastAsia="Times New Roman" w:hAnsi="Times" w:cs="Times"/>
          <w:bCs/>
          <w:sz w:val="24"/>
          <w:szCs w:val="24"/>
        </w:rPr>
        <w:t>collating</w:t>
      </w:r>
      <w:r w:rsidR="00F43E8F">
        <w:rPr>
          <w:rFonts w:ascii="Times" w:eastAsia="Times New Roman" w:hAnsi="Times" w:cs="Times"/>
          <w:bCs/>
          <w:sz w:val="24"/>
          <w:szCs w:val="24"/>
        </w:rPr>
        <w:t xml:space="preserve"> the ranking of the words with respect to count and weightages,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b</w:t>
      </w:r>
      <w:r w:rsidR="00A704EE" w:rsidRPr="00CD2259">
        <w:rPr>
          <w:rFonts w:ascii="Times" w:eastAsia="Times New Roman" w:hAnsi="Times" w:cs="Times"/>
          <w:bCs/>
          <w:sz w:val="24"/>
          <w:szCs w:val="24"/>
        </w:rPr>
        <w:t>)</w:t>
      </w:r>
      <w:r w:rsidR="00DD0B76">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w:t>
      </w:r>
      <w:r w:rsidR="00A704EE" w:rsidRPr="00CD2259">
        <w:rPr>
          <w:rFonts w:ascii="Times" w:eastAsia="Times New Roman" w:hAnsi="Times" w:cs="Times"/>
          <w:bCs/>
          <w:sz w:val="24"/>
          <w:szCs w:val="24"/>
        </w:rPr>
        <w:t>(</w:t>
      </w:r>
      <w:r w:rsidR="00DD0B76">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r w:rsidR="00DD0B76">
        <w:rPr>
          <w:rFonts w:ascii="Times" w:eastAsia="Times New Roman" w:hAnsi="Times" w:cs="Times"/>
          <w:bCs/>
          <w:sz w:val="24"/>
          <w:szCs w:val="24"/>
        </w:rPr>
        <w:t xml:space="preserve"> and (d) </w:t>
      </w:r>
      <w:proofErr w:type="spellStart"/>
      <w:r w:rsidR="00DD0B76">
        <w:rPr>
          <w:rFonts w:ascii="Times" w:eastAsia="Times New Roman" w:hAnsi="Times" w:cs="Times"/>
          <w:bCs/>
          <w:sz w:val="24"/>
          <w:szCs w:val="24"/>
        </w:rPr>
        <w:t>generalisation</w:t>
      </w:r>
      <w:proofErr w:type="spellEnd"/>
      <w:r w:rsidR="00DD0B76">
        <w:rPr>
          <w:rFonts w:ascii="Times" w:eastAsia="Times New Roman" w:hAnsi="Times" w:cs="Times"/>
          <w:bCs/>
          <w:sz w:val="24"/>
          <w:szCs w:val="24"/>
        </w:rPr>
        <w:t xml:space="preserve"> of the key topics. Finally, an additional step we take is to rank the key topics. To do this, we cumulatively sum the weightage of the words from each </w:t>
      </w:r>
      <w:r w:rsidR="00FC42B5">
        <w:rPr>
          <w:rFonts w:ascii="Times" w:eastAsia="Times New Roman" w:hAnsi="Times" w:cs="Times"/>
          <w:bCs/>
          <w:sz w:val="24"/>
          <w:szCs w:val="24"/>
        </w:rPr>
        <w:t>algorithms</w:t>
      </w:r>
      <w:r w:rsidR="00DD0B76">
        <w:rPr>
          <w:rFonts w:ascii="Times" w:eastAsia="Times New Roman" w:hAnsi="Times" w:cs="Times"/>
          <w:bCs/>
          <w:sz w:val="24"/>
          <w:szCs w:val="24"/>
        </w:rPr>
        <w:t xml:space="preserve"> output, normalize it before </w:t>
      </w:r>
      <w:r w:rsidR="00AD5881">
        <w:rPr>
          <w:rFonts w:ascii="Times" w:eastAsia="Times New Roman" w:hAnsi="Times" w:cs="Times"/>
          <w:bCs/>
          <w:sz w:val="24"/>
          <w:szCs w:val="24"/>
        </w:rPr>
        <w:t>sorting</w:t>
      </w:r>
      <w:r w:rsidR="00DD0B76">
        <w:rPr>
          <w:rFonts w:ascii="Times" w:eastAsia="Times New Roman" w:hAnsi="Times" w:cs="Times"/>
          <w:bCs/>
          <w:sz w:val="24"/>
          <w:szCs w:val="24"/>
        </w:rPr>
        <w:t xml:space="preserve"> it from highest to lowest. This is what is presented as “rank topic”</w:t>
      </w:r>
      <w:r w:rsidR="008146ED">
        <w:rPr>
          <w:rFonts w:ascii="Times" w:eastAsia="Times New Roman" w:hAnsi="Times" w:cs="Times"/>
          <w:bCs/>
          <w:sz w:val="24"/>
          <w:szCs w:val="24"/>
        </w:rPr>
        <w:t xml:space="preserve"> in </w:t>
      </w:r>
      <w:r w:rsidR="008146ED">
        <w:rPr>
          <w:rFonts w:ascii="Times" w:eastAsia="Times New Roman" w:hAnsi="Times" w:cs="Times"/>
          <w:bCs/>
          <w:sz w:val="24"/>
          <w:szCs w:val="24"/>
        </w:rPr>
        <w:fldChar w:fldCharType="begin"/>
      </w:r>
      <w:r w:rsidR="008146ED">
        <w:rPr>
          <w:rFonts w:ascii="Times" w:eastAsia="Times New Roman" w:hAnsi="Times" w:cs="Times"/>
          <w:bCs/>
          <w:sz w:val="24"/>
          <w:szCs w:val="24"/>
        </w:rPr>
        <w:instrText xml:space="preserve"> REF _Ref94886536 \h  \* MERGEFORMAT </w:instrText>
      </w:r>
      <w:r w:rsidR="008146ED">
        <w:rPr>
          <w:rFonts w:ascii="Times" w:eastAsia="Times New Roman" w:hAnsi="Times" w:cs="Times"/>
          <w:bCs/>
          <w:sz w:val="24"/>
          <w:szCs w:val="24"/>
        </w:rPr>
      </w:r>
      <w:r w:rsidR="008146ED">
        <w:rPr>
          <w:rFonts w:ascii="Times" w:eastAsia="Times New Roman" w:hAnsi="Times" w:cs="Times"/>
          <w:bCs/>
          <w:sz w:val="24"/>
          <w:szCs w:val="24"/>
        </w:rPr>
        <w:fldChar w:fldCharType="end"/>
      </w:r>
      <w:r w:rsidR="008146ED">
        <w:rPr>
          <w:rFonts w:ascii="Times" w:eastAsia="Times New Roman" w:hAnsi="Times" w:cs="Times"/>
          <w:bCs/>
          <w:sz w:val="24"/>
          <w:szCs w:val="24"/>
        </w:rPr>
        <w:t>.</w:t>
      </w:r>
    </w:p>
    <w:p w14:paraId="1D31EA58" w14:textId="3A27BA27" w:rsidR="00174271" w:rsidDel="006B589C" w:rsidRDefault="00174271" w:rsidP="00174271">
      <w:pPr>
        <w:jc w:val="both"/>
        <w:rPr>
          <w:del w:id="127" w:author="# JANINE NG YOU EN (UC-FT)" w:date="2022-06-30T07:13:00Z"/>
          <w:rFonts w:ascii="Times" w:eastAsia="Times New Roman" w:hAnsi="Times" w:cs="Times"/>
          <w:bCs/>
          <w:sz w:val="24"/>
          <w:szCs w:val="24"/>
        </w:rPr>
      </w:pPr>
      <w:del w:id="128" w:author="# JANINE NG YOU EN (UC-FT)" w:date="2022-06-30T07:13:00Z">
        <w:r w:rsidDel="006B589C">
          <w:rPr>
            <w:rFonts w:ascii="Times" w:eastAsia="Times New Roman" w:hAnsi="Times" w:cs="Times"/>
            <w:bCs/>
            <w:sz w:val="24"/>
            <w:szCs w:val="24"/>
          </w:rPr>
          <w:br w:type="page"/>
        </w:r>
      </w:del>
    </w:p>
    <w:p w14:paraId="211D376C" w14:textId="5CDB3623" w:rsidR="006B589C" w:rsidRDefault="006B589C" w:rsidP="00174271">
      <w:pPr>
        <w:jc w:val="both"/>
        <w:rPr>
          <w:ins w:id="129" w:author="# JANINE NG YOU EN (UC-FT)" w:date="2022-06-30T07:13:00Z"/>
          <w:rFonts w:ascii="Times" w:eastAsia="Times New Roman" w:hAnsi="Times" w:cs="Times"/>
          <w:bCs/>
          <w:sz w:val="24"/>
          <w:szCs w:val="24"/>
        </w:rPr>
      </w:pPr>
    </w:p>
    <w:p w14:paraId="60B8B43B" w14:textId="77777777" w:rsidR="006B589C" w:rsidRDefault="006B589C" w:rsidP="00174271">
      <w:pPr>
        <w:jc w:val="both"/>
        <w:rPr>
          <w:ins w:id="130" w:author="# JANINE NG YOU EN (UC-FT)" w:date="2022-06-30T07:13:00Z"/>
          <w:rFonts w:ascii="Times" w:eastAsia="Times New Roman" w:hAnsi="Times" w:cs="Times"/>
          <w:bCs/>
          <w:sz w:val="24"/>
          <w:szCs w:val="24"/>
        </w:rPr>
      </w:pPr>
    </w:p>
    <w:p w14:paraId="098EE149" w14:textId="6614C571" w:rsidR="00174271" w:rsidRDefault="00174271" w:rsidP="00174271">
      <w:pPr>
        <w:jc w:val="both"/>
        <w:rPr>
          <w:ins w:id="131" w:author="# JANINE NG YOU EN (UC-FT)" w:date="2022-06-30T08:11:00Z"/>
          <w:rFonts w:ascii="Times" w:eastAsia="Times New Roman" w:hAnsi="Times" w:cs="Times"/>
          <w:bCs/>
          <w:sz w:val="24"/>
          <w:szCs w:val="24"/>
        </w:rPr>
      </w:pPr>
    </w:p>
    <w:p w14:paraId="45E77B75" w14:textId="77777777" w:rsidR="00656DF6" w:rsidRDefault="00656DF6" w:rsidP="00174271">
      <w:pPr>
        <w:jc w:val="both"/>
        <w:rPr>
          <w:rFonts w:ascii="Times" w:eastAsia="Times New Roman" w:hAnsi="Times" w:cs="Times"/>
          <w:bCs/>
          <w:sz w:val="24"/>
          <w:szCs w:val="24"/>
        </w:rPr>
      </w:pPr>
    </w:p>
    <w:p w14:paraId="43D01AE5" w14:textId="0AAD1EE9" w:rsidR="00656DF6" w:rsidRPr="00656DF6" w:rsidRDefault="00F02240" w:rsidP="00AE03C2">
      <w:pPr>
        <w:pStyle w:val="Teaser"/>
        <w:numPr>
          <w:ilvl w:val="0"/>
          <w:numId w:val="15"/>
        </w:numPr>
        <w:jc w:val="both"/>
        <w:rPr>
          <w:ins w:id="132" w:author="# JANINE NG YOU EN (UC-FT)" w:date="2022-06-30T08:11:00Z"/>
          <w:rFonts w:ascii="Times" w:hAnsi="Times" w:cs="Times"/>
          <w:bCs/>
        </w:rPr>
      </w:pPr>
      <w:r w:rsidRPr="00656DF6">
        <w:rPr>
          <w:rFonts w:ascii="Times" w:hAnsi="Times" w:cs="Times"/>
          <w:b/>
        </w:rPr>
        <w:t>Discussion</w:t>
      </w:r>
      <w:r w:rsidR="00F958AF" w:rsidRPr="00656DF6">
        <w:rPr>
          <w:rFonts w:ascii="Times" w:hAnsi="Times" w:cs="Times"/>
          <w:b/>
        </w:rPr>
        <w:t xml:space="preserve"> and Implications</w:t>
      </w:r>
    </w:p>
    <w:p w14:paraId="42C3E37F" w14:textId="3DC1831F" w:rsidR="00F02240" w:rsidRDefault="00F02240" w:rsidP="00656DF6">
      <w:pPr>
        <w:pStyle w:val="Teaser"/>
        <w:jc w:val="both"/>
        <w:rPr>
          <w:rFonts w:ascii="Times" w:hAnsi="Times" w:cs="Times"/>
          <w:bCs/>
        </w:rPr>
      </w:pPr>
      <w:del w:id="133" w:author="# JANINE NG YOU EN (UC-FT)" w:date="2022-06-30T08:11:00Z">
        <w:r w:rsidRPr="00F65EF7" w:rsidDel="00656DF6">
          <w:rPr>
            <w:rFonts w:ascii="Times" w:hAnsi="Times" w:cs="Times"/>
            <w:b/>
            <w:i/>
            <w:iCs/>
          </w:rPr>
          <w:delText>:</w:delText>
        </w:r>
        <w:r w:rsidRPr="00917491" w:rsidDel="00656DF6">
          <w:rPr>
            <w:rFonts w:ascii="Times" w:hAnsi="Times" w:cs="Times"/>
            <w:bCs/>
          </w:rPr>
          <w:delText xml:space="preserve"> </w:delText>
        </w:r>
      </w:del>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w:t>
      </w:r>
      <w:r w:rsidR="00C9652B">
        <w:rPr>
          <w:rFonts w:ascii="Times" w:hAnsi="Times" w:cs="Times"/>
          <w:bCs/>
        </w:rPr>
        <w:t xml:space="preserve"> and growth</w:t>
      </w:r>
      <w:r w:rsidR="00917491" w:rsidRPr="00917491">
        <w:rPr>
          <w:rFonts w:ascii="Times" w:hAnsi="Times" w:cs="Times"/>
          <w:bCs/>
        </w:rPr>
        <w:t xml:space="preserve"> factors for RE projects: </w:t>
      </w:r>
      <w:r w:rsidR="00495EF4" w:rsidRPr="00917491">
        <w:rPr>
          <w:rFonts w:ascii="Times" w:hAnsi="Times" w:cs="Times"/>
          <w:bCs/>
        </w:rPr>
        <w:t xml:space="preserve">(1) </w:t>
      </w:r>
      <w:bookmarkStart w:id="134" w:name="_Hlk95232215"/>
      <w:r w:rsidR="00917491" w:rsidRPr="00917491">
        <w:rPr>
          <w:rFonts w:ascii="Times" w:hAnsi="Times" w:cs="Times"/>
          <w:bCs/>
        </w:rPr>
        <w:t>Government (Policy)</w:t>
      </w:r>
      <w:bookmarkEnd w:id="134"/>
      <w:r w:rsidR="00917491">
        <w:rPr>
          <w:rFonts w:ascii="Times" w:hAnsi="Times" w:cs="Times"/>
          <w:bCs/>
        </w:rPr>
        <w:t xml:space="preserve">, (2) </w:t>
      </w:r>
      <w:r w:rsidR="00CC69A5" w:rsidRPr="00917491">
        <w:rPr>
          <w:rFonts w:ascii="Times" w:hAnsi="Times" w:cs="Times"/>
          <w:bCs/>
        </w:rPr>
        <w:t>Public-Private (</w:t>
      </w:r>
      <w:proofErr w:type="spellStart"/>
      <w:r w:rsidR="00CC69A5" w:rsidRPr="00917491">
        <w:rPr>
          <w:rFonts w:ascii="Times" w:hAnsi="Times" w:cs="Times"/>
          <w:bCs/>
        </w:rPr>
        <w:t>Corisking</w:t>
      </w:r>
      <w:proofErr w:type="spellEnd"/>
      <w:r w:rsidR="00CC69A5" w:rsidRPr="00917491">
        <w:rPr>
          <w:rFonts w:ascii="Times" w:hAnsi="Times" w:cs="Times"/>
          <w:bCs/>
        </w:rPr>
        <w:t>)</w:t>
      </w:r>
      <w:r w:rsidR="00CC69A5">
        <w:rPr>
          <w:rFonts w:ascii="Times" w:hAnsi="Times" w:cs="Times"/>
          <w:bCs/>
        </w:rPr>
        <w:t xml:space="preserve">, (3) </w:t>
      </w:r>
      <w:r w:rsidR="00CC69A5" w:rsidRPr="00917491">
        <w:rPr>
          <w:rFonts w:ascii="Times" w:hAnsi="Times" w:cs="Times"/>
          <w:bCs/>
        </w:rPr>
        <w:t>Community (Support/ Involvement)</w:t>
      </w:r>
      <w:r w:rsidR="00CC69A5">
        <w:rPr>
          <w:rFonts w:ascii="Times" w:hAnsi="Times" w:cs="Times"/>
          <w:bCs/>
        </w:rPr>
        <w:t xml:space="preserve">, (4) </w:t>
      </w:r>
      <w:r w:rsidR="00917491" w:rsidRPr="00917491">
        <w:rPr>
          <w:rFonts w:ascii="Times" w:hAnsi="Times" w:cs="Times"/>
          <w:bCs/>
        </w:rPr>
        <w:t xml:space="preserve">Fiscal </w:t>
      </w:r>
      <w:r w:rsidR="00C42F79" w:rsidRPr="00C42F79">
        <w:rPr>
          <w:rFonts w:ascii="Times" w:hAnsi="Times" w:cs="Times"/>
          <w:bCs/>
        </w:rPr>
        <w:t xml:space="preserve">Mechanism </w:t>
      </w:r>
      <w:r w:rsidR="00917491" w:rsidRPr="00917491">
        <w:rPr>
          <w:rFonts w:ascii="Times" w:hAnsi="Times" w:cs="Times"/>
          <w:bCs/>
        </w:rPr>
        <w:t>/Term</w:t>
      </w:r>
      <w:r w:rsidR="00917491">
        <w:rPr>
          <w:rFonts w:ascii="Times" w:hAnsi="Times" w:cs="Times"/>
          <w:bCs/>
        </w:rPr>
        <w:t xml:space="preserve"> and (5) </w:t>
      </w:r>
      <w:r w:rsidR="00D648A3">
        <w:rPr>
          <w:rFonts w:ascii="Times" w:hAnsi="Times" w:cs="Times"/>
          <w:bCs/>
        </w:rPr>
        <w:t>T</w:t>
      </w:r>
      <w:r w:rsidR="009B5908">
        <w:rPr>
          <w:rFonts w:ascii="Times" w:hAnsi="Times" w:cs="Times"/>
          <w:bCs/>
        </w:rPr>
        <w:t>alent</w:t>
      </w:r>
      <w:r w:rsidR="00917491">
        <w:rPr>
          <w:rFonts w:ascii="Times" w:hAnsi="Times" w:cs="Times"/>
          <w:bCs/>
        </w:rPr>
        <w:t>. In looking at the results, aside from (</w:t>
      </w:r>
      <w:r w:rsidR="00CC69A5">
        <w:rPr>
          <w:rFonts w:ascii="Times" w:hAnsi="Times" w:cs="Times"/>
          <w:bCs/>
        </w:rPr>
        <w:t>4</w:t>
      </w:r>
      <w:r w:rsidR="00917491">
        <w:rPr>
          <w:rFonts w:ascii="Times" w:hAnsi="Times" w:cs="Times"/>
          <w:bCs/>
        </w:rPr>
        <w:t xml:space="preserve">), all the other results speak of non-financial factors as being </w:t>
      </w:r>
      <w:r w:rsidR="00335297">
        <w:rPr>
          <w:rFonts w:ascii="Times" w:hAnsi="Times" w:cs="Times"/>
          <w:bCs/>
        </w:rPr>
        <w:t xml:space="preserve">more important </w:t>
      </w:r>
      <w:r w:rsidR="00C9652B">
        <w:rPr>
          <w:rFonts w:ascii="Times" w:hAnsi="Times" w:cs="Times"/>
          <w:bCs/>
        </w:rPr>
        <w:t>to</w:t>
      </w:r>
      <w:r w:rsidR="00335297">
        <w:rPr>
          <w:rFonts w:ascii="Times" w:hAnsi="Times" w:cs="Times"/>
          <w:bCs/>
        </w:rPr>
        <w:t xml:space="preserve"> </w:t>
      </w:r>
      <w:r w:rsidR="00F71F2A">
        <w:rPr>
          <w:rFonts w:ascii="Times" w:hAnsi="Times" w:cs="Times"/>
          <w:bCs/>
        </w:rPr>
        <w:t>RE projec</w:t>
      </w:r>
      <w:r w:rsidR="00C9652B">
        <w:rPr>
          <w:rFonts w:ascii="Times" w:hAnsi="Times" w:cs="Times"/>
          <w:bCs/>
        </w:rPr>
        <w:t>ts</w:t>
      </w:r>
      <w:r w:rsidR="00917491">
        <w:rPr>
          <w:rFonts w:ascii="Times" w:hAnsi="Times" w:cs="Times"/>
          <w:bCs/>
        </w:rPr>
        <w:t>.</w:t>
      </w:r>
      <w:r w:rsidR="005B2A61">
        <w:rPr>
          <w:rFonts w:ascii="Times" w:hAnsi="Times" w:cs="Times"/>
          <w:bCs/>
        </w:rPr>
        <w:t xml:space="preserve"> </w:t>
      </w:r>
      <w:r w:rsidR="0019181F">
        <w:rPr>
          <w:rFonts w:ascii="Times" w:hAnsi="Times" w:cs="Times"/>
          <w:bCs/>
        </w:rPr>
        <w:t>However,</w:t>
      </w:r>
      <w:r w:rsidR="008D4C81">
        <w:rPr>
          <w:rFonts w:ascii="Times" w:hAnsi="Times" w:cs="Times"/>
          <w:bCs/>
        </w:rPr>
        <w:t xml:space="preserve"> the fact that ‘</w:t>
      </w:r>
      <w:r w:rsidR="00C9652B" w:rsidRPr="00917491">
        <w:rPr>
          <w:rFonts w:ascii="Times" w:hAnsi="Times" w:cs="Times"/>
          <w:bCs/>
        </w:rPr>
        <w:t xml:space="preserve">Fiscal </w:t>
      </w:r>
      <w:r w:rsidR="00C9652B" w:rsidRPr="00C42F79">
        <w:rPr>
          <w:rFonts w:ascii="Times" w:hAnsi="Times" w:cs="Times"/>
          <w:bCs/>
        </w:rPr>
        <w:t xml:space="preserve">Mechanism </w:t>
      </w:r>
      <w:r w:rsidR="00C9652B" w:rsidRPr="00917491">
        <w:rPr>
          <w:rFonts w:ascii="Times" w:hAnsi="Times" w:cs="Times"/>
          <w:bCs/>
        </w:rPr>
        <w:t>/Term</w:t>
      </w:r>
      <w:r w:rsidR="008D4C81">
        <w:rPr>
          <w:rFonts w:ascii="Times" w:hAnsi="Times" w:cs="Times"/>
          <w:bCs/>
        </w:rPr>
        <w:t>’ ranked in the list indicates that financial considerations are very important to decision makers</w:t>
      </w:r>
      <w:r w:rsidR="00CC69A5">
        <w:rPr>
          <w:rFonts w:ascii="Times" w:hAnsi="Times" w:cs="Times"/>
          <w:bCs/>
        </w:rPr>
        <w:t xml:space="preserve"> as well</w:t>
      </w:r>
      <w:r w:rsidR="008D4C81">
        <w:rPr>
          <w:rFonts w:ascii="Times" w:hAnsi="Times" w:cs="Times"/>
          <w:bCs/>
        </w:rPr>
        <w:t>.</w:t>
      </w:r>
    </w:p>
    <w:p w14:paraId="6B582E2A" w14:textId="77777777" w:rsidR="00174271" w:rsidRDefault="00174271" w:rsidP="009E0415">
      <w:pPr>
        <w:pStyle w:val="Teaser"/>
        <w:jc w:val="both"/>
        <w:rPr>
          <w:rFonts w:ascii="Times" w:hAnsi="Times" w:cs="Times"/>
          <w:bCs/>
        </w:rPr>
      </w:pPr>
    </w:p>
    <w:p w14:paraId="4ACE57EE" w14:textId="69101F39" w:rsidR="00656DF6" w:rsidRPr="00AE03C2" w:rsidRDefault="00335297" w:rsidP="00656DF6">
      <w:pPr>
        <w:pStyle w:val="Teaser"/>
        <w:numPr>
          <w:ilvl w:val="1"/>
          <w:numId w:val="15"/>
        </w:numPr>
        <w:jc w:val="both"/>
        <w:rPr>
          <w:ins w:id="135" w:author="# JANINE NG YOU EN (UC-FT)" w:date="2022-06-30T08:11:00Z"/>
          <w:rFonts w:ascii="Times" w:hAnsi="Times" w:cs="Times"/>
        </w:rPr>
      </w:pPr>
      <w:r w:rsidRPr="00AE03C2">
        <w:rPr>
          <w:rFonts w:ascii="Times" w:hAnsi="Times" w:cs="Times"/>
          <w:b/>
          <w:bCs/>
        </w:rPr>
        <w:t>Government (Policy</w:t>
      </w:r>
      <w:r w:rsidRPr="00AE03C2">
        <w:rPr>
          <w:rFonts w:ascii="Times" w:hAnsi="Times" w:cs="Times"/>
        </w:rPr>
        <w:t>)</w:t>
      </w:r>
      <w:del w:id="136" w:author="# JANINE NG YOU EN (UC-FT)" w:date="2022-06-30T08:12:00Z">
        <w:r w:rsidRPr="00AE03C2" w:rsidDel="00AE03C2">
          <w:rPr>
            <w:rFonts w:ascii="Times" w:hAnsi="Times" w:cs="Times"/>
          </w:rPr>
          <w:delText xml:space="preserve">: </w:delText>
        </w:r>
      </w:del>
    </w:p>
    <w:p w14:paraId="42B254F2" w14:textId="4A085EF7" w:rsidR="00D565D0" w:rsidRDefault="00C17C6E" w:rsidP="00656DF6">
      <w:pPr>
        <w:pStyle w:val="Teaser"/>
        <w:jc w:val="both"/>
        <w:rPr>
          <w:rFonts w:ascii="Times" w:hAnsi="Times" w:cs="Times"/>
        </w:rPr>
      </w:pPr>
      <w:r>
        <w:rPr>
          <w:rFonts w:ascii="Times" w:hAnsi="Times" w:cs="Times"/>
        </w:rPr>
        <w:t xml:space="preserve">In the articles </w:t>
      </w:r>
      <w:r w:rsidR="00DF4CA2">
        <w:rPr>
          <w:rFonts w:ascii="Times" w:hAnsi="Times" w:cs="Times"/>
        </w:rPr>
        <w:t>analyzed</w:t>
      </w:r>
      <w:r>
        <w:rPr>
          <w:rFonts w:ascii="Times" w:hAnsi="Times" w:cs="Times"/>
        </w:rPr>
        <w:t xml:space="preserve"> in this study, </w:t>
      </w:r>
      <w:r w:rsidR="00B229D5">
        <w:rPr>
          <w:rFonts w:ascii="Times" w:hAnsi="Times" w:cs="Times"/>
        </w:rPr>
        <w:t>we learn that</w:t>
      </w:r>
      <w:r w:rsidR="00615B01">
        <w:rPr>
          <w:rFonts w:ascii="Times" w:hAnsi="Times" w:cs="Times"/>
        </w:rPr>
        <w:t xml:space="preserve"> </w:t>
      </w:r>
      <w:r w:rsidR="00852D1A">
        <w:rPr>
          <w:rFonts w:ascii="Times" w:hAnsi="Times" w:cs="Times"/>
        </w:rPr>
        <w:t xml:space="preserve">Government </w:t>
      </w:r>
      <w:r w:rsidR="00F71F2A">
        <w:rPr>
          <w:rFonts w:ascii="Times" w:hAnsi="Times" w:cs="Times"/>
        </w:rPr>
        <w:t>(policy)</w:t>
      </w:r>
      <w:r w:rsidR="00B229D5">
        <w:rPr>
          <w:rFonts w:ascii="Times" w:hAnsi="Times" w:cs="Times"/>
        </w:rPr>
        <w:t xml:space="preserve"> is a broad but overarching theme for almost every paper </w:t>
      </w:r>
      <w:proofErr w:type="spellStart"/>
      <w:r w:rsidR="00B229D5">
        <w:rPr>
          <w:rFonts w:ascii="Times" w:hAnsi="Times" w:cs="Times"/>
        </w:rPr>
        <w:t>analysed</w:t>
      </w:r>
      <w:proofErr w:type="spellEnd"/>
      <w:r w:rsidR="00B229D5">
        <w:rPr>
          <w:rFonts w:ascii="Times" w:hAnsi="Times" w:cs="Times"/>
        </w:rPr>
        <w:t>. The topic</w:t>
      </w:r>
      <w:r w:rsidR="00852D1A">
        <w:rPr>
          <w:rFonts w:ascii="Times" w:hAnsi="Times" w:cs="Times"/>
        </w:rPr>
        <w:t xml:space="preserve"> </w:t>
      </w:r>
      <w:r w:rsidR="00CC69A5">
        <w:rPr>
          <w:rFonts w:ascii="Times" w:hAnsi="Times" w:cs="Times"/>
        </w:rPr>
        <w:t>addresses</w:t>
      </w:r>
      <w:r w:rsidR="00B229D5">
        <w:rPr>
          <w:rFonts w:ascii="Times" w:hAnsi="Times" w:cs="Times"/>
        </w:rPr>
        <w:t xml:space="preserve"> a gamut of strategies, including (but not limited to)</w:t>
      </w:r>
      <w:r w:rsidR="00852D1A">
        <w:rPr>
          <w:rFonts w:ascii="Times" w:hAnsi="Times" w:cs="Times"/>
        </w:rPr>
        <w:t xml:space="preserve"> </w:t>
      </w:r>
      <w:r w:rsidR="00852D1A" w:rsidRPr="00852D1A">
        <w:rPr>
          <w:rFonts w:ascii="Times" w:hAnsi="Times" w:cs="Times"/>
        </w:rPr>
        <w:t>financial</w:t>
      </w:r>
      <w:r w:rsidR="00852D1A">
        <w:rPr>
          <w:rFonts w:ascii="Times" w:hAnsi="Times" w:cs="Times"/>
        </w:rPr>
        <w:t xml:space="preserve">, </w:t>
      </w:r>
      <w:r w:rsidR="00852D1A" w:rsidRPr="00852D1A">
        <w:rPr>
          <w:rFonts w:ascii="Times" w:hAnsi="Times" w:cs="Times"/>
        </w:rPr>
        <w:t>research and development, infrastructure,</w:t>
      </w:r>
      <w:r w:rsidR="00852D1A">
        <w:rPr>
          <w:rFonts w:ascii="Times" w:hAnsi="Times" w:cs="Times"/>
        </w:rPr>
        <w:t xml:space="preserve"> </w:t>
      </w:r>
      <w:r w:rsidR="00852D1A" w:rsidRPr="00852D1A">
        <w:rPr>
          <w:rFonts w:ascii="Times" w:hAnsi="Times" w:cs="Times"/>
        </w:rPr>
        <w:t>consumer adoption rates,</w:t>
      </w:r>
      <w:r w:rsidR="00852D1A">
        <w:rPr>
          <w:rFonts w:ascii="Times" w:hAnsi="Times" w:cs="Times"/>
        </w:rPr>
        <w:t xml:space="preserve"> </w:t>
      </w:r>
      <w:r w:rsidR="00852D1A" w:rsidRPr="00852D1A">
        <w:rPr>
          <w:rFonts w:ascii="Times" w:hAnsi="Times" w:cs="Times"/>
        </w:rPr>
        <w:t>socio-economical acceptance</w:t>
      </w:r>
      <w:r w:rsidR="00D565D0">
        <w:rPr>
          <w:rFonts w:ascii="Times" w:hAnsi="Times" w:cs="Times"/>
        </w:rPr>
        <w:t xml:space="preserve"> of RE</w:t>
      </w:r>
      <w:r w:rsidR="00852D1A" w:rsidRPr="00852D1A">
        <w:rPr>
          <w:rFonts w:ascii="Times" w:hAnsi="Times" w:cs="Times"/>
        </w:rPr>
        <w:t xml:space="preserve">, and overall development of </w:t>
      </w:r>
      <w:r w:rsidR="00B229D5">
        <w:rPr>
          <w:rFonts w:ascii="Times" w:hAnsi="Times" w:cs="Times"/>
        </w:rPr>
        <w:t>the sector</w:t>
      </w:r>
      <w:r w:rsidR="00852D1A" w:rsidRPr="00852D1A">
        <w:rPr>
          <w:rFonts w:ascii="Times" w:hAnsi="Times" w:cs="Times"/>
        </w:rPr>
        <w:t>.</w:t>
      </w:r>
      <w:r w:rsidR="00852D1A">
        <w:rPr>
          <w:rFonts w:ascii="Times" w:hAnsi="Times" w:cs="Times"/>
        </w:rPr>
        <w:t xml:space="preserve"> </w:t>
      </w:r>
      <w:r w:rsidR="00B229D5">
        <w:rPr>
          <w:rFonts w:ascii="Times" w:hAnsi="Times" w:cs="Times"/>
        </w:rPr>
        <w:t>We learn that government</w:t>
      </w:r>
      <w:r w:rsidR="00852D1A">
        <w:rPr>
          <w:rFonts w:ascii="Times" w:hAnsi="Times" w:cs="Times"/>
        </w:rPr>
        <w:t xml:space="preserve"> involvement is important as a signaling mechanism to producers, of the strategy towards domestic energy resilience.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 xml:space="preserve">Fiscal </w:t>
      </w:r>
      <w:r w:rsidR="00A65B50" w:rsidRPr="00A65B50">
        <w:rPr>
          <w:rFonts w:ascii="Times" w:hAnsi="Times" w:cs="Times"/>
        </w:rPr>
        <w:t>Mechanism</w:t>
      </w:r>
      <w:r w:rsidR="00852D1A" w:rsidRPr="00852D1A">
        <w:rPr>
          <w:rFonts w:ascii="Times" w:hAnsi="Times" w:cs="Times"/>
        </w:rPr>
        <w:t>/</w:t>
      </w:r>
      <w:r w:rsidR="00A65B50">
        <w:rPr>
          <w:rFonts w:ascii="Times" w:hAnsi="Times" w:cs="Times"/>
        </w:rPr>
        <w:t xml:space="preserve"> </w:t>
      </w:r>
      <w:r w:rsidR="00852D1A" w:rsidRPr="00852D1A">
        <w:rPr>
          <w:rFonts w:ascii="Times" w:hAnsi="Times" w:cs="Times"/>
        </w:rPr>
        <w:t>Term</w:t>
      </w:r>
      <w:r w:rsidR="00852D1A">
        <w:rPr>
          <w:rFonts w:ascii="Times" w:hAnsi="Times" w:cs="Times"/>
        </w:rPr>
        <w:t xml:space="preserve">”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End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6C2BBA" w:rsidRPr="006C2BBA">
            <w:rPr>
              <w:rFonts w:ascii="Times" w:hAnsi="Times" w:cs="Times"/>
              <w:noProof/>
            </w:rPr>
            <w:t>[24]</w:t>
          </w:r>
          <w:r w:rsidR="00852D1A">
            <w:rPr>
              <w:rFonts w:ascii="Times" w:hAnsi="Times" w:cs="Times"/>
            </w:rPr>
            <w:fldChar w:fldCharType="end"/>
          </w:r>
        </w:sdtContent>
      </w:sdt>
      <w:r w:rsidR="00852D1A">
        <w:rPr>
          <w:rFonts w:ascii="Times" w:hAnsi="Times" w:cs="Times"/>
        </w:rPr>
        <w:t>.</w:t>
      </w:r>
      <w:r w:rsidR="006A5A34">
        <w:rPr>
          <w:rFonts w:ascii="Times" w:hAnsi="Times" w:cs="Times"/>
        </w:rPr>
        <w:t xml:space="preserve"> </w:t>
      </w:r>
    </w:p>
    <w:p w14:paraId="7AD6F9F5" w14:textId="77777777" w:rsidR="00EB70A7" w:rsidRDefault="00EB70A7" w:rsidP="009E0415">
      <w:pPr>
        <w:pStyle w:val="Teaser"/>
        <w:jc w:val="both"/>
        <w:rPr>
          <w:rFonts w:ascii="Times" w:hAnsi="Times" w:cs="Times"/>
        </w:rPr>
      </w:pPr>
    </w:p>
    <w:p w14:paraId="2FF12D59" w14:textId="581492B6" w:rsidR="00174271" w:rsidRDefault="00B229D5" w:rsidP="00D565D0">
      <w:pPr>
        <w:pStyle w:val="Teaser"/>
        <w:jc w:val="both"/>
        <w:rPr>
          <w:rFonts w:ascii="Times" w:hAnsi="Times" w:cs="Times"/>
        </w:rPr>
      </w:pPr>
      <w:r>
        <w:rPr>
          <w:rFonts w:ascii="Times" w:hAnsi="Times" w:cs="Times"/>
        </w:rPr>
        <w:t>External to our articles, we find s</w:t>
      </w:r>
      <w:r w:rsidR="00F71F2A">
        <w:rPr>
          <w:rFonts w:ascii="Times" w:hAnsi="Times" w:cs="Times"/>
        </w:rPr>
        <w:t xml:space="preserve">pecific examples of this signaling mechanism </w:t>
      </w:r>
      <w:r>
        <w:rPr>
          <w:rFonts w:ascii="Times" w:hAnsi="Times" w:cs="Times"/>
        </w:rPr>
        <w:t xml:space="preserve">when we look to the </w:t>
      </w:r>
      <w:r w:rsidR="00F71F2A">
        <w:rPr>
          <w:rFonts w:ascii="Times" w:hAnsi="Times" w:cs="Times"/>
        </w:rPr>
        <w:t>Unites States of America (USA)</w:t>
      </w:r>
      <w:r>
        <w:rPr>
          <w:rFonts w:ascii="Times" w:hAnsi="Times" w:cs="Times"/>
        </w:rPr>
        <w:t>, where</w:t>
      </w:r>
      <w:r w:rsidR="00D565D0">
        <w:rPr>
          <w:rFonts w:ascii="Times" w:hAnsi="Times" w:cs="Times"/>
        </w:rPr>
        <w:t xml:space="preserve"> </w:t>
      </w:r>
      <w:r w:rsidR="00D565D0" w:rsidRPr="00D565D0">
        <w:rPr>
          <w:rFonts w:ascii="Times" w:hAnsi="Times" w:cs="Times"/>
        </w:rPr>
        <w:t>State Energy Programs</w:t>
      </w:r>
      <w:r w:rsidR="00F71F2A">
        <w:rPr>
          <w:rStyle w:val="FootnoteReference"/>
          <w:rFonts w:ascii="Times" w:hAnsi="Times" w:cs="Times"/>
        </w:rPr>
        <w:footnoteReference w:id="2"/>
      </w:r>
      <w:r w:rsidR="00F71F2A">
        <w:rPr>
          <w:rFonts w:ascii="Times" w:hAnsi="Times" w:cs="Times"/>
        </w:rPr>
        <w:t xml:space="preserve"> or the 2005 </w:t>
      </w:r>
      <w:r w:rsidR="00F71F2A" w:rsidRPr="00D565D0">
        <w:rPr>
          <w:rFonts w:ascii="Times" w:hAnsi="Times" w:cs="Times"/>
        </w:rPr>
        <w:t>Energy Policy Act</w:t>
      </w:r>
      <w:r w:rsidR="00F71F2A">
        <w:rPr>
          <w:rStyle w:val="FootnoteReference"/>
          <w:rFonts w:ascii="Times" w:hAnsi="Times" w:cs="Times"/>
        </w:rPr>
        <w:footnoteReference w:id="3"/>
      </w:r>
      <w:r w:rsidR="00117252">
        <w:rPr>
          <w:rFonts w:ascii="Times" w:hAnsi="Times" w:cs="Times"/>
        </w:rPr>
        <w:t xml:space="preserve"> has contributed to </w:t>
      </w:r>
      <w:r w:rsidR="00F71F2A">
        <w:rPr>
          <w:rFonts w:ascii="Times" w:hAnsi="Times" w:cs="Times"/>
        </w:rPr>
        <w:t>RE</w:t>
      </w:r>
      <w:r w:rsidR="00D565D0" w:rsidRPr="00D565D0">
        <w:rPr>
          <w:rFonts w:ascii="Times" w:hAnsi="Times" w:cs="Times"/>
        </w:rPr>
        <w:t xml:space="preserve"> usage growing by 42% from 2010 to 2020</w:t>
      </w:r>
      <w:r w:rsidR="00F71F2A">
        <w:rPr>
          <w:rFonts w:ascii="Times" w:hAnsi="Times" w:cs="Times"/>
        </w:rPr>
        <w:t xml:space="preserve"> </w:t>
      </w:r>
      <w:sdt>
        <w:sdtPr>
          <w:rPr>
            <w:rFonts w:ascii="Times" w:hAnsi="Times" w:cs="Times"/>
          </w:rPr>
          <w:id w:val="573715207"/>
          <w:citation/>
        </w:sdtPr>
        <w:sdtEndPr/>
        <w:sdtContent>
          <w:r w:rsidR="00117252">
            <w:rPr>
              <w:rFonts w:ascii="Times" w:hAnsi="Times" w:cs="Times"/>
            </w:rPr>
            <w:fldChar w:fldCharType="begin"/>
          </w:r>
          <w:r w:rsidR="00117252">
            <w:rPr>
              <w:rFonts w:ascii="Times" w:hAnsi="Times" w:cs="Times"/>
            </w:rPr>
            <w:instrText xml:space="preserve"> CITATION Off22 \l 1033  \m Sun16</w:instrText>
          </w:r>
          <w:r w:rsidR="00117252">
            <w:rPr>
              <w:rFonts w:ascii="Times" w:hAnsi="Times" w:cs="Times"/>
            </w:rPr>
            <w:fldChar w:fldCharType="separate"/>
          </w:r>
          <w:r w:rsidR="006C2BBA" w:rsidRPr="006C2BBA">
            <w:rPr>
              <w:rFonts w:ascii="Times" w:hAnsi="Times" w:cs="Times"/>
              <w:noProof/>
            </w:rPr>
            <w:t>[25, 26]</w:t>
          </w:r>
          <w:r w:rsidR="00117252">
            <w:rPr>
              <w:rFonts w:ascii="Times" w:hAnsi="Times" w:cs="Times"/>
            </w:rPr>
            <w:fldChar w:fldCharType="end"/>
          </w:r>
        </w:sdtContent>
      </w:sdt>
      <w:r w:rsidR="00D565D0" w:rsidRPr="00D565D0">
        <w:rPr>
          <w:rFonts w:ascii="Times" w:hAnsi="Times" w:cs="Times"/>
        </w:rPr>
        <w:t xml:space="preserve">. </w:t>
      </w:r>
      <w:r w:rsidR="00F71F2A">
        <w:rPr>
          <w:rFonts w:ascii="Times" w:hAnsi="Times" w:cs="Times"/>
        </w:rPr>
        <w:t>T</w:t>
      </w:r>
      <w:r w:rsidR="00D565D0" w:rsidRPr="00D565D0">
        <w:rPr>
          <w:rFonts w:ascii="Times" w:hAnsi="Times" w:cs="Times"/>
        </w:rPr>
        <w:t>he introduction of energy legislation</w:t>
      </w:r>
      <w:r w:rsidR="00F71F2A">
        <w:rPr>
          <w:rFonts w:ascii="Times" w:hAnsi="Times" w:cs="Times"/>
        </w:rPr>
        <w:t>,</w:t>
      </w:r>
      <w:r w:rsidR="00D565D0" w:rsidRPr="00D565D0">
        <w:rPr>
          <w:rFonts w:ascii="Times" w:hAnsi="Times" w:cs="Times"/>
        </w:rPr>
        <w:t xml:space="preserve"> legal consequence and government financing support has </w:t>
      </w:r>
      <w:r w:rsidR="00F71F2A">
        <w:rPr>
          <w:rFonts w:ascii="Times" w:hAnsi="Times" w:cs="Times"/>
        </w:rPr>
        <w:t xml:space="preserve">thus </w:t>
      </w:r>
      <w:r w:rsidR="00D565D0" w:rsidRPr="00D565D0">
        <w:rPr>
          <w:rFonts w:ascii="Times" w:hAnsi="Times" w:cs="Times"/>
        </w:rPr>
        <w:t xml:space="preserve">allowed renewables to become the fastest-growing energy source in the </w:t>
      </w:r>
      <w:r w:rsidR="00F71F2A">
        <w:rPr>
          <w:rFonts w:ascii="Times" w:hAnsi="Times" w:cs="Times"/>
        </w:rPr>
        <w:t>USA</w:t>
      </w:r>
      <w:r w:rsidR="00D565D0" w:rsidRPr="00D565D0">
        <w:rPr>
          <w:rFonts w:ascii="Times" w:hAnsi="Times" w:cs="Times"/>
        </w:rPr>
        <w:t xml:space="preserve">, making up close to 20% of </w:t>
      </w:r>
      <w:r w:rsidR="00F71F2A">
        <w:rPr>
          <w:rFonts w:ascii="Times" w:hAnsi="Times" w:cs="Times"/>
        </w:rPr>
        <w:t>total</w:t>
      </w:r>
      <w:r w:rsidR="00D565D0" w:rsidRPr="00D565D0">
        <w:rPr>
          <w:rFonts w:ascii="Times" w:hAnsi="Times" w:cs="Times"/>
        </w:rPr>
        <w:t xml:space="preserve"> energy source</w:t>
      </w:r>
      <w:r w:rsidR="00D565D0">
        <w:rPr>
          <w:rFonts w:ascii="Times" w:hAnsi="Times" w:cs="Times"/>
        </w:rPr>
        <w:t xml:space="preserve"> </w:t>
      </w:r>
      <w:sdt>
        <w:sdtPr>
          <w:rPr>
            <w:rFonts w:ascii="Times" w:hAnsi="Times" w:cs="Times"/>
          </w:rPr>
          <w:id w:val="794482704"/>
          <w:citation/>
        </w:sdtPr>
        <w:sdtEndPr/>
        <w:sdtContent>
          <w:r w:rsidR="00D565D0">
            <w:rPr>
              <w:rFonts w:ascii="Times" w:hAnsi="Times" w:cs="Times"/>
            </w:rPr>
            <w:fldChar w:fldCharType="begin"/>
          </w:r>
          <w:r w:rsidR="00D565D0">
            <w:rPr>
              <w:rFonts w:ascii="Times" w:hAnsi="Times" w:cs="Times"/>
            </w:rPr>
            <w:instrText xml:space="preserve"> CITATION USD21 \l 1033  \m Cen21</w:instrText>
          </w:r>
          <w:r w:rsidR="00D565D0">
            <w:rPr>
              <w:rFonts w:ascii="Times" w:hAnsi="Times" w:cs="Times"/>
            </w:rPr>
            <w:fldChar w:fldCharType="separate"/>
          </w:r>
          <w:r w:rsidR="006C2BBA" w:rsidRPr="006C2BBA">
            <w:rPr>
              <w:rFonts w:ascii="Times" w:hAnsi="Times" w:cs="Times"/>
              <w:noProof/>
            </w:rPr>
            <w:t>[27, 28]</w:t>
          </w:r>
          <w:r w:rsidR="00D565D0">
            <w:rPr>
              <w:rFonts w:ascii="Times" w:hAnsi="Times" w:cs="Times"/>
            </w:rPr>
            <w:fldChar w:fldCharType="end"/>
          </w:r>
        </w:sdtContent>
      </w:sdt>
      <w:r w:rsidR="00D565D0" w:rsidRPr="00D565D0">
        <w:rPr>
          <w:rFonts w:ascii="Times" w:hAnsi="Times" w:cs="Times"/>
        </w:rPr>
        <w:t>.</w:t>
      </w:r>
    </w:p>
    <w:p w14:paraId="4B96AE51" w14:textId="77777777" w:rsidR="00EB70A7" w:rsidRDefault="00EB70A7" w:rsidP="00D565D0">
      <w:pPr>
        <w:pStyle w:val="Teaser"/>
        <w:jc w:val="both"/>
        <w:rPr>
          <w:rFonts w:ascii="Times" w:hAnsi="Times" w:cs="Times"/>
        </w:rPr>
      </w:pPr>
    </w:p>
    <w:p w14:paraId="75F01675" w14:textId="07F27C5E" w:rsidR="00FC17B3" w:rsidRDefault="0049145F" w:rsidP="00D565D0">
      <w:pPr>
        <w:pStyle w:val="Teaser"/>
        <w:jc w:val="both"/>
        <w:rPr>
          <w:rFonts w:ascii="Times" w:hAnsi="Times" w:cs="Times"/>
        </w:rPr>
      </w:pPr>
      <w:r>
        <w:rPr>
          <w:rFonts w:ascii="Times" w:hAnsi="Times" w:cs="Times"/>
        </w:rPr>
        <w:t xml:space="preserve">In Singapore, </w:t>
      </w:r>
      <w:r w:rsidR="00117252">
        <w:rPr>
          <w:rFonts w:ascii="Times" w:hAnsi="Times" w:cs="Times"/>
        </w:rPr>
        <w:t xml:space="preserve">given its small size and interdependence to the global community, </w:t>
      </w:r>
      <w:r>
        <w:rPr>
          <w:rFonts w:ascii="Times" w:hAnsi="Times" w:cs="Times"/>
        </w:rPr>
        <w:t xml:space="preserve">government policies </w:t>
      </w:r>
      <w:r w:rsidR="00117252">
        <w:rPr>
          <w:rFonts w:ascii="Times" w:hAnsi="Times" w:cs="Times"/>
        </w:rPr>
        <w:t>tend to contain a</w:t>
      </w:r>
      <w:r>
        <w:rPr>
          <w:rFonts w:ascii="Times" w:hAnsi="Times" w:cs="Times"/>
        </w:rPr>
        <w:t xml:space="preserve"> geopolitical </w:t>
      </w:r>
      <w:r w:rsidR="00117252">
        <w:rPr>
          <w:rFonts w:ascii="Times" w:hAnsi="Times" w:cs="Times"/>
        </w:rPr>
        <w:t>element e.g. development of a</w:t>
      </w:r>
      <w:r>
        <w:rPr>
          <w:rFonts w:ascii="Times" w:hAnsi="Times" w:cs="Times"/>
        </w:rPr>
        <w:t xml:space="preserve"> shared </w:t>
      </w:r>
      <w:r w:rsidRPr="0049145F">
        <w:rPr>
          <w:rFonts w:ascii="Times" w:hAnsi="Times" w:cs="Times"/>
        </w:rPr>
        <w:t>regional power grid</w:t>
      </w:r>
      <w:r w:rsidR="00117252">
        <w:rPr>
          <w:rFonts w:ascii="Times" w:hAnsi="Times" w:cs="Times"/>
        </w:rPr>
        <w:t xml:space="preserve"> </w:t>
      </w:r>
      <w:sdt>
        <w:sdtPr>
          <w:rPr>
            <w:rFonts w:ascii="Times" w:hAnsi="Times" w:cs="Times"/>
          </w:rPr>
          <w:id w:val="-502354968"/>
          <w:citation/>
        </w:sdtPr>
        <w:sdtEndPr/>
        <w:sdtContent>
          <w:r w:rsidR="00117252">
            <w:rPr>
              <w:rFonts w:ascii="Times" w:hAnsi="Times" w:cs="Times"/>
            </w:rPr>
            <w:fldChar w:fldCharType="begin"/>
          </w:r>
          <w:r w:rsidR="00117252">
            <w:rPr>
              <w:rFonts w:ascii="Times" w:hAnsi="Times" w:cs="Times"/>
            </w:rPr>
            <w:instrText xml:space="preserve"> CITATION The14 \l 1033 </w:instrText>
          </w:r>
          <w:r w:rsidR="00117252">
            <w:rPr>
              <w:rFonts w:ascii="Times" w:hAnsi="Times" w:cs="Times"/>
            </w:rPr>
            <w:fldChar w:fldCharType="separate"/>
          </w:r>
          <w:r w:rsidR="006C2BBA" w:rsidRPr="006C2BBA">
            <w:rPr>
              <w:rFonts w:ascii="Times" w:hAnsi="Times" w:cs="Times"/>
              <w:noProof/>
            </w:rPr>
            <w:t>[29]</w:t>
          </w:r>
          <w:r w:rsidR="00117252">
            <w:rPr>
              <w:rFonts w:ascii="Times" w:hAnsi="Times" w:cs="Times"/>
            </w:rPr>
            <w:fldChar w:fldCharType="end"/>
          </w:r>
        </w:sdtContent>
      </w:sdt>
      <w:r w:rsidR="00117252">
        <w:rPr>
          <w:rFonts w:ascii="Times" w:hAnsi="Times" w:cs="Times"/>
        </w:rPr>
        <w:t xml:space="preserve"> or the “SUN Cable” project between</w:t>
      </w:r>
      <w:r w:rsidR="0081093F">
        <w:rPr>
          <w:rFonts w:ascii="Times" w:hAnsi="Times" w:cs="Times"/>
        </w:rPr>
        <w:t xml:space="preserve"> Singapore to Australia</w:t>
      </w:r>
      <w:sdt>
        <w:sdtPr>
          <w:rPr>
            <w:rFonts w:ascii="Times" w:hAnsi="Times" w:cs="Times"/>
          </w:rPr>
          <w:id w:val="2092734057"/>
          <w:citation/>
        </w:sdtPr>
        <w:sdtEndPr/>
        <w:sdtContent>
          <w:r w:rsidR="00C17C6E">
            <w:rPr>
              <w:rFonts w:ascii="Times" w:hAnsi="Times" w:cs="Times"/>
            </w:rPr>
            <w:fldChar w:fldCharType="begin"/>
          </w:r>
          <w:r w:rsidR="00C17C6E">
            <w:rPr>
              <w:rFonts w:ascii="Times" w:hAnsi="Times" w:cs="Times"/>
            </w:rPr>
            <w:instrText xml:space="preserve"> CITATION Gor20 \l 1033 </w:instrText>
          </w:r>
          <w:r w:rsidR="00C17C6E">
            <w:rPr>
              <w:rFonts w:ascii="Times" w:hAnsi="Times" w:cs="Times"/>
            </w:rPr>
            <w:fldChar w:fldCharType="separate"/>
          </w:r>
          <w:r w:rsidR="006C2BBA">
            <w:rPr>
              <w:rFonts w:ascii="Times" w:hAnsi="Times" w:cs="Times"/>
              <w:noProof/>
            </w:rPr>
            <w:t xml:space="preserve"> </w:t>
          </w:r>
          <w:r w:rsidR="006C2BBA" w:rsidRPr="006C2BBA">
            <w:rPr>
              <w:rFonts w:ascii="Times" w:hAnsi="Times" w:cs="Times"/>
              <w:noProof/>
            </w:rPr>
            <w:t>[30]</w:t>
          </w:r>
          <w:r w:rsidR="00C17C6E">
            <w:rPr>
              <w:rFonts w:ascii="Times" w:hAnsi="Times" w:cs="Times"/>
            </w:rPr>
            <w:fldChar w:fldCharType="end"/>
          </w:r>
        </w:sdtContent>
      </w:sdt>
      <w:r w:rsidR="0081093F">
        <w:rPr>
          <w:rFonts w:ascii="Times" w:hAnsi="Times" w:cs="Times"/>
        </w:rPr>
        <w:t>,</w:t>
      </w:r>
      <w:r w:rsidR="0037196F">
        <w:rPr>
          <w:rFonts w:ascii="Times" w:hAnsi="Times" w:cs="Times"/>
        </w:rPr>
        <w:t xml:space="preserve"> aside from the</w:t>
      </w:r>
      <w:r>
        <w:rPr>
          <w:rFonts w:ascii="Times" w:hAnsi="Times" w:cs="Times"/>
        </w:rPr>
        <w:t xml:space="preserve"> </w:t>
      </w:r>
      <w:r w:rsidR="0081093F">
        <w:rPr>
          <w:rFonts w:ascii="Times" w:hAnsi="Times" w:cs="Times"/>
        </w:rPr>
        <w:t xml:space="preserve">more </w:t>
      </w:r>
      <w:r w:rsidR="0037196F">
        <w:rPr>
          <w:rFonts w:ascii="Times" w:hAnsi="Times" w:cs="Times"/>
        </w:rPr>
        <w:t>“</w:t>
      </w:r>
      <w:r w:rsidR="0081093F">
        <w:rPr>
          <w:rFonts w:ascii="Times" w:hAnsi="Times" w:cs="Times"/>
        </w:rPr>
        <w:t>local centric</w:t>
      </w:r>
      <w:r w:rsidR="0037196F">
        <w:rPr>
          <w:rFonts w:ascii="Times" w:hAnsi="Times" w:cs="Times"/>
        </w:rPr>
        <w:t>”</w:t>
      </w:r>
      <w:r w:rsidR="0081093F">
        <w:rPr>
          <w:rFonts w:ascii="Times" w:hAnsi="Times" w:cs="Times"/>
        </w:rPr>
        <w:t xml:space="preserve">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End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6C2BBA" w:rsidRPr="006C2BBA">
            <w:rPr>
              <w:rFonts w:ascii="Times" w:hAnsi="Times" w:cs="Times"/>
              <w:noProof/>
            </w:rPr>
            <w:t>[31]</w:t>
          </w:r>
          <w:r w:rsidR="0081093F">
            <w:rPr>
              <w:rFonts w:ascii="Times" w:hAnsi="Times" w:cs="Times"/>
            </w:rPr>
            <w:fldChar w:fldCharType="end"/>
          </w:r>
        </w:sdtContent>
      </w:sdt>
      <w:r>
        <w:rPr>
          <w:rFonts w:ascii="Times" w:hAnsi="Times" w:cs="Times"/>
        </w:rPr>
        <w:t xml:space="preserve">. </w:t>
      </w:r>
    </w:p>
    <w:p w14:paraId="4E77EEF3" w14:textId="77777777" w:rsidR="00EB70A7" w:rsidRDefault="00EB70A7" w:rsidP="00D565D0">
      <w:pPr>
        <w:pStyle w:val="Teaser"/>
        <w:jc w:val="both"/>
        <w:rPr>
          <w:rFonts w:ascii="Times" w:hAnsi="Times" w:cs="Times"/>
        </w:rPr>
      </w:pPr>
    </w:p>
    <w:p w14:paraId="382D4037" w14:textId="386B4240" w:rsidR="00174271" w:rsidRDefault="003547DB" w:rsidP="0084087F">
      <w:pPr>
        <w:pStyle w:val="Teaser"/>
        <w:jc w:val="both"/>
        <w:rPr>
          <w:rFonts w:ascii="Times" w:hAnsi="Times" w:cs="Times"/>
        </w:rPr>
      </w:pPr>
      <w:r>
        <w:rPr>
          <w:rFonts w:ascii="Times" w:hAnsi="Times" w:cs="Times"/>
        </w:rPr>
        <w:t>On the flip side also indicates</w:t>
      </w:r>
      <w:r w:rsidR="00FC17B3" w:rsidRPr="00174271">
        <w:rPr>
          <w:rFonts w:ascii="Times" w:hAnsi="Times" w:cs="Times"/>
        </w:rPr>
        <w:t xml:space="preserve"> the impact of the absence of </w:t>
      </w:r>
      <w:r>
        <w:rPr>
          <w:rFonts w:ascii="Times" w:hAnsi="Times" w:cs="Times"/>
        </w:rPr>
        <w:t xml:space="preserve">adequate </w:t>
      </w:r>
      <w:r w:rsidR="00FC17B3" w:rsidRPr="00174271">
        <w:rPr>
          <w:rFonts w:ascii="Times" w:hAnsi="Times" w:cs="Times"/>
        </w:rPr>
        <w:t xml:space="preserve">government </w:t>
      </w:r>
      <w:r>
        <w:rPr>
          <w:rFonts w:ascii="Times" w:hAnsi="Times" w:cs="Times"/>
        </w:rPr>
        <w:t>backing</w:t>
      </w:r>
      <w:r w:rsidR="00FC17B3" w:rsidRPr="00174271">
        <w:rPr>
          <w:rFonts w:ascii="Times" w:hAnsi="Times" w:cs="Times"/>
        </w:rPr>
        <w:t xml:space="preserve">. Debt-ridden economies, or countries that are dealing with socio-economic crisis will naturally have failed RE initiatives, simply because </w:t>
      </w:r>
      <w:r w:rsidR="00174271" w:rsidRPr="00174271">
        <w:rPr>
          <w:rFonts w:ascii="Times" w:hAnsi="Times" w:cs="Times"/>
        </w:rPr>
        <w:t>green energy</w:t>
      </w:r>
      <w:r w:rsidR="00FC17B3" w:rsidRPr="00174271">
        <w:rPr>
          <w:rFonts w:ascii="Times" w:hAnsi="Times" w:cs="Times"/>
        </w:rPr>
        <w:t xml:space="preserve"> </w:t>
      </w:r>
      <w:ins w:id="137" w:author="# JANINE NG YOU EN (UC-FT)" w:date="2022-06-29T12:26:00Z">
        <w:r w:rsidR="002F3215">
          <w:rPr>
            <w:rFonts w:ascii="Times" w:hAnsi="Times" w:cs="Times"/>
          </w:rPr>
          <w:t>is</w:t>
        </w:r>
      </w:ins>
      <w:del w:id="138" w:author="# JANINE NG YOU EN (UC-FT)" w:date="2022-06-29T12:26:00Z">
        <w:r w:rsidR="00FC17B3" w:rsidRPr="00174271" w:rsidDel="002F3215">
          <w:rPr>
            <w:rFonts w:ascii="Times" w:hAnsi="Times" w:cs="Times"/>
          </w:rPr>
          <w:delText>are</w:delText>
        </w:r>
      </w:del>
      <w:r w:rsidR="00FC17B3" w:rsidRPr="00174271">
        <w:rPr>
          <w:rFonts w:ascii="Times" w:hAnsi="Times" w:cs="Times"/>
        </w:rPr>
        <w:t xml:space="preserve"> not a priority.</w:t>
      </w:r>
      <w:r w:rsidR="006A5A34" w:rsidRPr="00174271">
        <w:rPr>
          <w:rFonts w:ascii="Times" w:hAnsi="Times" w:cs="Times"/>
        </w:rPr>
        <w:t xml:space="preserve"> </w:t>
      </w:r>
      <w:r w:rsidR="00174271" w:rsidRPr="00174271">
        <w:rPr>
          <w:rFonts w:ascii="Times" w:hAnsi="Times" w:cs="Times"/>
        </w:rPr>
        <w:t>In Ghana</w:t>
      </w:r>
      <w:r>
        <w:rPr>
          <w:rFonts w:ascii="Times" w:hAnsi="Times" w:cs="Times"/>
        </w:rPr>
        <w:t xml:space="preserve">, </w:t>
      </w:r>
      <w:r w:rsidR="00174271" w:rsidRPr="00174271">
        <w:rPr>
          <w:rFonts w:ascii="Times" w:hAnsi="Times" w:cs="Times"/>
        </w:rPr>
        <w:t xml:space="preserve">goals towards 10% RE penetration rate of electricity by 2020 are failing. </w:t>
      </w:r>
      <w:r w:rsidR="00174271">
        <w:rPr>
          <w:rFonts w:ascii="Times" w:hAnsi="Times" w:cs="Times"/>
        </w:rPr>
        <w:t>They</w:t>
      </w:r>
      <w:r w:rsidR="00174271" w:rsidRPr="00174271">
        <w:rPr>
          <w:rFonts w:ascii="Times" w:hAnsi="Times" w:cs="Times"/>
        </w:rPr>
        <w:t xml:space="preserve"> ha</w:t>
      </w:r>
      <w:r w:rsidR="00174271">
        <w:rPr>
          <w:rFonts w:ascii="Times" w:hAnsi="Times" w:cs="Times"/>
        </w:rPr>
        <w:t>ve</w:t>
      </w:r>
      <w:r w:rsidR="00174271" w:rsidRPr="00174271">
        <w:rPr>
          <w:rFonts w:ascii="Times" w:hAnsi="Times" w:cs="Times"/>
        </w:rPr>
        <w:t xml:space="preserve"> only achieved a 0.5% penetration rate since 2006, and failure </w:t>
      </w:r>
      <w:r w:rsidR="00174271">
        <w:rPr>
          <w:rFonts w:ascii="Times" w:hAnsi="Times" w:cs="Times"/>
        </w:rPr>
        <w:t>was</w:t>
      </w:r>
      <w:r w:rsidR="00174271" w:rsidRPr="00174271">
        <w:rPr>
          <w:rFonts w:ascii="Times" w:hAnsi="Times" w:cs="Times"/>
        </w:rPr>
        <w:t xml:space="preserve"> contributed to the lack of </w:t>
      </w:r>
      <w:r w:rsidR="00174271">
        <w:rPr>
          <w:rFonts w:ascii="Times" w:hAnsi="Times" w:cs="Times"/>
        </w:rPr>
        <w:t xml:space="preserve">clarity in the RE policies, absence of technical regulation, </w:t>
      </w:r>
      <w:r w:rsidR="00174271" w:rsidRPr="00174271">
        <w:rPr>
          <w:rFonts w:ascii="Times" w:hAnsi="Times" w:cs="Times"/>
        </w:rPr>
        <w:t>legislative instruments, and regulatory assessment.</w:t>
      </w:r>
      <w:r w:rsidR="00174271">
        <w:rPr>
          <w:rFonts w:ascii="Times" w:hAnsi="Times" w:cs="Times"/>
        </w:rPr>
        <w:t xml:space="preserve"> Ghana’s Energy Act was not regularly assessed and updated to ensure effectiveness in meeting their </w:t>
      </w:r>
      <w:r>
        <w:rPr>
          <w:rFonts w:ascii="Times" w:hAnsi="Times" w:cs="Times"/>
        </w:rPr>
        <w:t xml:space="preserve">set </w:t>
      </w:r>
      <w:r w:rsidR="00174271">
        <w:rPr>
          <w:rFonts w:ascii="Times" w:hAnsi="Times" w:cs="Times"/>
        </w:rPr>
        <w:t xml:space="preserve">targets. Even when there </w:t>
      </w:r>
      <w:r>
        <w:rPr>
          <w:rFonts w:ascii="Times" w:hAnsi="Times" w:cs="Times"/>
        </w:rPr>
        <w:t>were</w:t>
      </w:r>
      <w:r w:rsidR="00174271">
        <w:rPr>
          <w:rFonts w:ascii="Times" w:hAnsi="Times" w:cs="Times"/>
        </w:rPr>
        <w:t xml:space="preserve"> policies present, the ability to execute and review the </w:t>
      </w:r>
      <w:r>
        <w:rPr>
          <w:rFonts w:ascii="Times" w:hAnsi="Times" w:cs="Times"/>
        </w:rPr>
        <w:t>policies</w:t>
      </w:r>
      <w:r w:rsidR="00174271">
        <w:rPr>
          <w:rFonts w:ascii="Times" w:hAnsi="Times" w:cs="Times"/>
        </w:rPr>
        <w:t xml:space="preserve"> to ensure that </w:t>
      </w:r>
      <w:r>
        <w:rPr>
          <w:rFonts w:ascii="Times" w:hAnsi="Times" w:cs="Times"/>
        </w:rPr>
        <w:t xml:space="preserve">objectives are </w:t>
      </w:r>
      <w:r>
        <w:rPr>
          <w:rFonts w:ascii="Times" w:hAnsi="Times" w:cs="Times"/>
        </w:rPr>
        <w:lastRenderedPageBreak/>
        <w:t>met is lacking; this too</w:t>
      </w:r>
      <w:r w:rsidR="00174271">
        <w:rPr>
          <w:rFonts w:ascii="Times" w:hAnsi="Times" w:cs="Times"/>
        </w:rPr>
        <w:t xml:space="preserve"> hinders development of RE projects.</w:t>
      </w:r>
      <w:r w:rsidR="00174271" w:rsidRPr="00174271">
        <w:rPr>
          <w:rFonts w:ascii="Times" w:hAnsi="Times" w:cs="Times"/>
        </w:rPr>
        <w:t xml:space="preserve"> Subsequently, as investors lose confidence in </w:t>
      </w:r>
      <w:r>
        <w:rPr>
          <w:rFonts w:ascii="Times" w:hAnsi="Times" w:cs="Times"/>
        </w:rPr>
        <w:t xml:space="preserve">the </w:t>
      </w:r>
      <w:r w:rsidR="00174271" w:rsidRPr="00174271">
        <w:rPr>
          <w:rFonts w:ascii="Times" w:hAnsi="Times" w:cs="Times"/>
        </w:rPr>
        <w:t xml:space="preserve">government’s ability to </w:t>
      </w:r>
      <w:r>
        <w:rPr>
          <w:rFonts w:ascii="Times" w:hAnsi="Times" w:cs="Times"/>
        </w:rPr>
        <w:t>deliver</w:t>
      </w:r>
      <w:r w:rsidR="00174271" w:rsidRPr="00174271">
        <w:rPr>
          <w:rFonts w:ascii="Times" w:hAnsi="Times" w:cs="Times"/>
        </w:rPr>
        <w:t>, less investments will be</w:t>
      </w:r>
      <w:r w:rsidR="00F65EF7">
        <w:rPr>
          <w:rFonts w:ascii="Times" w:hAnsi="Times" w:cs="Times"/>
        </w:rPr>
        <w:t xml:space="preserve"> </w:t>
      </w:r>
      <w:r w:rsidR="00174271" w:rsidRPr="00174271">
        <w:rPr>
          <w:rFonts w:ascii="Times" w:hAnsi="Times" w:cs="Times"/>
        </w:rPr>
        <w:t xml:space="preserve">given to </w:t>
      </w:r>
      <w:r>
        <w:rPr>
          <w:rFonts w:ascii="Times" w:hAnsi="Times" w:cs="Times"/>
        </w:rPr>
        <w:t>future</w:t>
      </w:r>
      <w:r w:rsidR="00174271" w:rsidRPr="00174271">
        <w:rPr>
          <w:rFonts w:ascii="Times" w:hAnsi="Times" w:cs="Times"/>
        </w:rPr>
        <w:t xml:space="preserve"> project</w:t>
      </w:r>
      <w:r>
        <w:rPr>
          <w:rFonts w:ascii="Times" w:hAnsi="Times" w:cs="Times"/>
        </w:rPr>
        <w:t>, constituting</w:t>
      </w:r>
      <w:r w:rsidR="00174271" w:rsidRPr="00174271">
        <w:rPr>
          <w:rFonts w:ascii="Times" w:hAnsi="Times" w:cs="Times"/>
        </w:rPr>
        <w:t xml:space="preserve"> </w:t>
      </w:r>
      <w:r>
        <w:rPr>
          <w:rFonts w:ascii="Times" w:hAnsi="Times" w:cs="Times"/>
        </w:rPr>
        <w:t>a</w:t>
      </w:r>
      <w:r w:rsidR="00174271" w:rsidRPr="00174271">
        <w:rPr>
          <w:rFonts w:ascii="Times" w:hAnsi="Times" w:cs="Times"/>
        </w:rPr>
        <w:t xml:space="preserve"> failure </w:t>
      </w:r>
      <w:r>
        <w:rPr>
          <w:rFonts w:ascii="Times" w:hAnsi="Times" w:cs="Times"/>
        </w:rPr>
        <w:t>case</w:t>
      </w:r>
      <w:sdt>
        <w:sdtPr>
          <w:rPr>
            <w:rFonts w:ascii="Times" w:hAnsi="Times" w:cs="Times"/>
          </w:rPr>
          <w:id w:val="56759180"/>
          <w:citation/>
        </w:sdtPr>
        <w:sdtEndPr/>
        <w:sdtContent>
          <w:r w:rsidR="00174271" w:rsidRPr="00174271">
            <w:rPr>
              <w:rFonts w:ascii="Times" w:hAnsi="Times" w:cs="Times"/>
            </w:rPr>
            <w:fldChar w:fldCharType="begin"/>
          </w:r>
          <w:r w:rsidR="00174271" w:rsidRPr="00174271">
            <w:rPr>
              <w:rFonts w:ascii="Times" w:hAnsi="Times" w:cs="Times"/>
            </w:rPr>
            <w:instrText xml:space="preserve"> CITATION Nan19 \l 1033 </w:instrText>
          </w:r>
          <w:r w:rsidR="00174271" w:rsidRPr="00174271">
            <w:rPr>
              <w:rFonts w:ascii="Times" w:hAnsi="Times" w:cs="Times"/>
            </w:rPr>
            <w:fldChar w:fldCharType="separate"/>
          </w:r>
          <w:r w:rsidR="006C2BBA">
            <w:rPr>
              <w:rFonts w:ascii="Times" w:hAnsi="Times" w:cs="Times"/>
              <w:noProof/>
            </w:rPr>
            <w:t xml:space="preserve"> </w:t>
          </w:r>
          <w:r w:rsidR="006C2BBA" w:rsidRPr="006C2BBA">
            <w:rPr>
              <w:rFonts w:ascii="Times" w:hAnsi="Times" w:cs="Times"/>
              <w:noProof/>
            </w:rPr>
            <w:t>[32]</w:t>
          </w:r>
          <w:r w:rsidR="00174271" w:rsidRPr="00174271">
            <w:rPr>
              <w:rFonts w:ascii="Times" w:hAnsi="Times" w:cs="Times"/>
            </w:rPr>
            <w:fldChar w:fldCharType="end"/>
          </w:r>
        </w:sdtContent>
      </w:sdt>
      <w:r w:rsidR="00174271" w:rsidRPr="00174271">
        <w:rPr>
          <w:rFonts w:ascii="Times" w:hAnsi="Times" w:cs="Times"/>
        </w:rPr>
        <w:t xml:space="preserve">. The lack of </w:t>
      </w:r>
      <w:r w:rsidR="00F65EF7">
        <w:rPr>
          <w:rFonts w:ascii="Times" w:hAnsi="Times" w:cs="Times"/>
        </w:rPr>
        <w:t xml:space="preserve">enforcing </w:t>
      </w:r>
      <w:r w:rsidR="00174271" w:rsidRPr="00174271">
        <w:rPr>
          <w:rFonts w:ascii="Times" w:hAnsi="Times" w:cs="Times"/>
        </w:rPr>
        <w:t>regulations</w:t>
      </w:r>
      <w:r>
        <w:rPr>
          <w:rFonts w:ascii="Times" w:hAnsi="Times" w:cs="Times"/>
        </w:rPr>
        <w:t xml:space="preserve">, </w:t>
      </w:r>
      <w:r w:rsidR="00174271" w:rsidRPr="00174271">
        <w:rPr>
          <w:rFonts w:ascii="Times" w:hAnsi="Times" w:cs="Times"/>
        </w:rPr>
        <w:t>coupled with lack of scientific and technical expertise</w:t>
      </w:r>
      <w:r>
        <w:rPr>
          <w:rFonts w:ascii="Times" w:hAnsi="Times" w:cs="Times"/>
        </w:rPr>
        <w:t>,</w:t>
      </w:r>
      <w:r w:rsidR="00174271" w:rsidRPr="00174271">
        <w:rPr>
          <w:rFonts w:ascii="Times" w:hAnsi="Times" w:cs="Times"/>
        </w:rPr>
        <w:t xml:space="preserve"> and high cost of</w:t>
      </w:r>
      <w:r w:rsidR="00174271">
        <w:rPr>
          <w:rFonts w:ascii="Times" w:hAnsi="Times" w:cs="Times"/>
        </w:rPr>
        <w:t xml:space="preserve"> capital for</w:t>
      </w:r>
      <w:r w:rsidR="00174271" w:rsidRPr="00174271">
        <w:rPr>
          <w:rFonts w:ascii="Times" w:hAnsi="Times" w:cs="Times"/>
        </w:rPr>
        <w:t xml:space="preserve"> technologies and development</w:t>
      </w:r>
      <w:r w:rsidR="00F65EF7">
        <w:rPr>
          <w:rFonts w:ascii="Times" w:hAnsi="Times" w:cs="Times"/>
        </w:rPr>
        <w:t>,</w:t>
      </w:r>
      <w:r w:rsidR="00174271" w:rsidRPr="00174271">
        <w:rPr>
          <w:rFonts w:ascii="Times" w:hAnsi="Times" w:cs="Times"/>
        </w:rPr>
        <w:t xml:space="preserve"> </w:t>
      </w:r>
      <w:r>
        <w:rPr>
          <w:rFonts w:ascii="Times" w:hAnsi="Times" w:cs="Times"/>
        </w:rPr>
        <w:t>are all contributors</w:t>
      </w:r>
      <w:r w:rsidR="00174271">
        <w:rPr>
          <w:rFonts w:ascii="Times" w:hAnsi="Times" w:cs="Times"/>
        </w:rPr>
        <w:t xml:space="preserve"> to </w:t>
      </w:r>
      <w:r>
        <w:rPr>
          <w:rFonts w:ascii="Times" w:hAnsi="Times" w:cs="Times"/>
        </w:rPr>
        <w:t xml:space="preserve">the </w:t>
      </w:r>
      <w:r w:rsidR="00174271" w:rsidRPr="00174271">
        <w:rPr>
          <w:rFonts w:ascii="Times" w:hAnsi="Times" w:cs="Times"/>
        </w:rPr>
        <w:t xml:space="preserve">large barrier of success for RE projects </w:t>
      </w:r>
      <w:r w:rsidR="00F65EF7">
        <w:rPr>
          <w:rFonts w:ascii="Times" w:hAnsi="Times" w:cs="Times"/>
        </w:rPr>
        <w:t>in developing nations like Ghana</w:t>
      </w:r>
      <w:r w:rsidR="00174271" w:rsidRPr="00174271">
        <w:rPr>
          <w:rFonts w:ascii="Times" w:hAnsi="Times" w:cs="Times"/>
        </w:rPr>
        <w:t xml:space="preserve"> </w:t>
      </w:r>
      <w:sdt>
        <w:sdtPr>
          <w:rPr>
            <w:rFonts w:ascii="Times" w:hAnsi="Times" w:cs="Times"/>
          </w:rPr>
          <w:id w:val="2077852027"/>
          <w:citation/>
        </w:sdtPr>
        <w:sdtEndPr/>
        <w:sdtContent>
          <w:r w:rsidR="00174271" w:rsidRPr="00174271">
            <w:rPr>
              <w:rFonts w:ascii="Times" w:hAnsi="Times" w:cs="Times"/>
            </w:rPr>
            <w:fldChar w:fldCharType="begin"/>
          </w:r>
          <w:r w:rsidR="00174271" w:rsidRPr="00174271">
            <w:rPr>
              <w:rFonts w:ascii="Times" w:hAnsi="Times" w:cs="Times"/>
            </w:rPr>
            <w:instrText xml:space="preserve"> CITATION Rog22 \l 1033 </w:instrText>
          </w:r>
          <w:r w:rsidR="00174271" w:rsidRPr="00174271">
            <w:rPr>
              <w:rFonts w:ascii="Times" w:hAnsi="Times" w:cs="Times"/>
            </w:rPr>
            <w:fldChar w:fldCharType="separate"/>
          </w:r>
          <w:r w:rsidR="006C2BBA" w:rsidRPr="006C2BBA">
            <w:rPr>
              <w:rFonts w:ascii="Times" w:hAnsi="Times" w:cs="Times"/>
              <w:noProof/>
            </w:rPr>
            <w:t>[33]</w:t>
          </w:r>
          <w:r w:rsidR="00174271" w:rsidRPr="00174271">
            <w:rPr>
              <w:rFonts w:ascii="Times" w:hAnsi="Times" w:cs="Times"/>
            </w:rPr>
            <w:fldChar w:fldCharType="end"/>
          </w:r>
        </w:sdtContent>
      </w:sdt>
      <w:r w:rsidR="00174271" w:rsidRPr="00174271">
        <w:rPr>
          <w:rFonts w:ascii="Times" w:hAnsi="Times" w:cs="Times"/>
        </w:rPr>
        <w:t xml:space="preserve">.  </w:t>
      </w:r>
    </w:p>
    <w:p w14:paraId="3B26B800" w14:textId="05B353D0" w:rsidR="00174271" w:rsidRDefault="00174271" w:rsidP="0084087F">
      <w:pPr>
        <w:pStyle w:val="Teaser"/>
        <w:jc w:val="both"/>
        <w:rPr>
          <w:rFonts w:ascii="Times" w:hAnsi="Times" w:cs="Times"/>
        </w:rPr>
      </w:pPr>
    </w:p>
    <w:p w14:paraId="757BFAAF" w14:textId="3370263E" w:rsidR="00AE03C2" w:rsidRPr="00AE03C2" w:rsidRDefault="00AE03C2" w:rsidP="0045473B">
      <w:pPr>
        <w:pStyle w:val="Teaser"/>
        <w:jc w:val="both"/>
        <w:rPr>
          <w:ins w:id="139" w:author="# JANINE NG YOU EN (UC-FT)" w:date="2022-06-30T08:13:00Z"/>
          <w:rFonts w:ascii="Times" w:hAnsi="Times" w:cs="Times"/>
          <w:bCs/>
        </w:rPr>
      </w:pPr>
      <w:ins w:id="140" w:author="# JANINE NG YOU EN (UC-FT)" w:date="2022-06-30T08:13:00Z">
        <w:r w:rsidRPr="00AE03C2">
          <w:rPr>
            <w:rFonts w:ascii="Times" w:hAnsi="Times" w:cs="Times"/>
            <w:b/>
          </w:rPr>
          <w:t xml:space="preserve">3.2 </w:t>
        </w:r>
      </w:ins>
      <w:r w:rsidR="0045473B" w:rsidRPr="00AE03C2">
        <w:rPr>
          <w:rFonts w:ascii="Times" w:hAnsi="Times" w:cs="Times"/>
          <w:b/>
        </w:rPr>
        <w:t>Public-Private (</w:t>
      </w:r>
      <w:proofErr w:type="spellStart"/>
      <w:r w:rsidR="0045473B" w:rsidRPr="00AE03C2">
        <w:rPr>
          <w:rFonts w:ascii="Times" w:hAnsi="Times" w:cs="Times"/>
          <w:b/>
          <w:color w:val="000000"/>
          <w:lang w:val="en-SG" w:eastAsia="en-SG"/>
        </w:rPr>
        <w:t>Corisking</w:t>
      </w:r>
      <w:proofErr w:type="spellEnd"/>
      <w:r w:rsidR="0045473B" w:rsidRPr="00AE03C2">
        <w:rPr>
          <w:rFonts w:ascii="Times" w:hAnsi="Times" w:cs="Times"/>
          <w:b/>
          <w:color w:val="000000"/>
          <w:lang w:val="en-SG" w:eastAsia="en-SG"/>
        </w:rPr>
        <w:t>/ Perception</w:t>
      </w:r>
      <w:r w:rsidR="0045473B" w:rsidRPr="00AE03C2">
        <w:rPr>
          <w:rFonts w:ascii="Times" w:hAnsi="Times" w:cs="Times"/>
          <w:b/>
        </w:rPr>
        <w:t>)</w:t>
      </w:r>
      <w:del w:id="141" w:author="# JANINE NG YOU EN (UC-FT)" w:date="2022-06-30T08:13:00Z">
        <w:r w:rsidR="0045473B" w:rsidRPr="00AE03C2" w:rsidDel="00AE03C2">
          <w:rPr>
            <w:rFonts w:ascii="Times" w:hAnsi="Times" w:cs="Times"/>
            <w:b/>
          </w:rPr>
          <w:delText>:</w:delText>
        </w:r>
        <w:r w:rsidR="0045473B" w:rsidRPr="00AE03C2" w:rsidDel="00AE03C2">
          <w:rPr>
            <w:rFonts w:ascii="Times" w:hAnsi="Times" w:cs="Times"/>
            <w:bCs/>
          </w:rPr>
          <w:delText xml:space="preserve"> </w:delText>
        </w:r>
      </w:del>
    </w:p>
    <w:p w14:paraId="08B0F7A0" w14:textId="5D698FF1" w:rsidR="0045473B" w:rsidRDefault="003547DB" w:rsidP="0045473B">
      <w:pPr>
        <w:pStyle w:val="Teaser"/>
        <w:jc w:val="both"/>
        <w:rPr>
          <w:rFonts w:ascii="Times" w:hAnsi="Times" w:cs="Times"/>
          <w:bCs/>
        </w:rPr>
      </w:pPr>
      <w:r>
        <w:rPr>
          <w:rFonts w:ascii="Times" w:hAnsi="Times" w:cs="Times"/>
          <w:bCs/>
        </w:rPr>
        <w:t>This t</w:t>
      </w:r>
      <w:r w:rsidR="0045473B">
        <w:rPr>
          <w:rFonts w:ascii="Times" w:hAnsi="Times" w:cs="Times"/>
          <w:bCs/>
        </w:rPr>
        <w:t xml:space="preserve">opic can be linked to behavioral finance and decision sciences, where </w:t>
      </w:r>
      <w:r w:rsidR="0045473B" w:rsidRPr="001B39E7">
        <w:rPr>
          <w:rFonts w:ascii="Times" w:hAnsi="Times" w:cs="Times"/>
          <w:bCs/>
        </w:rPr>
        <w:t xml:space="preserve">perceived impressions towards the </w:t>
      </w:r>
      <w:r w:rsidR="0045473B">
        <w:rPr>
          <w:rFonts w:ascii="Times" w:hAnsi="Times" w:cs="Times"/>
          <w:bCs/>
        </w:rPr>
        <w:t>RE</w:t>
      </w:r>
      <w:r w:rsidR="0045473B" w:rsidRPr="001B39E7">
        <w:rPr>
          <w:rFonts w:ascii="Times" w:hAnsi="Times" w:cs="Times"/>
          <w:bCs/>
        </w:rPr>
        <w:t xml:space="preserve"> industry can affect investment </w:t>
      </w:r>
      <w:r w:rsidR="00372EF3" w:rsidRPr="001B39E7">
        <w:rPr>
          <w:rFonts w:ascii="Times" w:hAnsi="Times" w:cs="Times"/>
          <w:bCs/>
        </w:rPr>
        <w:t>decisions</w:t>
      </w:r>
      <w:r w:rsidR="00372EF3">
        <w:rPr>
          <w:rFonts w:ascii="Times" w:hAnsi="Times" w:cs="Times"/>
          <w:bCs/>
        </w:rPr>
        <w:t xml:space="preserve"> and</w:t>
      </w:r>
      <w:r w:rsidR="005B3C66">
        <w:rPr>
          <w:rFonts w:ascii="Times" w:hAnsi="Times" w:cs="Times"/>
          <w:bCs/>
        </w:rPr>
        <w:t xml:space="preserve"> is</w:t>
      </w:r>
      <w:r w:rsidR="00372EF3">
        <w:rPr>
          <w:rFonts w:ascii="Times" w:hAnsi="Times" w:cs="Times"/>
          <w:bCs/>
        </w:rPr>
        <w:t xml:space="preserve"> somewhat</w:t>
      </w:r>
      <w:r w:rsidR="005B3C66">
        <w:rPr>
          <w:rFonts w:ascii="Times" w:hAnsi="Times" w:cs="Times"/>
          <w:bCs/>
        </w:rPr>
        <w:t xml:space="preserve"> linked to the earlier topic of </w:t>
      </w:r>
      <w:r w:rsidR="005B3C66" w:rsidRPr="005B3C66">
        <w:rPr>
          <w:rFonts w:ascii="Times" w:hAnsi="Times" w:cs="Times"/>
        </w:rPr>
        <w:t>Government (Policy)</w:t>
      </w:r>
      <w:r w:rsidR="0045473B" w:rsidRPr="005B3C66">
        <w:rPr>
          <w:rFonts w:ascii="Times" w:hAnsi="Times" w:cs="Times"/>
        </w:rPr>
        <w:t>. In a way, it is a measure of confidence, be it towards state of technology (present or future),</w:t>
      </w:r>
      <w:r w:rsidR="0045473B">
        <w:rPr>
          <w:rFonts w:ascii="Times" w:hAnsi="Times" w:cs="Times"/>
          <w:bCs/>
        </w:rPr>
        <w:t xml:space="preserve"> policy bodies, institutions, and investor experience. Private sectors are essentially profit-driven and focused on return on investments and achieving corporate objectives. However, the public concerns are more complicated, as they are driven by legislation, regulations, political opinion, risk minimization and social value maximization </w:t>
      </w:r>
      <w:sdt>
        <w:sdtPr>
          <w:rPr>
            <w:rFonts w:ascii="Times" w:hAnsi="Times" w:cs="Times"/>
            <w:bCs/>
          </w:rPr>
          <w:id w:val="-1559628849"/>
          <w:citation/>
        </w:sdtPr>
        <w:sdtEndPr/>
        <w:sdtContent>
          <w:r w:rsidR="0045473B">
            <w:rPr>
              <w:rFonts w:ascii="Times" w:hAnsi="Times" w:cs="Times"/>
              <w:bCs/>
            </w:rPr>
            <w:fldChar w:fldCharType="begin"/>
          </w:r>
          <w:r w:rsidR="0045473B">
            <w:rPr>
              <w:rFonts w:ascii="Times" w:hAnsi="Times" w:cs="Times"/>
              <w:bCs/>
            </w:rPr>
            <w:instrText xml:space="preserve">CITATION Bry94 \l 1033 </w:instrText>
          </w:r>
          <w:r w:rsidR="0045473B">
            <w:rPr>
              <w:rFonts w:ascii="Times" w:hAnsi="Times" w:cs="Times"/>
              <w:bCs/>
            </w:rPr>
            <w:fldChar w:fldCharType="separate"/>
          </w:r>
          <w:r w:rsidR="006C2BBA" w:rsidRPr="006C2BBA">
            <w:rPr>
              <w:rFonts w:ascii="Times" w:hAnsi="Times" w:cs="Times"/>
              <w:noProof/>
            </w:rPr>
            <w:t>[34]</w:t>
          </w:r>
          <w:r w:rsidR="0045473B">
            <w:rPr>
              <w:rFonts w:ascii="Times" w:hAnsi="Times" w:cs="Times"/>
              <w:bCs/>
            </w:rPr>
            <w:fldChar w:fldCharType="end"/>
          </w:r>
        </w:sdtContent>
      </w:sdt>
      <w:r w:rsidR="0045473B">
        <w:rPr>
          <w:rFonts w:ascii="Times" w:hAnsi="Times" w:cs="Times"/>
          <w:bCs/>
        </w:rPr>
        <w:t>. Public and private corporation and alliance can have mutual added value</w:t>
      </w:r>
      <w:r w:rsidR="005B3C66">
        <w:rPr>
          <w:rFonts w:ascii="Times" w:hAnsi="Times" w:cs="Times"/>
          <w:bCs/>
        </w:rPr>
        <w:t xml:space="preserve"> </w:t>
      </w:r>
      <w:sdt>
        <w:sdtPr>
          <w:rPr>
            <w:rFonts w:ascii="Times" w:hAnsi="Times" w:cs="Times"/>
            <w:bCs/>
          </w:rPr>
          <w:id w:val="842677662"/>
          <w:citation/>
        </w:sdtPr>
        <w:sdtEndPr/>
        <w:sdtContent>
          <w:r w:rsidR="0045473B">
            <w:rPr>
              <w:rFonts w:ascii="Times" w:hAnsi="Times" w:cs="Times"/>
              <w:bCs/>
            </w:rPr>
            <w:fldChar w:fldCharType="begin"/>
          </w:r>
          <w:r w:rsidR="0045473B">
            <w:rPr>
              <w:rFonts w:ascii="Times" w:hAnsi="Times" w:cs="Times"/>
              <w:bCs/>
            </w:rPr>
            <w:instrText xml:space="preserve"> CITATION Mar11 \l 1033 </w:instrText>
          </w:r>
          <w:r w:rsidR="0045473B">
            <w:rPr>
              <w:rFonts w:ascii="Times" w:hAnsi="Times" w:cs="Times"/>
              <w:bCs/>
            </w:rPr>
            <w:fldChar w:fldCharType="separate"/>
          </w:r>
          <w:r w:rsidR="006C2BBA" w:rsidRPr="006C2BBA">
            <w:rPr>
              <w:rFonts w:ascii="Times" w:hAnsi="Times" w:cs="Times"/>
              <w:noProof/>
            </w:rPr>
            <w:t>[35]</w:t>
          </w:r>
          <w:r w:rsidR="0045473B">
            <w:rPr>
              <w:rFonts w:ascii="Times" w:hAnsi="Times" w:cs="Times"/>
              <w:bCs/>
            </w:rPr>
            <w:fldChar w:fldCharType="end"/>
          </w:r>
        </w:sdtContent>
      </w:sdt>
      <w:r w:rsidR="0045473B">
        <w:rPr>
          <w:rFonts w:ascii="Times" w:hAnsi="Times" w:cs="Times"/>
          <w:bCs/>
        </w:rPr>
        <w:t xml:space="preserve">. Therefore, strong ties between both is key to advancing renewables </w:t>
      </w:r>
      <w:sdt>
        <w:sdtPr>
          <w:rPr>
            <w:rFonts w:ascii="Times" w:hAnsi="Times" w:cs="Times"/>
            <w:bCs/>
          </w:rPr>
          <w:id w:val="1154879950"/>
          <w:citation/>
        </w:sdtPr>
        <w:sdtEndPr/>
        <w:sdtContent>
          <w:r w:rsidR="0045473B">
            <w:rPr>
              <w:rFonts w:ascii="Times" w:hAnsi="Times" w:cs="Times"/>
              <w:bCs/>
            </w:rPr>
            <w:fldChar w:fldCharType="begin"/>
          </w:r>
          <w:r w:rsidR="0045473B">
            <w:rPr>
              <w:rFonts w:ascii="Times" w:hAnsi="Times" w:cs="Times"/>
              <w:bCs/>
            </w:rPr>
            <w:instrText xml:space="preserve"> CITATION IRE19 \l 1033 </w:instrText>
          </w:r>
          <w:r w:rsidR="0045473B">
            <w:rPr>
              <w:rFonts w:ascii="Times" w:hAnsi="Times" w:cs="Times"/>
              <w:bCs/>
            </w:rPr>
            <w:fldChar w:fldCharType="separate"/>
          </w:r>
          <w:r w:rsidR="006C2BBA" w:rsidRPr="006C2BBA">
            <w:rPr>
              <w:rFonts w:ascii="Times" w:hAnsi="Times" w:cs="Times"/>
              <w:noProof/>
            </w:rPr>
            <w:t>[36]</w:t>
          </w:r>
          <w:r w:rsidR="0045473B">
            <w:rPr>
              <w:rFonts w:ascii="Times" w:hAnsi="Times" w:cs="Times"/>
              <w:bCs/>
            </w:rPr>
            <w:fldChar w:fldCharType="end"/>
          </w:r>
        </w:sdtContent>
      </w:sdt>
      <w:r w:rsidR="0045473B">
        <w:rPr>
          <w:rFonts w:ascii="Times" w:hAnsi="Times" w:cs="Times"/>
          <w:bCs/>
        </w:rPr>
        <w:t xml:space="preserve">.The International Renewable Energy Agency (IRENA) highlighted the need for </w:t>
      </w:r>
      <w:r w:rsidR="0045473B" w:rsidRPr="00F44D3D">
        <w:rPr>
          <w:rFonts w:ascii="Times" w:hAnsi="Times" w:cs="Times"/>
          <w:bCs/>
        </w:rPr>
        <w:t>regulatory frameworks to support renewable energy installations, as well as the need for better coordination among parties ranging from government officials to private and public corporations to workers and civil society</w:t>
      </w:r>
      <w:r w:rsidR="0045473B">
        <w:rPr>
          <w:rFonts w:ascii="Times" w:hAnsi="Times" w:cs="Times"/>
          <w:bCs/>
        </w:rPr>
        <w:t xml:space="preserve"> </w:t>
      </w:r>
      <w:sdt>
        <w:sdtPr>
          <w:rPr>
            <w:rFonts w:ascii="Times" w:hAnsi="Times" w:cs="Times"/>
            <w:bCs/>
          </w:rPr>
          <w:id w:val="-2091689139"/>
          <w:citation/>
        </w:sdtPr>
        <w:sdtEndPr/>
        <w:sdtContent>
          <w:r w:rsidR="0045473B">
            <w:rPr>
              <w:rFonts w:ascii="Times" w:hAnsi="Times" w:cs="Times"/>
              <w:bCs/>
            </w:rPr>
            <w:fldChar w:fldCharType="begin"/>
          </w:r>
          <w:r w:rsidR="0045473B">
            <w:rPr>
              <w:rFonts w:ascii="Times" w:hAnsi="Times" w:cs="Times"/>
              <w:bCs/>
            </w:rPr>
            <w:instrText xml:space="preserve"> CITATION IRE19 \l 1033 </w:instrText>
          </w:r>
          <w:r w:rsidR="0045473B">
            <w:rPr>
              <w:rFonts w:ascii="Times" w:hAnsi="Times" w:cs="Times"/>
              <w:bCs/>
            </w:rPr>
            <w:fldChar w:fldCharType="separate"/>
          </w:r>
          <w:r w:rsidR="006C2BBA" w:rsidRPr="006C2BBA">
            <w:rPr>
              <w:rFonts w:ascii="Times" w:hAnsi="Times" w:cs="Times"/>
              <w:noProof/>
            </w:rPr>
            <w:t>[36]</w:t>
          </w:r>
          <w:r w:rsidR="0045473B">
            <w:rPr>
              <w:rFonts w:ascii="Times" w:hAnsi="Times" w:cs="Times"/>
              <w:bCs/>
            </w:rPr>
            <w:fldChar w:fldCharType="end"/>
          </w:r>
        </w:sdtContent>
      </w:sdt>
      <w:r w:rsidR="0045473B" w:rsidRPr="00F44D3D">
        <w:rPr>
          <w:rFonts w:ascii="Times" w:hAnsi="Times" w:cs="Times"/>
          <w:bCs/>
        </w:rPr>
        <w:t>.</w:t>
      </w:r>
      <w:r w:rsidR="0045473B">
        <w:rPr>
          <w:rFonts w:ascii="Times" w:hAnsi="Times" w:cs="Times"/>
          <w:bCs/>
        </w:rPr>
        <w:t xml:space="preserve"> Both private and community-based investors need nondiscriminatory market access and locally adapted instruments to participate in energy transition. Government policies can facilitate the private sectors transitions and assist in investments of RE projects. </w:t>
      </w:r>
    </w:p>
    <w:p w14:paraId="08186442" w14:textId="77777777" w:rsidR="0045473B" w:rsidRPr="00F44D3D" w:rsidRDefault="0045473B" w:rsidP="0045473B">
      <w:pPr>
        <w:pStyle w:val="Teaser"/>
        <w:jc w:val="both"/>
        <w:rPr>
          <w:rFonts w:ascii="Times" w:hAnsi="Times" w:cs="Times"/>
          <w:bCs/>
        </w:rPr>
      </w:pPr>
    </w:p>
    <w:p w14:paraId="286F06DE" w14:textId="43E20781" w:rsidR="00F613C5" w:rsidRDefault="00372EF3" w:rsidP="00F613C5">
      <w:pPr>
        <w:pStyle w:val="Teaser"/>
        <w:jc w:val="both"/>
        <w:rPr>
          <w:rFonts w:ascii="Times" w:hAnsi="Times" w:cs="Times"/>
          <w:bCs/>
        </w:rPr>
      </w:pPr>
      <w:r>
        <w:rPr>
          <w:rFonts w:ascii="Times" w:hAnsi="Times" w:cs="Times"/>
          <w:bCs/>
        </w:rPr>
        <w:t>From the topic modelling process and from the articles present in our study, we learn that</w:t>
      </w:r>
      <w:r w:rsidR="0045473B">
        <w:rPr>
          <w:rFonts w:ascii="Times" w:hAnsi="Times" w:cs="Times"/>
          <w:bCs/>
        </w:rPr>
        <w:t xml:space="preserve"> </w:t>
      </w:r>
      <w:r w:rsidR="005B3C66">
        <w:rPr>
          <w:rFonts w:ascii="Times" w:hAnsi="Times" w:cs="Times"/>
          <w:bCs/>
        </w:rPr>
        <w:t>‘</w:t>
      </w:r>
      <w:r w:rsidR="0045473B">
        <w:rPr>
          <w:rFonts w:ascii="Times" w:hAnsi="Times" w:cs="Times"/>
          <w:bCs/>
        </w:rPr>
        <w:t>Public-</w:t>
      </w:r>
      <w:r w:rsidR="005B3C66">
        <w:rPr>
          <w:rFonts w:ascii="Times" w:hAnsi="Times" w:cs="Times"/>
          <w:bCs/>
        </w:rPr>
        <w:t>P</w:t>
      </w:r>
      <w:r w:rsidR="0045473B">
        <w:rPr>
          <w:rFonts w:ascii="Times" w:hAnsi="Times" w:cs="Times"/>
          <w:bCs/>
        </w:rPr>
        <w:t>rivate Partnerships</w:t>
      </w:r>
      <w:r w:rsidR="005B3C66">
        <w:rPr>
          <w:rFonts w:ascii="Times" w:hAnsi="Times" w:cs="Times"/>
          <w:bCs/>
        </w:rPr>
        <w:t>’</w:t>
      </w:r>
      <w:r w:rsidR="0045473B">
        <w:rPr>
          <w:rFonts w:ascii="Times" w:hAnsi="Times" w:cs="Times"/>
          <w:bCs/>
        </w:rPr>
        <w:t xml:space="preserve"> (PPP) are popular models for joint projects that facilitate collaboration between public and private sectors. They are long term agreements between both government and private agencies for the provision of public services. </w:t>
      </w:r>
      <w:r w:rsidR="00F613C5">
        <w:rPr>
          <w:rFonts w:ascii="Times" w:hAnsi="Times" w:cs="Times"/>
          <w:bCs/>
        </w:rPr>
        <w:t>P</w:t>
      </w:r>
      <w:r w:rsidR="0045473B">
        <w:rPr>
          <w:rFonts w:ascii="Times" w:hAnsi="Times" w:cs="Times"/>
          <w:bCs/>
        </w:rPr>
        <w:t xml:space="preserve">rivate companies are responsible for design, construction, financing, operation management and maintenance while the public sector is responsible for distribution of energy through the national power company. Revenues </w:t>
      </w:r>
      <w:r w:rsidR="00F613C5">
        <w:rPr>
          <w:rFonts w:ascii="Times" w:hAnsi="Times" w:cs="Times"/>
          <w:bCs/>
        </w:rPr>
        <w:t>are paid to</w:t>
      </w:r>
      <w:r w:rsidR="0045473B">
        <w:rPr>
          <w:rFonts w:ascii="Times" w:hAnsi="Times" w:cs="Times"/>
          <w:bCs/>
        </w:rPr>
        <w:t xml:space="preserve"> the private party</w:t>
      </w:r>
      <w:r w:rsidR="00F613C5">
        <w:rPr>
          <w:rFonts w:ascii="Times" w:hAnsi="Times" w:cs="Times"/>
          <w:bCs/>
        </w:rPr>
        <w:t>, backed by strong</w:t>
      </w:r>
      <w:r w:rsidR="0045473B">
        <w:rPr>
          <w:rFonts w:ascii="Times" w:hAnsi="Times" w:cs="Times"/>
          <w:bCs/>
        </w:rPr>
        <w:t xml:space="preserve"> public incentives</w:t>
      </w:r>
      <w:r w:rsidR="00F613C5">
        <w:rPr>
          <w:rFonts w:ascii="Times" w:hAnsi="Times" w:cs="Times"/>
          <w:bCs/>
        </w:rPr>
        <w:t xml:space="preserve"> outlines in </w:t>
      </w:r>
      <w:r w:rsidR="005B3C66">
        <w:rPr>
          <w:rFonts w:ascii="Times" w:hAnsi="Times" w:cs="Times"/>
        </w:rPr>
        <w:t xml:space="preserve">power purchasing agreements (PPA) </w:t>
      </w:r>
      <w:r w:rsidR="0045473B">
        <w:rPr>
          <w:rFonts w:ascii="Times" w:hAnsi="Times" w:cs="Times"/>
          <w:bCs/>
        </w:rPr>
        <w:t xml:space="preserve">or </w:t>
      </w:r>
      <w:r w:rsidR="005B3C66">
        <w:rPr>
          <w:rFonts w:ascii="Times" w:hAnsi="Times" w:cs="Times"/>
          <w:bCs/>
        </w:rPr>
        <w:t>feed-in tariff</w:t>
      </w:r>
      <w:r w:rsidR="00F613C5">
        <w:rPr>
          <w:rFonts w:ascii="Times" w:hAnsi="Times" w:cs="Times"/>
          <w:bCs/>
        </w:rPr>
        <w:t>s</w:t>
      </w:r>
      <w:r w:rsidR="005B3C66">
        <w:rPr>
          <w:rFonts w:ascii="Times" w:hAnsi="Times" w:cs="Times"/>
          <w:bCs/>
        </w:rPr>
        <w:t xml:space="preserve"> (</w:t>
      </w:r>
      <w:r w:rsidR="0045473B">
        <w:rPr>
          <w:rFonts w:ascii="Times" w:hAnsi="Times" w:cs="Times"/>
          <w:bCs/>
        </w:rPr>
        <w:t>FIT</w:t>
      </w:r>
      <w:r w:rsidR="005B3C66">
        <w:rPr>
          <w:rFonts w:ascii="Times" w:hAnsi="Times" w:cs="Times"/>
          <w:bCs/>
        </w:rPr>
        <w:t>)</w:t>
      </w:r>
      <w:r w:rsidR="00F613C5" w:rsidRPr="00F613C5">
        <w:rPr>
          <w:rFonts w:ascii="Times" w:hAnsi="Times" w:cs="Times"/>
          <w:bCs/>
        </w:rPr>
        <w:t xml:space="preserve"> </w:t>
      </w:r>
      <w:sdt>
        <w:sdtPr>
          <w:rPr>
            <w:rFonts w:ascii="Times" w:hAnsi="Times" w:cs="Times"/>
            <w:bCs/>
          </w:rPr>
          <w:id w:val="-615522692"/>
          <w:citation/>
        </w:sdtPr>
        <w:sdtEndPr/>
        <w:sdtContent>
          <w:r w:rsidR="00F613C5">
            <w:rPr>
              <w:rFonts w:ascii="Times" w:hAnsi="Times" w:cs="Times"/>
              <w:bCs/>
            </w:rPr>
            <w:fldChar w:fldCharType="begin"/>
          </w:r>
          <w:r w:rsidR="00F613C5">
            <w:rPr>
              <w:rFonts w:ascii="Times" w:hAnsi="Times" w:cs="Times"/>
              <w:bCs/>
            </w:rPr>
            <w:instrText xml:space="preserve"> CITATION Wor12 \l 1033 </w:instrText>
          </w:r>
          <w:r w:rsidR="00F613C5">
            <w:rPr>
              <w:rFonts w:ascii="Times" w:hAnsi="Times" w:cs="Times"/>
              <w:bCs/>
            </w:rPr>
            <w:fldChar w:fldCharType="separate"/>
          </w:r>
          <w:r w:rsidR="006C2BBA" w:rsidRPr="006C2BBA">
            <w:rPr>
              <w:rFonts w:ascii="Times" w:hAnsi="Times" w:cs="Times"/>
              <w:noProof/>
            </w:rPr>
            <w:t>[37]</w:t>
          </w:r>
          <w:r w:rsidR="00F613C5">
            <w:rPr>
              <w:rFonts w:ascii="Times" w:hAnsi="Times" w:cs="Times"/>
              <w:bCs/>
            </w:rPr>
            <w:fldChar w:fldCharType="end"/>
          </w:r>
        </w:sdtContent>
      </w:sdt>
      <w:r w:rsidR="0045473B">
        <w:rPr>
          <w:rFonts w:ascii="Times" w:hAnsi="Times" w:cs="Times"/>
          <w:bCs/>
        </w:rPr>
        <w:t xml:space="preserve">. </w:t>
      </w:r>
    </w:p>
    <w:p w14:paraId="5DE1DC6B" w14:textId="77777777" w:rsidR="00F613C5" w:rsidRDefault="00F613C5" w:rsidP="00F613C5">
      <w:pPr>
        <w:pStyle w:val="Teaser"/>
        <w:jc w:val="both"/>
        <w:rPr>
          <w:rFonts w:ascii="Times" w:hAnsi="Times" w:cs="Times"/>
        </w:rPr>
      </w:pPr>
    </w:p>
    <w:p w14:paraId="55899B45" w14:textId="0948D761" w:rsidR="00F613C5" w:rsidRDefault="00F613C5" w:rsidP="00F613C5">
      <w:pPr>
        <w:pStyle w:val="Teaser"/>
        <w:jc w:val="both"/>
        <w:rPr>
          <w:rFonts w:ascii="Times" w:hAnsi="Times" w:cs="Times"/>
          <w:bCs/>
        </w:rPr>
      </w:pPr>
      <w:r>
        <w:rPr>
          <w:rFonts w:ascii="Times" w:hAnsi="Times" w:cs="Times"/>
        </w:rPr>
        <w:t xml:space="preserve">Singapore operates such a model where private sector involvement comes in the form of infrastructure construction and maintenance, often supported with PPAs. Each PPA can be uniquely structured, with some organizations leasing their available space/infrastructure to the energy provider, before purchasing the energy generated at a lower price, while others receiving </w:t>
      </w:r>
      <w:r w:rsidRPr="003547DB">
        <w:rPr>
          <w:rFonts w:ascii="Times" w:hAnsi="Times" w:cs="Times"/>
        </w:rPr>
        <w:t>Renewable Energy Credits (REC)</w:t>
      </w:r>
      <w:r>
        <w:rPr>
          <w:rFonts w:ascii="Times" w:hAnsi="Times" w:cs="Times"/>
        </w:rPr>
        <w:t xml:space="preserve"> as a means to offset carbon cost. Sembcorp, for example, signed </w:t>
      </w:r>
      <w:r w:rsidR="0014257F">
        <w:rPr>
          <w:rFonts w:ascii="Times" w:hAnsi="Times" w:cs="Times"/>
        </w:rPr>
        <w:t xml:space="preserve">a </w:t>
      </w:r>
      <w:r>
        <w:rPr>
          <w:rFonts w:ascii="Times" w:hAnsi="Times" w:cs="Times"/>
        </w:rPr>
        <w:t xml:space="preserve">25-year PPA with the </w:t>
      </w:r>
      <w:r w:rsidR="0014257F">
        <w:rPr>
          <w:rFonts w:ascii="Times" w:hAnsi="Times" w:cs="Times"/>
        </w:rPr>
        <w:t xml:space="preserve">Singaporean </w:t>
      </w:r>
      <w:r>
        <w:rPr>
          <w:rFonts w:ascii="Times" w:hAnsi="Times" w:cs="Times"/>
        </w:rPr>
        <w:t>National Water Agency</w:t>
      </w:r>
      <w:r w:rsidR="0014257F">
        <w:rPr>
          <w:rFonts w:ascii="Times" w:hAnsi="Times" w:cs="Times"/>
        </w:rPr>
        <w:t xml:space="preserve"> with regards to</w:t>
      </w:r>
      <w:r>
        <w:rPr>
          <w:rFonts w:ascii="Times" w:hAnsi="Times" w:cs="Times"/>
        </w:rPr>
        <w:t xml:space="preserve"> </w:t>
      </w:r>
      <w:r w:rsidR="0014257F">
        <w:rPr>
          <w:rFonts w:ascii="Times" w:hAnsi="Times" w:cs="Times"/>
        </w:rPr>
        <w:t xml:space="preserve">operation of a </w:t>
      </w:r>
      <w:r>
        <w:rPr>
          <w:rFonts w:ascii="Times" w:hAnsi="Times" w:cs="Times"/>
        </w:rPr>
        <w:t>floating solar farm in the Tengah Reservoir</w:t>
      </w:r>
      <w:r w:rsidR="00DC510E">
        <w:rPr>
          <w:rFonts w:ascii="Times" w:hAnsi="Times" w:cs="Times"/>
        </w:rPr>
        <w:t xml:space="preserve"> </w:t>
      </w:r>
      <w:sdt>
        <w:sdtPr>
          <w:rPr>
            <w:rFonts w:ascii="Times" w:hAnsi="Times" w:cs="Times"/>
          </w:rPr>
          <w:id w:val="454289577"/>
          <w:citation/>
        </w:sdtPr>
        <w:sdtEndPr/>
        <w:sdtContent>
          <w:r w:rsidR="00DC510E">
            <w:rPr>
              <w:rFonts w:ascii="Times" w:hAnsi="Times" w:cs="Times"/>
            </w:rPr>
            <w:fldChar w:fldCharType="begin"/>
          </w:r>
          <w:r w:rsidR="00DC510E">
            <w:rPr>
              <w:rFonts w:ascii="Times" w:hAnsi="Times" w:cs="Times"/>
            </w:rPr>
            <w:instrText xml:space="preserve"> CITATION Sem20 \l 1033 </w:instrText>
          </w:r>
          <w:r w:rsidR="00DC510E">
            <w:rPr>
              <w:rFonts w:ascii="Times" w:hAnsi="Times" w:cs="Times"/>
            </w:rPr>
            <w:fldChar w:fldCharType="separate"/>
          </w:r>
          <w:r w:rsidR="006C2BBA" w:rsidRPr="006C2BBA">
            <w:rPr>
              <w:rFonts w:ascii="Times" w:hAnsi="Times" w:cs="Times"/>
              <w:noProof/>
            </w:rPr>
            <w:t>[38]</w:t>
          </w:r>
          <w:r w:rsidR="00DC510E">
            <w:rPr>
              <w:rFonts w:ascii="Times" w:hAnsi="Times" w:cs="Times"/>
            </w:rPr>
            <w:fldChar w:fldCharType="end"/>
          </w:r>
        </w:sdtContent>
      </w:sdt>
      <w:r w:rsidR="00DC510E">
        <w:rPr>
          <w:rFonts w:ascii="Times" w:hAnsi="Times" w:cs="Times"/>
        </w:rPr>
        <w:t>, as well as a</w:t>
      </w:r>
      <w:r>
        <w:rPr>
          <w:rFonts w:ascii="Times" w:hAnsi="Times" w:cs="Times"/>
        </w:rPr>
        <w:t xml:space="preserve"> PPA with </w:t>
      </w:r>
      <w:r w:rsidR="0014257F">
        <w:rPr>
          <w:rFonts w:ascii="Times" w:hAnsi="Times" w:cs="Times"/>
        </w:rPr>
        <w:t>the national carrier,</w:t>
      </w:r>
      <w:r>
        <w:rPr>
          <w:rFonts w:ascii="Times" w:hAnsi="Times" w:cs="Times"/>
        </w:rPr>
        <w:t xml:space="preserve"> </w:t>
      </w:r>
      <w:r w:rsidR="0014257F">
        <w:rPr>
          <w:rFonts w:ascii="Times" w:hAnsi="Times" w:cs="Times"/>
        </w:rPr>
        <w:t>Singapore Airlines (</w:t>
      </w:r>
      <w:r>
        <w:rPr>
          <w:rFonts w:ascii="Times" w:hAnsi="Times" w:cs="Times"/>
        </w:rPr>
        <w:t xml:space="preserve">SIA) </w:t>
      </w:r>
      <w:sdt>
        <w:sdtPr>
          <w:rPr>
            <w:rFonts w:ascii="Times" w:hAnsi="Times" w:cs="Times"/>
          </w:rPr>
          <w:id w:val="750547458"/>
          <w:citation/>
        </w:sdtPr>
        <w:sdtEndPr/>
        <w:sdtContent>
          <w:r>
            <w:rPr>
              <w:rFonts w:ascii="Times" w:hAnsi="Times" w:cs="Times"/>
            </w:rPr>
            <w:fldChar w:fldCharType="begin"/>
          </w:r>
          <w:r>
            <w:rPr>
              <w:rFonts w:ascii="Times" w:hAnsi="Times" w:cs="Times"/>
            </w:rPr>
            <w:instrText xml:space="preserve"> CITATION Sin20 \l 1033 </w:instrText>
          </w:r>
          <w:r>
            <w:rPr>
              <w:rFonts w:ascii="Times" w:hAnsi="Times" w:cs="Times"/>
            </w:rPr>
            <w:fldChar w:fldCharType="separate"/>
          </w:r>
          <w:r w:rsidR="006C2BBA" w:rsidRPr="006C2BBA">
            <w:rPr>
              <w:rFonts w:ascii="Times" w:hAnsi="Times" w:cs="Times"/>
              <w:noProof/>
            </w:rPr>
            <w:t>[39]</w:t>
          </w:r>
          <w:r>
            <w:rPr>
              <w:rFonts w:ascii="Times" w:hAnsi="Times" w:cs="Times"/>
            </w:rPr>
            <w:fldChar w:fldCharType="end"/>
          </w:r>
        </w:sdtContent>
      </w:sdt>
      <w:r>
        <w:rPr>
          <w:rFonts w:ascii="Times" w:hAnsi="Times" w:cs="Times"/>
        </w:rPr>
        <w:t xml:space="preserve">. </w:t>
      </w:r>
      <w:r w:rsidR="00DC510E">
        <w:rPr>
          <w:rFonts w:ascii="Times" w:hAnsi="Times" w:cs="Times"/>
        </w:rPr>
        <w:t xml:space="preserve">Another example is </w:t>
      </w:r>
      <w:r>
        <w:rPr>
          <w:rFonts w:ascii="Times" w:hAnsi="Times" w:cs="Times"/>
        </w:rPr>
        <w:t>Sunseap</w:t>
      </w:r>
      <w:r w:rsidR="00DC510E">
        <w:rPr>
          <w:rFonts w:ascii="Times" w:hAnsi="Times" w:cs="Times"/>
        </w:rPr>
        <w:t xml:space="preserve">, which is an established private sector solar operator. In this case, Sunseap operates and manages solar panels, installed on public housing in Singapore </w:t>
      </w:r>
      <w:sdt>
        <w:sdtPr>
          <w:rPr>
            <w:rFonts w:ascii="Times" w:hAnsi="Times" w:cs="Times"/>
          </w:rPr>
          <w:id w:val="138313907"/>
          <w:citation/>
        </w:sdtPr>
        <w:sdtEndPr/>
        <w:sdtContent>
          <w:r>
            <w:rPr>
              <w:rFonts w:ascii="Times" w:hAnsi="Times" w:cs="Times"/>
            </w:rPr>
            <w:fldChar w:fldCharType="begin"/>
          </w:r>
          <w:r>
            <w:rPr>
              <w:rFonts w:ascii="Times" w:hAnsi="Times" w:cs="Times"/>
            </w:rPr>
            <w:instrText xml:space="preserve"> CITATION Ale20 \l 1033 </w:instrText>
          </w:r>
          <w:r>
            <w:rPr>
              <w:rFonts w:ascii="Times" w:hAnsi="Times" w:cs="Times"/>
            </w:rPr>
            <w:fldChar w:fldCharType="separate"/>
          </w:r>
          <w:r w:rsidR="006C2BBA" w:rsidRPr="006C2BBA">
            <w:rPr>
              <w:rFonts w:ascii="Times" w:hAnsi="Times" w:cs="Times"/>
              <w:noProof/>
            </w:rPr>
            <w:t>[40]</w:t>
          </w:r>
          <w:r>
            <w:rPr>
              <w:rFonts w:ascii="Times" w:hAnsi="Times" w:cs="Times"/>
            </w:rPr>
            <w:fldChar w:fldCharType="end"/>
          </w:r>
        </w:sdtContent>
      </w:sdt>
      <w:r>
        <w:rPr>
          <w:rFonts w:ascii="Times" w:hAnsi="Times" w:cs="Times"/>
        </w:rPr>
        <w:t>.</w:t>
      </w:r>
    </w:p>
    <w:p w14:paraId="167603BF" w14:textId="77777777" w:rsidR="00F613C5" w:rsidRDefault="00F613C5" w:rsidP="00F613C5">
      <w:pPr>
        <w:pStyle w:val="Teaser"/>
        <w:jc w:val="both"/>
        <w:rPr>
          <w:rFonts w:ascii="Times" w:hAnsi="Times" w:cs="Times"/>
          <w:bCs/>
        </w:rPr>
      </w:pPr>
    </w:p>
    <w:p w14:paraId="168800BF" w14:textId="110E5F91" w:rsidR="00DC510E" w:rsidRDefault="0045473B" w:rsidP="0045473B">
      <w:pPr>
        <w:pStyle w:val="Teaser"/>
        <w:jc w:val="both"/>
        <w:rPr>
          <w:rFonts w:ascii="Times" w:hAnsi="Times" w:cs="Times"/>
          <w:bCs/>
        </w:rPr>
      </w:pPr>
      <w:r>
        <w:rPr>
          <w:rFonts w:ascii="Times" w:hAnsi="Times" w:cs="Times"/>
          <w:bCs/>
        </w:rPr>
        <w:t xml:space="preserve">In the case of Philippines and Indonesia, FIT schemes were deployed at the same time, but </w:t>
      </w:r>
      <w:r w:rsidR="00E10334">
        <w:rPr>
          <w:rFonts w:ascii="Times" w:hAnsi="Times" w:cs="Times"/>
          <w:bCs/>
        </w:rPr>
        <w:t xml:space="preserve">the </w:t>
      </w:r>
      <w:r>
        <w:rPr>
          <w:rFonts w:ascii="Times" w:hAnsi="Times" w:cs="Times"/>
          <w:bCs/>
        </w:rPr>
        <w:t>Philippines yielded better results</w:t>
      </w:r>
      <w:r w:rsidR="00E10334">
        <w:rPr>
          <w:rFonts w:ascii="Times" w:hAnsi="Times" w:cs="Times"/>
          <w:bCs/>
        </w:rPr>
        <w:t xml:space="preserve">, with </w:t>
      </w:r>
      <w:r>
        <w:rPr>
          <w:rFonts w:ascii="Times" w:hAnsi="Times" w:cs="Times"/>
          <w:bCs/>
        </w:rPr>
        <w:t>1381 MW of installed RE capacity compared to Indonesia</w:t>
      </w:r>
      <w:r w:rsidR="0014257F">
        <w:rPr>
          <w:rFonts w:ascii="Times" w:hAnsi="Times" w:cs="Times"/>
          <w:bCs/>
        </w:rPr>
        <w:t>, which only achieved</w:t>
      </w:r>
      <w:r>
        <w:rPr>
          <w:rFonts w:ascii="Times" w:hAnsi="Times" w:cs="Times"/>
          <w:bCs/>
        </w:rPr>
        <w:t xml:space="preserve"> 36.8 MW within the same period. One of the explanations for this disparity </w:t>
      </w:r>
      <w:r w:rsidR="0014257F">
        <w:rPr>
          <w:rFonts w:ascii="Times" w:hAnsi="Times" w:cs="Times"/>
          <w:bCs/>
        </w:rPr>
        <w:t>was</w:t>
      </w:r>
      <w:r>
        <w:rPr>
          <w:rFonts w:ascii="Times" w:hAnsi="Times" w:cs="Times"/>
          <w:bCs/>
        </w:rPr>
        <w:t xml:space="preserve"> </w:t>
      </w:r>
      <w:r w:rsidR="0014257F">
        <w:rPr>
          <w:rFonts w:ascii="Times" w:hAnsi="Times" w:cs="Times"/>
          <w:bCs/>
        </w:rPr>
        <w:t xml:space="preserve">investor perception associated with </w:t>
      </w:r>
      <w:r>
        <w:rPr>
          <w:rFonts w:ascii="Times" w:hAnsi="Times" w:cs="Times"/>
          <w:bCs/>
        </w:rPr>
        <w:t>government effectiveness, regulation quality and legislation rules</w:t>
      </w:r>
      <w:sdt>
        <w:sdtPr>
          <w:rPr>
            <w:rFonts w:ascii="Times" w:hAnsi="Times" w:cs="Times"/>
            <w:bCs/>
          </w:rPr>
          <w:id w:val="-327056770"/>
          <w:citation/>
        </w:sdtPr>
        <w:sdtEndPr/>
        <w:sdtContent>
          <w:r>
            <w:rPr>
              <w:rFonts w:ascii="Times" w:hAnsi="Times" w:cs="Times"/>
              <w:bCs/>
            </w:rPr>
            <w:fldChar w:fldCharType="begin"/>
          </w:r>
          <w:r>
            <w:rPr>
              <w:rFonts w:ascii="Times" w:hAnsi="Times" w:cs="Times"/>
              <w:bCs/>
            </w:rPr>
            <w:instrText xml:space="preserve">CITATION Wor17 \l 1033 </w:instrText>
          </w:r>
          <w:r>
            <w:rPr>
              <w:rFonts w:ascii="Times" w:hAnsi="Times" w:cs="Times"/>
              <w:bCs/>
            </w:rPr>
            <w:fldChar w:fldCharType="separate"/>
          </w:r>
          <w:r w:rsidR="006C2BBA">
            <w:rPr>
              <w:rFonts w:ascii="Times" w:hAnsi="Times" w:cs="Times"/>
              <w:bCs/>
              <w:noProof/>
            </w:rPr>
            <w:t xml:space="preserve"> </w:t>
          </w:r>
          <w:r w:rsidR="006C2BBA" w:rsidRPr="006C2BBA">
            <w:rPr>
              <w:rFonts w:ascii="Times" w:hAnsi="Times" w:cs="Times"/>
              <w:noProof/>
            </w:rPr>
            <w:t>[41]</w:t>
          </w:r>
          <w:r>
            <w:rPr>
              <w:rFonts w:ascii="Times" w:hAnsi="Times" w:cs="Times"/>
              <w:bCs/>
            </w:rPr>
            <w:fldChar w:fldCharType="end"/>
          </w:r>
        </w:sdtContent>
      </w:sdt>
      <w:r w:rsidR="0014257F">
        <w:rPr>
          <w:rFonts w:ascii="Times" w:hAnsi="Times" w:cs="Times"/>
          <w:bCs/>
        </w:rPr>
        <w:t>.</w:t>
      </w:r>
      <w:r>
        <w:rPr>
          <w:rFonts w:ascii="Times" w:hAnsi="Times" w:cs="Times"/>
          <w:bCs/>
        </w:rPr>
        <w:t xml:space="preserve"> </w:t>
      </w:r>
    </w:p>
    <w:p w14:paraId="36B41C79" w14:textId="77777777" w:rsidR="00DC510E" w:rsidRDefault="00DC510E" w:rsidP="0045473B">
      <w:pPr>
        <w:pStyle w:val="Teaser"/>
        <w:jc w:val="both"/>
        <w:rPr>
          <w:rFonts w:ascii="Times" w:hAnsi="Times" w:cs="Times"/>
          <w:bCs/>
        </w:rPr>
      </w:pPr>
    </w:p>
    <w:p w14:paraId="78C5AA0A" w14:textId="540E7EBA" w:rsidR="00DC510E" w:rsidRDefault="0014257F" w:rsidP="0045473B">
      <w:pPr>
        <w:pStyle w:val="Teaser"/>
        <w:jc w:val="both"/>
        <w:rPr>
          <w:rFonts w:ascii="Times" w:hAnsi="Times" w:cs="Times"/>
          <w:bCs/>
        </w:rPr>
      </w:pPr>
      <w:r>
        <w:rPr>
          <w:rFonts w:ascii="Times" w:hAnsi="Times" w:cs="Times"/>
          <w:bCs/>
        </w:rPr>
        <w:lastRenderedPageBreak/>
        <w:t xml:space="preserve">The </w:t>
      </w:r>
      <w:r w:rsidR="0045473B">
        <w:rPr>
          <w:rFonts w:ascii="Times" w:hAnsi="Times" w:cs="Times"/>
          <w:bCs/>
        </w:rPr>
        <w:t xml:space="preserve">Philippines </w:t>
      </w:r>
      <w:r>
        <w:rPr>
          <w:rFonts w:ascii="Times" w:hAnsi="Times" w:cs="Times"/>
          <w:bCs/>
        </w:rPr>
        <w:t>has</w:t>
      </w:r>
      <w:r w:rsidR="0045473B">
        <w:rPr>
          <w:rFonts w:ascii="Times" w:hAnsi="Times" w:cs="Times"/>
          <w:bCs/>
        </w:rPr>
        <w:t xml:space="preserve"> extensive market-based reforms that </w:t>
      </w:r>
      <w:proofErr w:type="spellStart"/>
      <w:r>
        <w:rPr>
          <w:rFonts w:ascii="Times" w:hAnsi="Times" w:cs="Times"/>
          <w:bCs/>
        </w:rPr>
        <w:t>privatised</w:t>
      </w:r>
      <w:proofErr w:type="spellEnd"/>
      <w:r w:rsidR="0045473B">
        <w:rPr>
          <w:rFonts w:ascii="Times" w:hAnsi="Times" w:cs="Times"/>
          <w:bCs/>
        </w:rPr>
        <w:t xml:space="preserve"> a large portion of their power generation, transmission operations and distribution. </w:t>
      </w:r>
      <w:r>
        <w:rPr>
          <w:rFonts w:ascii="Times" w:hAnsi="Times" w:cs="Times"/>
          <w:bCs/>
        </w:rPr>
        <w:t xml:space="preserve">They also </w:t>
      </w:r>
      <w:r w:rsidR="0045473B">
        <w:rPr>
          <w:rFonts w:ascii="Times" w:hAnsi="Times" w:cs="Times"/>
          <w:bCs/>
        </w:rPr>
        <w:t>established an autonomous regulatory agency</w:t>
      </w:r>
      <w:r>
        <w:rPr>
          <w:rFonts w:ascii="Times" w:hAnsi="Times" w:cs="Times"/>
          <w:bCs/>
        </w:rPr>
        <w:t xml:space="preserve"> (</w:t>
      </w:r>
      <w:r w:rsidR="0045473B">
        <w:rPr>
          <w:rFonts w:ascii="Times" w:hAnsi="Times" w:cs="Times"/>
          <w:bCs/>
        </w:rPr>
        <w:t>the Energy Regulatory Commission</w:t>
      </w:r>
      <w:r>
        <w:rPr>
          <w:rFonts w:ascii="Times" w:hAnsi="Times" w:cs="Times"/>
          <w:bCs/>
        </w:rPr>
        <w:t>)</w:t>
      </w:r>
      <w:r w:rsidR="0045473B">
        <w:rPr>
          <w:rFonts w:ascii="Times" w:hAnsi="Times" w:cs="Times"/>
          <w:bCs/>
        </w:rPr>
        <w:t xml:space="preserve"> which reduced </w:t>
      </w:r>
      <w:r>
        <w:rPr>
          <w:rFonts w:ascii="Times" w:hAnsi="Times" w:cs="Times"/>
          <w:bCs/>
        </w:rPr>
        <w:t>subsidies but</w:t>
      </w:r>
      <w:r w:rsidR="0045473B">
        <w:rPr>
          <w:rFonts w:ascii="Times" w:hAnsi="Times" w:cs="Times"/>
          <w:bCs/>
        </w:rPr>
        <w:t xml:space="preserve"> implemented performance-based regulatory mechanisms.</w:t>
      </w:r>
      <w:r w:rsidR="00DC510E">
        <w:rPr>
          <w:rFonts w:ascii="Times" w:hAnsi="Times" w:cs="Times"/>
          <w:bCs/>
        </w:rPr>
        <w:t xml:space="preserve"> The emphasis on performance led to a growth in investor trust, which boosted the overall RE </w:t>
      </w:r>
      <w:r w:rsidR="00C9652B">
        <w:rPr>
          <w:rFonts w:ascii="Times" w:hAnsi="Times" w:cs="Times"/>
          <w:bCs/>
        </w:rPr>
        <w:t>growth</w:t>
      </w:r>
      <w:r w:rsidR="00DC510E">
        <w:rPr>
          <w:rFonts w:ascii="Times" w:hAnsi="Times" w:cs="Times"/>
          <w:bCs/>
        </w:rPr>
        <w:t xml:space="preserve"> rate </w:t>
      </w:r>
      <w:sdt>
        <w:sdtPr>
          <w:rPr>
            <w:rFonts w:ascii="Times" w:hAnsi="Times" w:cs="Times"/>
            <w:bCs/>
          </w:rPr>
          <w:id w:val="130908421"/>
          <w:citation/>
        </w:sdtPr>
        <w:sdtEndPr/>
        <w:sdtContent>
          <w:r w:rsidR="00DC510E">
            <w:rPr>
              <w:rFonts w:ascii="Times" w:hAnsi="Times" w:cs="Times"/>
              <w:bCs/>
            </w:rPr>
            <w:fldChar w:fldCharType="begin"/>
          </w:r>
          <w:r w:rsidR="00DC510E">
            <w:rPr>
              <w:rFonts w:ascii="Times" w:hAnsi="Times" w:cs="Times"/>
              <w:bCs/>
            </w:rPr>
            <w:instrText xml:space="preserve"> CITATION Gui19 \l 1033 </w:instrText>
          </w:r>
          <w:r w:rsidR="00DC510E">
            <w:rPr>
              <w:rFonts w:ascii="Times" w:hAnsi="Times" w:cs="Times"/>
              <w:bCs/>
            </w:rPr>
            <w:fldChar w:fldCharType="separate"/>
          </w:r>
          <w:r w:rsidR="006C2BBA" w:rsidRPr="006C2BBA">
            <w:rPr>
              <w:rFonts w:ascii="Times" w:hAnsi="Times" w:cs="Times"/>
              <w:noProof/>
            </w:rPr>
            <w:t>[42]</w:t>
          </w:r>
          <w:r w:rsidR="00DC510E">
            <w:rPr>
              <w:rFonts w:ascii="Times" w:hAnsi="Times" w:cs="Times"/>
              <w:bCs/>
            </w:rPr>
            <w:fldChar w:fldCharType="end"/>
          </w:r>
        </w:sdtContent>
      </w:sdt>
      <w:r w:rsidR="00DC510E">
        <w:rPr>
          <w:rFonts w:ascii="Times" w:hAnsi="Times" w:cs="Times"/>
          <w:bCs/>
        </w:rPr>
        <w:t xml:space="preserve">. In contrast, </w:t>
      </w:r>
      <w:r w:rsidR="0045473B">
        <w:rPr>
          <w:rFonts w:ascii="Times" w:hAnsi="Times" w:cs="Times"/>
          <w:bCs/>
        </w:rPr>
        <w:t xml:space="preserve">costs of FIT schemes were largely borne </w:t>
      </w:r>
      <w:r w:rsidR="00DC510E">
        <w:rPr>
          <w:rFonts w:ascii="Times" w:hAnsi="Times" w:cs="Times"/>
          <w:bCs/>
        </w:rPr>
        <w:t xml:space="preserve">in Indonesia </w:t>
      </w:r>
      <w:r w:rsidR="0045473B">
        <w:rPr>
          <w:rFonts w:ascii="Times" w:hAnsi="Times" w:cs="Times"/>
          <w:bCs/>
        </w:rPr>
        <w:t xml:space="preserve">by the national utility system, </w:t>
      </w:r>
      <w:proofErr w:type="spellStart"/>
      <w:r w:rsidR="0045473B">
        <w:rPr>
          <w:rFonts w:ascii="Times" w:hAnsi="Times" w:cs="Times"/>
          <w:bCs/>
        </w:rPr>
        <w:t>Peusahaan</w:t>
      </w:r>
      <w:proofErr w:type="spellEnd"/>
      <w:r w:rsidR="0045473B">
        <w:rPr>
          <w:rFonts w:ascii="Times" w:hAnsi="Times" w:cs="Times"/>
          <w:bCs/>
        </w:rPr>
        <w:t xml:space="preserve"> Listrik Negara (PLN). The PLN has </w:t>
      </w:r>
      <w:r w:rsidR="00DC510E">
        <w:rPr>
          <w:rFonts w:ascii="Times" w:hAnsi="Times" w:cs="Times"/>
          <w:bCs/>
        </w:rPr>
        <w:t xml:space="preserve">a </w:t>
      </w:r>
      <w:r w:rsidR="0045473B">
        <w:rPr>
          <w:rFonts w:ascii="Times" w:hAnsi="Times" w:cs="Times"/>
          <w:bCs/>
        </w:rPr>
        <w:t>monopoly on energy, allow</w:t>
      </w:r>
      <w:r w:rsidR="00DC510E">
        <w:rPr>
          <w:rFonts w:ascii="Times" w:hAnsi="Times" w:cs="Times"/>
          <w:bCs/>
        </w:rPr>
        <w:t>ing</w:t>
      </w:r>
      <w:r w:rsidR="0045473B">
        <w:rPr>
          <w:rFonts w:ascii="Times" w:hAnsi="Times" w:cs="Times"/>
          <w:bCs/>
        </w:rPr>
        <w:t xml:space="preserve"> them to determine the payment that private players receive, while also </w:t>
      </w:r>
      <w:r w:rsidR="00DC510E">
        <w:rPr>
          <w:rFonts w:ascii="Times" w:hAnsi="Times" w:cs="Times"/>
          <w:bCs/>
        </w:rPr>
        <w:t>reducing</w:t>
      </w:r>
      <w:r w:rsidR="0045473B">
        <w:rPr>
          <w:rFonts w:ascii="Times" w:hAnsi="Times" w:cs="Times"/>
          <w:bCs/>
        </w:rPr>
        <w:t xml:space="preserve"> the competitiveness of independent power producers for energy market share. </w:t>
      </w:r>
      <w:r w:rsidR="00DC510E">
        <w:rPr>
          <w:rFonts w:ascii="Times" w:hAnsi="Times" w:cs="Times"/>
          <w:bCs/>
        </w:rPr>
        <w:t xml:space="preserve">There was </w:t>
      </w:r>
      <w:proofErr w:type="spellStart"/>
      <w:r w:rsidR="00DC510E">
        <w:rPr>
          <w:rFonts w:ascii="Times" w:hAnsi="Times" w:cs="Times"/>
          <w:bCs/>
        </w:rPr>
        <w:t>slso</w:t>
      </w:r>
      <w:proofErr w:type="spellEnd"/>
      <w:r w:rsidR="00DC510E">
        <w:rPr>
          <w:rFonts w:ascii="Times" w:hAnsi="Times" w:cs="Times"/>
          <w:bCs/>
        </w:rPr>
        <w:t xml:space="preserve"> perceptions of lack of </w:t>
      </w:r>
      <w:r w:rsidR="0045473B">
        <w:rPr>
          <w:rFonts w:ascii="Times" w:hAnsi="Times" w:cs="Times"/>
          <w:bCs/>
        </w:rPr>
        <w:t xml:space="preserve">transparency and </w:t>
      </w:r>
      <w:r w:rsidR="00DC510E">
        <w:rPr>
          <w:rFonts w:ascii="Times" w:hAnsi="Times" w:cs="Times"/>
          <w:bCs/>
        </w:rPr>
        <w:t>fairness</w:t>
      </w:r>
      <w:r w:rsidR="0045473B">
        <w:rPr>
          <w:rFonts w:ascii="Times" w:hAnsi="Times" w:cs="Times"/>
          <w:bCs/>
        </w:rPr>
        <w:t xml:space="preserve"> </w:t>
      </w:r>
      <w:r w:rsidR="00DC510E">
        <w:rPr>
          <w:rFonts w:ascii="Times" w:hAnsi="Times" w:cs="Times"/>
          <w:bCs/>
        </w:rPr>
        <w:t xml:space="preserve">in PLN led public-private </w:t>
      </w:r>
      <w:r w:rsidR="0045473B">
        <w:rPr>
          <w:rFonts w:ascii="Times" w:hAnsi="Times" w:cs="Times"/>
          <w:bCs/>
        </w:rPr>
        <w:t xml:space="preserve">partnerships. </w:t>
      </w:r>
      <w:r w:rsidR="00DC510E">
        <w:rPr>
          <w:rFonts w:ascii="Times" w:hAnsi="Times" w:cs="Times"/>
          <w:bCs/>
        </w:rPr>
        <w:t xml:space="preserve">Frequent policy changes also created a perception of </w:t>
      </w:r>
      <w:r w:rsidR="0045473B">
        <w:rPr>
          <w:rFonts w:ascii="Times" w:hAnsi="Times" w:cs="Times"/>
          <w:bCs/>
        </w:rPr>
        <w:t>unpredictability</w:t>
      </w:r>
      <w:r w:rsidR="00DC510E">
        <w:rPr>
          <w:rFonts w:ascii="Times" w:hAnsi="Times" w:cs="Times"/>
          <w:bCs/>
        </w:rPr>
        <w:t xml:space="preserve"> and mistrust</w:t>
      </w:r>
      <w:r w:rsidR="0045473B">
        <w:rPr>
          <w:rFonts w:ascii="Times" w:hAnsi="Times" w:cs="Times"/>
          <w:bCs/>
        </w:rPr>
        <w:t xml:space="preserve">, which lowered </w:t>
      </w:r>
      <w:r w:rsidR="00DC510E">
        <w:rPr>
          <w:rFonts w:ascii="Times" w:hAnsi="Times" w:cs="Times"/>
          <w:bCs/>
        </w:rPr>
        <w:t xml:space="preserve">overall </w:t>
      </w:r>
      <w:r w:rsidR="0045473B">
        <w:rPr>
          <w:rFonts w:ascii="Times" w:hAnsi="Times" w:cs="Times"/>
          <w:bCs/>
        </w:rPr>
        <w:t xml:space="preserve">investor trust </w:t>
      </w:r>
      <w:sdt>
        <w:sdtPr>
          <w:rPr>
            <w:rFonts w:ascii="Times" w:hAnsi="Times" w:cs="Times"/>
            <w:bCs/>
          </w:rPr>
          <w:id w:val="1889220665"/>
          <w:citation/>
        </w:sdtPr>
        <w:sdtEndPr/>
        <w:sdtContent>
          <w:r w:rsidR="0045473B">
            <w:rPr>
              <w:rFonts w:ascii="Times" w:hAnsi="Times" w:cs="Times"/>
              <w:bCs/>
            </w:rPr>
            <w:fldChar w:fldCharType="begin"/>
          </w:r>
          <w:r w:rsidR="0045473B">
            <w:rPr>
              <w:rFonts w:ascii="Times" w:hAnsi="Times" w:cs="Times"/>
              <w:bCs/>
            </w:rPr>
            <w:instrText xml:space="preserve"> CITATION Gui19 \l 1033 </w:instrText>
          </w:r>
          <w:r w:rsidR="0045473B">
            <w:rPr>
              <w:rFonts w:ascii="Times" w:hAnsi="Times" w:cs="Times"/>
              <w:bCs/>
            </w:rPr>
            <w:fldChar w:fldCharType="separate"/>
          </w:r>
          <w:r w:rsidR="006C2BBA" w:rsidRPr="006C2BBA">
            <w:rPr>
              <w:rFonts w:ascii="Times" w:hAnsi="Times" w:cs="Times"/>
              <w:noProof/>
            </w:rPr>
            <w:t>[42]</w:t>
          </w:r>
          <w:r w:rsidR="0045473B">
            <w:rPr>
              <w:rFonts w:ascii="Times" w:hAnsi="Times" w:cs="Times"/>
              <w:bCs/>
            </w:rPr>
            <w:fldChar w:fldCharType="end"/>
          </w:r>
        </w:sdtContent>
      </w:sdt>
      <w:r w:rsidR="0045473B">
        <w:rPr>
          <w:rFonts w:ascii="Times" w:hAnsi="Times" w:cs="Times"/>
          <w:bCs/>
        </w:rPr>
        <w:t xml:space="preserve">. </w:t>
      </w:r>
    </w:p>
    <w:p w14:paraId="6F2A6196" w14:textId="4CC2D806" w:rsidR="00F613C5" w:rsidRDefault="00F613C5" w:rsidP="0045473B">
      <w:pPr>
        <w:pStyle w:val="Teaser"/>
        <w:jc w:val="both"/>
        <w:rPr>
          <w:rFonts w:ascii="Times" w:hAnsi="Times" w:cs="Times"/>
          <w:bCs/>
        </w:rPr>
      </w:pPr>
    </w:p>
    <w:p w14:paraId="401CA832" w14:textId="49B9EF8D" w:rsidR="00F613C5" w:rsidRDefault="00F613C5" w:rsidP="00F613C5">
      <w:pPr>
        <w:pStyle w:val="Teaser"/>
        <w:jc w:val="both"/>
        <w:rPr>
          <w:rFonts w:ascii="Times" w:hAnsi="Times" w:cs="Times"/>
          <w:bCs/>
        </w:rPr>
      </w:pPr>
      <w:r>
        <w:rPr>
          <w:rFonts w:ascii="Times" w:hAnsi="Times" w:cs="Times"/>
          <w:bCs/>
        </w:rPr>
        <w:t xml:space="preserve">It is reported that in countries such as USA, China, South Africa, and India, where the public sector has </w:t>
      </w:r>
      <w:r w:rsidR="00372EF3">
        <w:rPr>
          <w:rFonts w:ascii="Times" w:hAnsi="Times" w:cs="Times"/>
          <w:bCs/>
        </w:rPr>
        <w:t>cooperated with the</w:t>
      </w:r>
      <w:r>
        <w:rPr>
          <w:rFonts w:ascii="Times" w:hAnsi="Times" w:cs="Times"/>
          <w:bCs/>
        </w:rPr>
        <w:t xml:space="preserve"> private sector, there tends to be higher amounts of investment</w:t>
      </w:r>
      <w:r w:rsidRPr="00F44D3D">
        <w:rPr>
          <w:rFonts w:ascii="Times" w:hAnsi="Times" w:cs="Times"/>
          <w:bCs/>
        </w:rPr>
        <w:t xml:space="preserve"> </w:t>
      </w:r>
      <w:sdt>
        <w:sdtPr>
          <w:rPr>
            <w:rFonts w:ascii="Times" w:hAnsi="Times" w:cs="Times"/>
            <w:bCs/>
          </w:rPr>
          <w:id w:val="1636988694"/>
          <w:citation/>
        </w:sdtPr>
        <w:sdtEndPr/>
        <w:sdtContent>
          <w:r>
            <w:rPr>
              <w:rFonts w:ascii="Times" w:hAnsi="Times" w:cs="Times"/>
              <w:bCs/>
            </w:rPr>
            <w:fldChar w:fldCharType="begin"/>
          </w:r>
          <w:r>
            <w:rPr>
              <w:rFonts w:ascii="Times" w:hAnsi="Times" w:cs="Times"/>
              <w:bCs/>
            </w:rPr>
            <w:instrText xml:space="preserve"> CITATION Ced17 \l 1033 </w:instrText>
          </w:r>
          <w:r>
            <w:rPr>
              <w:rFonts w:ascii="Times" w:hAnsi="Times" w:cs="Times"/>
              <w:bCs/>
            </w:rPr>
            <w:fldChar w:fldCharType="separate"/>
          </w:r>
          <w:r w:rsidR="006C2BBA" w:rsidRPr="006C2BBA">
            <w:rPr>
              <w:rFonts w:ascii="Times" w:hAnsi="Times" w:cs="Times"/>
              <w:noProof/>
            </w:rPr>
            <w:t>[43]</w:t>
          </w:r>
          <w:r>
            <w:rPr>
              <w:rFonts w:ascii="Times" w:hAnsi="Times" w:cs="Times"/>
              <w:bCs/>
            </w:rPr>
            <w:fldChar w:fldCharType="end"/>
          </w:r>
        </w:sdtContent>
      </w:sdt>
      <w:r>
        <w:rPr>
          <w:rFonts w:ascii="Times" w:hAnsi="Times" w:cs="Times"/>
          <w:bCs/>
        </w:rPr>
        <w:t xml:space="preserve">. This correlation is because investors perceive less (regulatory) risk </w:t>
      </w:r>
      <w:sdt>
        <w:sdtPr>
          <w:rPr>
            <w:rFonts w:ascii="Times" w:hAnsi="Times" w:cs="Times"/>
            <w:bCs/>
          </w:rPr>
          <w:id w:val="-954704857"/>
          <w:citation/>
        </w:sdtPr>
        <w:sdtEndPr/>
        <w:sdtContent>
          <w:r>
            <w:rPr>
              <w:rFonts w:ascii="Times" w:hAnsi="Times" w:cs="Times"/>
              <w:bCs/>
            </w:rPr>
            <w:fldChar w:fldCharType="begin"/>
          </w:r>
          <w:r>
            <w:rPr>
              <w:rFonts w:ascii="Times" w:hAnsi="Times" w:cs="Times"/>
              <w:bCs/>
            </w:rPr>
            <w:instrText xml:space="preserve"> CITATION Jag08 \l 1033 </w:instrText>
          </w:r>
          <w:r>
            <w:rPr>
              <w:rFonts w:ascii="Times" w:hAnsi="Times" w:cs="Times"/>
              <w:bCs/>
            </w:rPr>
            <w:fldChar w:fldCharType="separate"/>
          </w:r>
          <w:r w:rsidR="006C2BBA" w:rsidRPr="006C2BBA">
            <w:rPr>
              <w:rFonts w:ascii="Times" w:hAnsi="Times" w:cs="Times"/>
              <w:noProof/>
            </w:rPr>
            <w:t>[44]</w:t>
          </w:r>
          <w:r>
            <w:rPr>
              <w:rFonts w:ascii="Times" w:hAnsi="Times" w:cs="Times"/>
              <w:bCs/>
            </w:rPr>
            <w:fldChar w:fldCharType="end"/>
          </w:r>
        </w:sdtContent>
      </w:sdt>
      <w:r>
        <w:rPr>
          <w:rFonts w:ascii="Times" w:hAnsi="Times" w:cs="Times"/>
          <w:bCs/>
        </w:rPr>
        <w:t xml:space="preserve">. As noted by </w:t>
      </w:r>
      <w:r w:rsidRPr="00F44D3D">
        <w:rPr>
          <w:rFonts w:ascii="Times" w:hAnsi="Times" w:cs="Times"/>
          <w:noProof/>
        </w:rPr>
        <w:t>Langniss</w:t>
      </w:r>
      <w:r>
        <w:rPr>
          <w:rFonts w:ascii="Times" w:hAnsi="Times" w:cs="Times"/>
          <w:noProof/>
        </w:rPr>
        <w:t xml:space="preserve"> et al </w:t>
      </w:r>
      <w:sdt>
        <w:sdtPr>
          <w:rPr>
            <w:rFonts w:ascii="Times" w:hAnsi="Times" w:cs="Times"/>
            <w:noProof/>
          </w:rPr>
          <w:id w:val="542411994"/>
          <w:citation/>
        </w:sdtPr>
        <w:sdtEndPr/>
        <w:sdtContent>
          <w:r>
            <w:rPr>
              <w:rFonts w:ascii="Times" w:hAnsi="Times" w:cs="Times"/>
              <w:noProof/>
            </w:rPr>
            <w:fldChar w:fldCharType="begin"/>
          </w:r>
          <w:r w:rsidR="0014257F">
            <w:rPr>
              <w:rFonts w:ascii="Times" w:hAnsi="Times" w:cs="Times"/>
              <w:noProof/>
            </w:rPr>
            <w:instrText xml:space="preserve">CITATION Placeholder1 \l 1033 </w:instrText>
          </w:r>
          <w:r>
            <w:rPr>
              <w:rFonts w:ascii="Times" w:hAnsi="Times" w:cs="Times"/>
              <w:noProof/>
            </w:rPr>
            <w:fldChar w:fldCharType="separate"/>
          </w:r>
          <w:r w:rsidR="006C2BBA" w:rsidRPr="006C2BBA">
            <w:rPr>
              <w:rFonts w:ascii="Times" w:hAnsi="Times" w:cs="Times"/>
              <w:noProof/>
            </w:rPr>
            <w:t>[45]</w:t>
          </w:r>
          <w:r>
            <w:rPr>
              <w:rFonts w:ascii="Times" w:hAnsi="Times" w:cs="Times"/>
              <w:noProof/>
            </w:rPr>
            <w:fldChar w:fldCharType="end"/>
          </w:r>
        </w:sdtContent>
      </w:sdt>
      <w:r>
        <w:rPr>
          <w:rFonts w:ascii="Times" w:hAnsi="Times" w:cs="Times"/>
          <w:noProof/>
        </w:rPr>
        <w:t>,</w:t>
      </w:r>
      <w:r>
        <w:rPr>
          <w:rFonts w:ascii="Times" w:hAnsi="Times" w:cs="Times"/>
          <w:bCs/>
        </w:rPr>
        <w:t xml:space="preserve"> “mitigating risk is certainly an alternative to raising the level of compensation”. Thus, investor perceptions and confidence of the risks involved </w:t>
      </w:r>
      <w:r w:rsidR="00372EF3">
        <w:rPr>
          <w:rFonts w:ascii="Times" w:hAnsi="Times" w:cs="Times"/>
          <w:bCs/>
        </w:rPr>
        <w:t>are</w:t>
      </w:r>
      <w:r>
        <w:rPr>
          <w:rFonts w:ascii="Times" w:hAnsi="Times" w:cs="Times"/>
          <w:bCs/>
        </w:rPr>
        <w:t xml:space="preserve"> important to the </w:t>
      </w:r>
      <w:r w:rsidR="00372EF3">
        <w:rPr>
          <w:rFonts w:ascii="Times" w:hAnsi="Times" w:cs="Times"/>
          <w:bCs/>
        </w:rPr>
        <w:t>success of</w:t>
      </w:r>
      <w:r>
        <w:rPr>
          <w:rFonts w:ascii="Times" w:hAnsi="Times" w:cs="Times"/>
          <w:bCs/>
        </w:rPr>
        <w:t xml:space="preserve"> a project.</w:t>
      </w:r>
    </w:p>
    <w:p w14:paraId="21E92804" w14:textId="7D897453" w:rsidR="0045473B" w:rsidRDefault="0045473B" w:rsidP="0084087F">
      <w:pPr>
        <w:pStyle w:val="Teaser"/>
        <w:jc w:val="both"/>
        <w:rPr>
          <w:rFonts w:ascii="Times" w:hAnsi="Times" w:cs="Times"/>
        </w:rPr>
      </w:pPr>
    </w:p>
    <w:p w14:paraId="583FEDB2" w14:textId="369AB786" w:rsidR="00AE03C2" w:rsidRPr="00AE03C2" w:rsidRDefault="00AE03C2" w:rsidP="0045473B">
      <w:pPr>
        <w:pStyle w:val="Teaser"/>
        <w:jc w:val="both"/>
        <w:rPr>
          <w:ins w:id="142" w:author="# JANINE NG YOU EN (UC-FT)" w:date="2022-06-30T08:13:00Z"/>
          <w:rFonts w:ascii="Times" w:hAnsi="Times" w:cs="Times"/>
          <w:bCs/>
        </w:rPr>
      </w:pPr>
      <w:ins w:id="143" w:author="# JANINE NG YOU EN (UC-FT)" w:date="2022-06-30T08:13:00Z">
        <w:r w:rsidRPr="00AE03C2">
          <w:rPr>
            <w:b/>
            <w:bCs/>
          </w:rPr>
          <w:t xml:space="preserve">3.3 </w:t>
        </w:r>
      </w:ins>
      <w:r w:rsidR="0045473B" w:rsidRPr="00AE03C2">
        <w:rPr>
          <w:b/>
          <w:bCs/>
        </w:rPr>
        <w:t>Community (Support/ Involvement)</w:t>
      </w:r>
      <w:del w:id="144" w:author="# JANINE NG YOU EN (UC-FT)" w:date="2022-06-30T08:13:00Z">
        <w:r w:rsidR="0045473B" w:rsidRPr="00AE03C2" w:rsidDel="00AE03C2">
          <w:rPr>
            <w:b/>
            <w:bCs/>
          </w:rPr>
          <w:delText>:</w:delText>
        </w:r>
      </w:del>
      <w:r w:rsidR="0045473B" w:rsidRPr="00AE03C2">
        <w:rPr>
          <w:rFonts w:ascii="Times" w:hAnsi="Times" w:cs="Times"/>
          <w:bCs/>
        </w:rPr>
        <w:t xml:space="preserve"> </w:t>
      </w:r>
    </w:p>
    <w:p w14:paraId="54896C1D" w14:textId="47F91B5A" w:rsidR="0045473B" w:rsidRDefault="0045473B" w:rsidP="0045473B">
      <w:pPr>
        <w:pStyle w:val="Teaser"/>
        <w:jc w:val="both"/>
        <w:rPr>
          <w:rFonts w:ascii="Times" w:hAnsi="Times" w:cs="Times"/>
          <w:bCs/>
        </w:rPr>
      </w:pPr>
      <w:r>
        <w:rPr>
          <w:rFonts w:ascii="Times" w:hAnsi="Times" w:cs="Times"/>
          <w:bCs/>
        </w:rPr>
        <w:t xml:space="preserve">The articles </w:t>
      </w:r>
      <w:proofErr w:type="spellStart"/>
      <w:r>
        <w:rPr>
          <w:rFonts w:ascii="Times" w:hAnsi="Times" w:cs="Times"/>
          <w:bCs/>
        </w:rPr>
        <w:t>analysed</w:t>
      </w:r>
      <w:proofErr w:type="spellEnd"/>
      <w:r>
        <w:rPr>
          <w:rFonts w:ascii="Times" w:hAnsi="Times" w:cs="Times"/>
          <w:bCs/>
        </w:rPr>
        <w:t xml:space="preserve"> in this study point to community participation as </w:t>
      </w:r>
      <w:r w:rsidR="00372EF3">
        <w:rPr>
          <w:rFonts w:ascii="Times" w:hAnsi="Times" w:cs="Times"/>
          <w:bCs/>
        </w:rPr>
        <w:t>one of the key factors</w:t>
      </w:r>
      <w:r>
        <w:rPr>
          <w:rFonts w:ascii="Times" w:hAnsi="Times" w:cs="Times"/>
          <w:bCs/>
        </w:rPr>
        <w:t xml:space="preserve"> in project </w:t>
      </w:r>
      <w:r w:rsidR="00C9652B">
        <w:rPr>
          <w:rFonts w:ascii="Times" w:hAnsi="Times" w:cs="Times"/>
          <w:bCs/>
        </w:rPr>
        <w:t>growth</w:t>
      </w:r>
      <w:r>
        <w:rPr>
          <w:rFonts w:ascii="Times" w:hAnsi="Times" w:cs="Times"/>
          <w:bCs/>
        </w:rPr>
        <w:t xml:space="preserve">. </w:t>
      </w:r>
      <w:r w:rsidR="00266308">
        <w:rPr>
          <w:rFonts w:ascii="Times" w:hAnsi="Times" w:cs="Times"/>
          <w:bCs/>
        </w:rPr>
        <w:t>From the text present in the studied articles, we learn that t</w:t>
      </w:r>
      <w:r w:rsidRPr="005B2A61">
        <w:rPr>
          <w:rFonts w:ascii="Times" w:hAnsi="Times" w:cs="Times"/>
          <w:bCs/>
        </w:rPr>
        <w:t xml:space="preserve">raditional top-down executive-run projects </w:t>
      </w:r>
      <w:r w:rsidR="00266308">
        <w:rPr>
          <w:rFonts w:ascii="Times" w:hAnsi="Times" w:cs="Times"/>
          <w:bCs/>
        </w:rPr>
        <w:t>can be</w:t>
      </w:r>
      <w:r w:rsidRPr="005B2A61">
        <w:rPr>
          <w:rFonts w:ascii="Times" w:hAnsi="Times" w:cs="Times"/>
          <w:bCs/>
        </w:rPr>
        <w:t xml:space="preserve"> less effective</w:t>
      </w:r>
      <w:r w:rsidR="00266308">
        <w:rPr>
          <w:rFonts w:ascii="Times" w:hAnsi="Times" w:cs="Times"/>
          <w:bCs/>
        </w:rPr>
        <w:t>,</w:t>
      </w:r>
      <w:r w:rsidRPr="005B2A61">
        <w:rPr>
          <w:rFonts w:ascii="Times" w:hAnsi="Times" w:cs="Times"/>
          <w:bCs/>
        </w:rPr>
        <w:t xml:space="preserve"> due to their inability to identify and meet the community’s needs. </w:t>
      </w:r>
      <w:r>
        <w:rPr>
          <w:rFonts w:ascii="Times" w:hAnsi="Times" w:cs="Times"/>
          <w:bCs/>
        </w:rPr>
        <w:t>Two examples of how c</w:t>
      </w:r>
      <w:r w:rsidRPr="005B2A61">
        <w:rPr>
          <w:rFonts w:ascii="Times" w:hAnsi="Times" w:cs="Times"/>
          <w:bCs/>
        </w:rPr>
        <w:t xml:space="preserve">ollaborative approaches </w:t>
      </w:r>
      <w:r>
        <w:rPr>
          <w:rFonts w:ascii="Times" w:hAnsi="Times" w:cs="Times"/>
          <w:bCs/>
        </w:rPr>
        <w:t>to</w:t>
      </w:r>
      <w:r w:rsidRPr="005B2A61">
        <w:rPr>
          <w:rFonts w:ascii="Times" w:hAnsi="Times" w:cs="Times"/>
          <w:bCs/>
        </w:rPr>
        <w:t xml:space="preserve"> decision making </w:t>
      </w:r>
      <w:r>
        <w:rPr>
          <w:rFonts w:ascii="Times" w:hAnsi="Times" w:cs="Times"/>
          <w:bCs/>
        </w:rPr>
        <w:t>are</w:t>
      </w:r>
      <w:r w:rsidRPr="005B2A61">
        <w:rPr>
          <w:rFonts w:ascii="Times" w:hAnsi="Times" w:cs="Times"/>
          <w:bCs/>
        </w:rPr>
        <w:t xml:space="preserve"> effective </w:t>
      </w:r>
      <w:r>
        <w:rPr>
          <w:rFonts w:ascii="Times" w:hAnsi="Times" w:cs="Times"/>
          <w:bCs/>
        </w:rPr>
        <w:t xml:space="preserve">would be from </w:t>
      </w:r>
      <w:r w:rsidRPr="005B2A61">
        <w:rPr>
          <w:rFonts w:ascii="Times" w:hAnsi="Times" w:cs="Times"/>
          <w:bCs/>
        </w:rPr>
        <w:t xml:space="preserve">Nepal </w:t>
      </w:r>
      <w:sdt>
        <w:sdtPr>
          <w:rPr>
            <w:rFonts w:ascii="Times" w:hAnsi="Times" w:cs="Times"/>
            <w:bCs/>
          </w:rPr>
          <w:id w:val="1301341326"/>
          <w:citation/>
        </w:sdtPr>
        <w:sdtEndPr/>
        <w:sdtContent>
          <w:r>
            <w:rPr>
              <w:rFonts w:ascii="Times" w:hAnsi="Times" w:cs="Times"/>
              <w:bCs/>
            </w:rPr>
            <w:fldChar w:fldCharType="begin"/>
          </w:r>
          <w:r>
            <w:rPr>
              <w:rFonts w:ascii="Times" w:hAnsi="Times" w:cs="Times"/>
              <w:bCs/>
            </w:rPr>
            <w:instrText xml:space="preserve"> CITATION But21 \l 1033 </w:instrText>
          </w:r>
          <w:r>
            <w:rPr>
              <w:rFonts w:ascii="Times" w:hAnsi="Times" w:cs="Times"/>
              <w:bCs/>
            </w:rPr>
            <w:fldChar w:fldCharType="separate"/>
          </w:r>
          <w:r w:rsidR="006C2BBA" w:rsidRPr="006C2BBA">
            <w:rPr>
              <w:rFonts w:ascii="Times" w:hAnsi="Times" w:cs="Times"/>
              <w:noProof/>
            </w:rPr>
            <w:t>[46]</w:t>
          </w:r>
          <w:r>
            <w:rPr>
              <w:rFonts w:ascii="Times" w:hAnsi="Times" w:cs="Times"/>
              <w:bCs/>
            </w:rPr>
            <w:fldChar w:fldCharType="end"/>
          </w:r>
        </w:sdtContent>
      </w:sdt>
      <w:r>
        <w:rPr>
          <w:rFonts w:ascii="Times" w:hAnsi="Times" w:cs="Times"/>
          <w:bCs/>
        </w:rPr>
        <w:t xml:space="preserve"> </w:t>
      </w:r>
      <w:r w:rsidRPr="005B2A61">
        <w:rPr>
          <w:rFonts w:ascii="Times" w:hAnsi="Times" w:cs="Times"/>
          <w:bCs/>
        </w:rPr>
        <w:t>and rural areas in Indonesia</w:t>
      </w:r>
      <w:r>
        <w:rPr>
          <w:rFonts w:ascii="Times" w:hAnsi="Times" w:cs="Times"/>
          <w:bCs/>
        </w:rPr>
        <w:t xml:space="preserve"> </w:t>
      </w:r>
      <w:sdt>
        <w:sdtPr>
          <w:rPr>
            <w:rFonts w:ascii="Times" w:hAnsi="Times" w:cs="Times"/>
            <w:bCs/>
          </w:rPr>
          <w:id w:val="2140524425"/>
          <w:citation/>
        </w:sdtPr>
        <w:sdtEndPr/>
        <w:sdtContent>
          <w:r>
            <w:rPr>
              <w:rFonts w:ascii="Times" w:hAnsi="Times" w:cs="Times"/>
              <w:bCs/>
            </w:rPr>
            <w:fldChar w:fldCharType="begin"/>
          </w:r>
          <w:r>
            <w:rPr>
              <w:rFonts w:ascii="Times" w:hAnsi="Times" w:cs="Times"/>
              <w:bCs/>
            </w:rPr>
            <w:instrText xml:space="preserve"> CITATION Her17 \l 1033 </w:instrText>
          </w:r>
          <w:r>
            <w:rPr>
              <w:rFonts w:ascii="Times" w:hAnsi="Times" w:cs="Times"/>
              <w:bCs/>
            </w:rPr>
            <w:fldChar w:fldCharType="separate"/>
          </w:r>
          <w:r w:rsidR="006C2BBA" w:rsidRPr="006C2BBA">
            <w:rPr>
              <w:rFonts w:ascii="Times" w:hAnsi="Times" w:cs="Times"/>
              <w:noProof/>
            </w:rPr>
            <w:t>[47]</w:t>
          </w:r>
          <w:r>
            <w:rPr>
              <w:rFonts w:ascii="Times" w:hAnsi="Times" w:cs="Times"/>
              <w:bCs/>
            </w:rPr>
            <w:fldChar w:fldCharType="end"/>
          </w:r>
        </w:sdtContent>
      </w:sdt>
      <w:r>
        <w:rPr>
          <w:rFonts w:ascii="Times" w:hAnsi="Times" w:cs="Times"/>
          <w:bCs/>
        </w:rPr>
        <w:t xml:space="preserve">. In both cases, we learn that </w:t>
      </w:r>
      <w:r w:rsidRPr="00B229D5">
        <w:rPr>
          <w:rFonts w:ascii="Times" w:hAnsi="Times" w:cs="Times"/>
          <w:bCs/>
        </w:rPr>
        <w:t>active participation and collaboration ha</w:t>
      </w:r>
      <w:r>
        <w:rPr>
          <w:rFonts w:ascii="Times" w:hAnsi="Times" w:cs="Times"/>
          <w:bCs/>
        </w:rPr>
        <w:t xml:space="preserve">s </w:t>
      </w:r>
      <w:r w:rsidRPr="00B229D5">
        <w:rPr>
          <w:rFonts w:ascii="Times" w:hAnsi="Times" w:cs="Times"/>
          <w:bCs/>
        </w:rPr>
        <w:t>promoted positive engagement</w:t>
      </w:r>
      <w:r>
        <w:rPr>
          <w:rFonts w:ascii="Times" w:hAnsi="Times" w:cs="Times"/>
          <w:bCs/>
        </w:rPr>
        <w:t xml:space="preserve"> (with the authorities and private sector), a </w:t>
      </w:r>
      <w:r w:rsidRPr="00BB0173">
        <w:rPr>
          <w:color w:val="282829"/>
          <w:shd w:val="clear" w:color="auto" w:fill="FFFFFF"/>
        </w:rPr>
        <w:t xml:space="preserve">greater sense of ownership </w:t>
      </w:r>
      <w:r>
        <w:rPr>
          <w:color w:val="282829"/>
          <w:shd w:val="clear" w:color="auto" w:fill="FFFFFF"/>
        </w:rPr>
        <w:t>from</w:t>
      </w:r>
      <w:r w:rsidRPr="00BB0173">
        <w:rPr>
          <w:color w:val="282829"/>
          <w:shd w:val="clear" w:color="auto" w:fill="FFFFFF"/>
        </w:rPr>
        <w:t xml:space="preserve"> the community</w:t>
      </w:r>
      <w:r>
        <w:rPr>
          <w:color w:val="282829"/>
          <w:shd w:val="clear" w:color="auto" w:fill="FFFFFF"/>
        </w:rPr>
        <w:t xml:space="preserve"> (resulting in increasing</w:t>
      </w:r>
      <w:r w:rsidRPr="00BB0173">
        <w:rPr>
          <w:color w:val="282829"/>
          <w:shd w:val="clear" w:color="auto" w:fill="FFFFFF"/>
        </w:rPr>
        <w:t xml:space="preserve"> acceptance and </w:t>
      </w:r>
      <w:proofErr w:type="spellStart"/>
      <w:r w:rsidRPr="00BB0173">
        <w:rPr>
          <w:color w:val="282829"/>
          <w:shd w:val="clear" w:color="auto" w:fill="FFFFFF"/>
        </w:rPr>
        <w:t>utilisation</w:t>
      </w:r>
      <w:proofErr w:type="spellEnd"/>
      <w:r w:rsidRPr="00BB0173">
        <w:rPr>
          <w:color w:val="282829"/>
          <w:shd w:val="clear" w:color="auto" w:fill="FFFFFF"/>
        </w:rPr>
        <w:t xml:space="preserve"> of the solution</w:t>
      </w:r>
      <w:r>
        <w:rPr>
          <w:color w:val="282829"/>
          <w:shd w:val="clear" w:color="auto" w:fill="FFFFFF"/>
        </w:rPr>
        <w:t>), improved livelihoods,</w:t>
      </w:r>
      <w:r w:rsidRPr="00B229D5">
        <w:rPr>
          <w:rFonts w:ascii="Times" w:hAnsi="Times" w:cs="Times"/>
          <w:bCs/>
        </w:rPr>
        <w:t xml:space="preserve"> </w:t>
      </w:r>
      <w:r>
        <w:rPr>
          <w:rFonts w:ascii="Times" w:hAnsi="Times" w:cs="Times"/>
          <w:bCs/>
        </w:rPr>
        <w:t xml:space="preserve">and has provided alternative perspectives (local knowledge) </w:t>
      </w:r>
      <w:r w:rsidRPr="00B229D5">
        <w:rPr>
          <w:rFonts w:ascii="Times" w:hAnsi="Times" w:cs="Times"/>
          <w:bCs/>
        </w:rPr>
        <w:t xml:space="preserve">which resulted in </w:t>
      </w:r>
      <w:r>
        <w:rPr>
          <w:rFonts w:ascii="Times" w:hAnsi="Times" w:cs="Times"/>
          <w:bCs/>
        </w:rPr>
        <w:t>timely</w:t>
      </w:r>
      <w:r w:rsidRPr="00B229D5">
        <w:rPr>
          <w:rFonts w:ascii="Times" w:hAnsi="Times" w:cs="Times"/>
          <w:bCs/>
        </w:rPr>
        <w:t xml:space="preserve"> completion of the project</w:t>
      </w:r>
      <w:r>
        <w:rPr>
          <w:rFonts w:ascii="Times" w:hAnsi="Times" w:cs="Times"/>
          <w:bCs/>
        </w:rPr>
        <w:t xml:space="preserve">. </w:t>
      </w:r>
      <w:r w:rsidR="001073FE">
        <w:rPr>
          <w:rFonts w:ascii="Times" w:hAnsi="Times" w:cs="Times"/>
          <w:bCs/>
        </w:rPr>
        <w:t>The local community is provided opportunities in the form of job security and leadership in said projects as well.</w:t>
      </w:r>
    </w:p>
    <w:p w14:paraId="370585D4" w14:textId="77777777" w:rsidR="0045473B" w:rsidRDefault="0045473B" w:rsidP="0045473B">
      <w:pPr>
        <w:pStyle w:val="Teaser"/>
        <w:jc w:val="both"/>
        <w:rPr>
          <w:rFonts w:ascii="Times" w:hAnsi="Times" w:cs="Times"/>
          <w:bCs/>
        </w:rPr>
      </w:pPr>
    </w:p>
    <w:p w14:paraId="1D9C5D00" w14:textId="1CDE81F0" w:rsidR="00D505BC" w:rsidRDefault="00D505BC" w:rsidP="0045473B">
      <w:pPr>
        <w:pStyle w:val="Teaser"/>
        <w:jc w:val="both"/>
        <w:rPr>
          <w:rFonts w:ascii="Times" w:hAnsi="Times" w:cs="Times"/>
          <w:bCs/>
        </w:rPr>
      </w:pPr>
      <w:r>
        <w:rPr>
          <w:rFonts w:ascii="Times" w:hAnsi="Times" w:cs="Times"/>
          <w:bCs/>
        </w:rPr>
        <w:t xml:space="preserve">Our studies also </w:t>
      </w:r>
      <w:r w:rsidR="00695278">
        <w:rPr>
          <w:rFonts w:ascii="Times" w:hAnsi="Times" w:cs="Times"/>
          <w:bCs/>
        </w:rPr>
        <w:t>point</w:t>
      </w:r>
      <w:r>
        <w:rPr>
          <w:rFonts w:ascii="Times" w:hAnsi="Times" w:cs="Times"/>
          <w:bCs/>
        </w:rPr>
        <w:t xml:space="preserve"> to</w:t>
      </w:r>
      <w:r w:rsidR="0045473B">
        <w:rPr>
          <w:rFonts w:ascii="Times" w:hAnsi="Times" w:cs="Times"/>
          <w:bCs/>
        </w:rPr>
        <w:t xml:space="preserve"> promising </w:t>
      </w:r>
      <w:r>
        <w:rPr>
          <w:rFonts w:ascii="Times" w:hAnsi="Times" w:cs="Times"/>
          <w:bCs/>
        </w:rPr>
        <w:t>RE</w:t>
      </w:r>
      <w:r w:rsidR="0045473B">
        <w:rPr>
          <w:rFonts w:ascii="Times" w:hAnsi="Times" w:cs="Times"/>
          <w:bCs/>
        </w:rPr>
        <w:t xml:space="preserve"> initiatives fail</w:t>
      </w:r>
      <w:r>
        <w:rPr>
          <w:rFonts w:ascii="Times" w:hAnsi="Times" w:cs="Times"/>
          <w:bCs/>
        </w:rPr>
        <w:t>ing</w:t>
      </w:r>
      <w:r w:rsidR="00695278">
        <w:rPr>
          <w:rFonts w:ascii="Times" w:hAnsi="Times" w:cs="Times"/>
          <w:bCs/>
        </w:rPr>
        <w:t>,</w:t>
      </w:r>
      <w:r w:rsidR="0045473B">
        <w:rPr>
          <w:rFonts w:ascii="Times" w:hAnsi="Times" w:cs="Times"/>
          <w:bCs/>
        </w:rPr>
        <w:t xml:space="preserve"> due to community </w:t>
      </w:r>
      <w:r>
        <w:rPr>
          <w:rFonts w:ascii="Times" w:hAnsi="Times" w:cs="Times"/>
          <w:bCs/>
        </w:rPr>
        <w:t>dis</w:t>
      </w:r>
      <w:r w:rsidR="0045473B">
        <w:rPr>
          <w:rFonts w:ascii="Times" w:hAnsi="Times" w:cs="Times"/>
          <w:bCs/>
        </w:rPr>
        <w:t xml:space="preserve">approval. </w:t>
      </w:r>
      <w:r>
        <w:rPr>
          <w:rFonts w:ascii="Times" w:hAnsi="Times" w:cs="Times"/>
          <w:bCs/>
        </w:rPr>
        <w:t>I</w:t>
      </w:r>
      <w:r w:rsidR="0045473B">
        <w:rPr>
          <w:rFonts w:ascii="Times" w:hAnsi="Times" w:cs="Times"/>
          <w:bCs/>
        </w:rPr>
        <w:t>n Ontario</w:t>
      </w:r>
      <w:r>
        <w:rPr>
          <w:rFonts w:ascii="Times" w:hAnsi="Times" w:cs="Times"/>
          <w:bCs/>
        </w:rPr>
        <w:t>,</w:t>
      </w:r>
      <w:r w:rsidR="0045473B">
        <w:rPr>
          <w:rFonts w:ascii="Times" w:hAnsi="Times" w:cs="Times"/>
          <w:bCs/>
        </w:rPr>
        <w:t xml:space="preserve"> Canada, wind project</w:t>
      </w:r>
      <w:r>
        <w:rPr>
          <w:rFonts w:ascii="Times" w:hAnsi="Times" w:cs="Times"/>
          <w:bCs/>
        </w:rPr>
        <w:t xml:space="preserve"> success</w:t>
      </w:r>
      <w:r w:rsidR="0045473B">
        <w:rPr>
          <w:rFonts w:ascii="Times" w:hAnsi="Times" w:cs="Times"/>
          <w:bCs/>
        </w:rPr>
        <w:t xml:space="preserve"> </w:t>
      </w:r>
      <w:r>
        <w:rPr>
          <w:rFonts w:ascii="Times" w:hAnsi="Times" w:cs="Times"/>
          <w:bCs/>
        </w:rPr>
        <w:t>is</w:t>
      </w:r>
      <w:r w:rsidR="0045473B">
        <w:rPr>
          <w:rFonts w:ascii="Times" w:hAnsi="Times" w:cs="Times"/>
          <w:bCs/>
        </w:rPr>
        <w:t xml:space="preserve"> largely determined by public support</w:t>
      </w:r>
      <w:r w:rsidR="00443450">
        <w:rPr>
          <w:rFonts w:ascii="Times" w:hAnsi="Times" w:cs="Times"/>
          <w:bCs/>
        </w:rPr>
        <w:t xml:space="preserve">, and this support can be lacking because of fears </w:t>
      </w:r>
      <w:r w:rsidR="00695278">
        <w:rPr>
          <w:rFonts w:ascii="Times" w:hAnsi="Times" w:cs="Times"/>
          <w:bCs/>
        </w:rPr>
        <w:t xml:space="preserve">associated with </w:t>
      </w:r>
      <w:r w:rsidR="00443450">
        <w:rPr>
          <w:rFonts w:ascii="Times" w:hAnsi="Times" w:cs="Times"/>
          <w:bCs/>
        </w:rPr>
        <w:t>property values being negatively impacted by wind turbine</w:t>
      </w:r>
      <w:r w:rsidR="00695278">
        <w:rPr>
          <w:rFonts w:ascii="Times" w:hAnsi="Times" w:cs="Times"/>
          <w:bCs/>
        </w:rPr>
        <w:t xml:space="preserve"> locale. Another community level grouse</w:t>
      </w:r>
      <w:r w:rsidR="00443450">
        <w:rPr>
          <w:rFonts w:ascii="Times" w:hAnsi="Times" w:cs="Times"/>
          <w:bCs/>
        </w:rPr>
        <w:t xml:space="preserve"> </w:t>
      </w:r>
      <w:r w:rsidR="00695278">
        <w:rPr>
          <w:rFonts w:ascii="Times" w:hAnsi="Times" w:cs="Times"/>
          <w:bCs/>
        </w:rPr>
        <w:t>is the view that</w:t>
      </w:r>
      <w:r w:rsidR="00443450">
        <w:rPr>
          <w:rFonts w:ascii="Times" w:hAnsi="Times" w:cs="Times"/>
          <w:bCs/>
        </w:rPr>
        <w:t xml:space="preserve"> </w:t>
      </w:r>
      <w:r w:rsidR="00695278">
        <w:rPr>
          <w:rFonts w:ascii="Times" w:hAnsi="Times" w:cs="Times"/>
          <w:bCs/>
        </w:rPr>
        <w:t>there is</w:t>
      </w:r>
      <w:r w:rsidR="00443450">
        <w:rPr>
          <w:rFonts w:ascii="Times" w:hAnsi="Times" w:cs="Times"/>
          <w:bCs/>
        </w:rPr>
        <w:t xml:space="preserve"> unequal compensation</w:t>
      </w:r>
      <w:r w:rsidR="00695278">
        <w:rPr>
          <w:rFonts w:ascii="Times" w:hAnsi="Times" w:cs="Times"/>
          <w:bCs/>
        </w:rPr>
        <w:t xml:space="preserve"> and inequitable distribution of income from energy producers, who compensate </w:t>
      </w:r>
      <w:r w:rsidR="00B13C22">
        <w:rPr>
          <w:rFonts w:ascii="Times" w:hAnsi="Times" w:cs="Times"/>
          <w:bCs/>
        </w:rPr>
        <w:t>landowners</w:t>
      </w:r>
      <w:r w:rsidR="00695278">
        <w:rPr>
          <w:rFonts w:ascii="Times" w:hAnsi="Times" w:cs="Times"/>
          <w:bCs/>
        </w:rPr>
        <w:t>, and not the remaining (inconvenienced) members of the community</w:t>
      </w:r>
      <w:sdt>
        <w:sdtPr>
          <w:rPr>
            <w:rFonts w:ascii="Times" w:hAnsi="Times" w:cs="Times"/>
            <w:bCs/>
          </w:rPr>
          <w:id w:val="799426249"/>
          <w:citation/>
        </w:sdtPr>
        <w:sdtEndPr/>
        <w:sdtContent>
          <w:r w:rsidR="00443450">
            <w:rPr>
              <w:rFonts w:ascii="Times" w:hAnsi="Times" w:cs="Times"/>
              <w:bCs/>
            </w:rPr>
            <w:fldChar w:fldCharType="begin"/>
          </w:r>
          <w:r w:rsidR="00443450">
            <w:rPr>
              <w:rFonts w:ascii="Times" w:hAnsi="Times" w:cs="Times"/>
              <w:bCs/>
            </w:rPr>
            <w:instrText xml:space="preserve"> CITATION Jam16 \l 1033 </w:instrText>
          </w:r>
          <w:r w:rsidR="00443450">
            <w:rPr>
              <w:rFonts w:ascii="Times" w:hAnsi="Times" w:cs="Times"/>
              <w:bCs/>
            </w:rPr>
            <w:fldChar w:fldCharType="separate"/>
          </w:r>
          <w:r w:rsidR="006C2BBA">
            <w:rPr>
              <w:rFonts w:ascii="Times" w:hAnsi="Times" w:cs="Times"/>
              <w:bCs/>
              <w:noProof/>
            </w:rPr>
            <w:t xml:space="preserve"> </w:t>
          </w:r>
          <w:r w:rsidR="006C2BBA" w:rsidRPr="006C2BBA">
            <w:rPr>
              <w:rFonts w:ascii="Times" w:hAnsi="Times" w:cs="Times"/>
              <w:noProof/>
            </w:rPr>
            <w:t>[48]</w:t>
          </w:r>
          <w:r w:rsidR="00443450">
            <w:rPr>
              <w:rFonts w:ascii="Times" w:hAnsi="Times" w:cs="Times"/>
              <w:bCs/>
            </w:rPr>
            <w:fldChar w:fldCharType="end"/>
          </w:r>
        </w:sdtContent>
      </w:sdt>
      <w:r w:rsidR="0045473B">
        <w:rPr>
          <w:rFonts w:ascii="Times" w:hAnsi="Times" w:cs="Times"/>
          <w:bCs/>
        </w:rPr>
        <w:t xml:space="preserve">. </w:t>
      </w:r>
      <w:r>
        <w:rPr>
          <w:rFonts w:ascii="Times" w:hAnsi="Times" w:cs="Times"/>
          <w:bCs/>
        </w:rPr>
        <w:t xml:space="preserve">In the UK, a planned </w:t>
      </w:r>
      <w:r w:rsidR="0045473B">
        <w:rPr>
          <w:rFonts w:ascii="Times" w:hAnsi="Times" w:cs="Times"/>
          <w:bCs/>
        </w:rPr>
        <w:t>biomass energy development</w:t>
      </w:r>
      <w:r>
        <w:rPr>
          <w:rFonts w:ascii="Times" w:hAnsi="Times" w:cs="Times"/>
          <w:bCs/>
        </w:rPr>
        <w:t xml:space="preserve"> was</w:t>
      </w:r>
      <w:r w:rsidR="0045473B">
        <w:rPr>
          <w:rFonts w:ascii="Times" w:hAnsi="Times" w:cs="Times"/>
          <w:bCs/>
        </w:rPr>
        <w:t xml:space="preserve"> opposed</w:t>
      </w:r>
      <w:r>
        <w:rPr>
          <w:rFonts w:ascii="Times" w:hAnsi="Times" w:cs="Times"/>
          <w:bCs/>
        </w:rPr>
        <w:t xml:space="preserve"> actively by the community, for reasons like the possibility of</w:t>
      </w:r>
      <w:r w:rsidR="0045473B">
        <w:rPr>
          <w:rFonts w:ascii="Times" w:hAnsi="Times" w:cs="Times"/>
          <w:bCs/>
        </w:rPr>
        <w:t xml:space="preserve"> unpleasant smells</w:t>
      </w:r>
      <w:r>
        <w:rPr>
          <w:rFonts w:ascii="Times" w:hAnsi="Times" w:cs="Times"/>
          <w:bCs/>
        </w:rPr>
        <w:t xml:space="preserve"> and increased</w:t>
      </w:r>
      <w:r w:rsidR="0045473B">
        <w:rPr>
          <w:rFonts w:ascii="Times" w:hAnsi="Times" w:cs="Times"/>
          <w:bCs/>
        </w:rPr>
        <w:t xml:space="preserve"> noise.</w:t>
      </w:r>
      <w:r>
        <w:rPr>
          <w:rFonts w:ascii="Times" w:hAnsi="Times" w:cs="Times"/>
          <w:bCs/>
        </w:rPr>
        <w:t xml:space="preserve"> Without p</w:t>
      </w:r>
      <w:r w:rsidR="0045473B">
        <w:rPr>
          <w:rFonts w:ascii="Times" w:hAnsi="Times" w:cs="Times"/>
          <w:bCs/>
        </w:rPr>
        <w:t>ublic acceptance</w:t>
      </w:r>
      <w:r>
        <w:rPr>
          <w:rFonts w:ascii="Times" w:hAnsi="Times" w:cs="Times"/>
          <w:bCs/>
        </w:rPr>
        <w:t>,</w:t>
      </w:r>
      <w:r w:rsidR="0045473B">
        <w:rPr>
          <w:rFonts w:ascii="Times" w:hAnsi="Times" w:cs="Times"/>
          <w:bCs/>
        </w:rPr>
        <w:t xml:space="preserve"> planning permission</w:t>
      </w:r>
      <w:r>
        <w:rPr>
          <w:rFonts w:ascii="Times" w:hAnsi="Times" w:cs="Times"/>
          <w:bCs/>
        </w:rPr>
        <w:t xml:space="preserve"> was not given, effectively stonewalling the project</w:t>
      </w:r>
      <w:r w:rsidR="0045473B">
        <w:rPr>
          <w:rFonts w:ascii="Times" w:hAnsi="Times" w:cs="Times"/>
          <w:bCs/>
        </w:rPr>
        <w:t xml:space="preserve"> </w:t>
      </w:r>
      <w:sdt>
        <w:sdtPr>
          <w:rPr>
            <w:rFonts w:ascii="Times" w:hAnsi="Times" w:cs="Times"/>
            <w:bCs/>
          </w:rPr>
          <w:id w:val="1238284167"/>
          <w:citation/>
        </w:sdtPr>
        <w:sdtEndPr/>
        <w:sdtContent>
          <w:r w:rsidR="0045473B">
            <w:rPr>
              <w:rFonts w:ascii="Times" w:hAnsi="Times" w:cs="Times"/>
              <w:bCs/>
            </w:rPr>
            <w:fldChar w:fldCharType="begin"/>
          </w:r>
          <w:r w:rsidR="0045473B">
            <w:rPr>
              <w:rFonts w:ascii="Times" w:hAnsi="Times" w:cs="Times"/>
              <w:bCs/>
            </w:rPr>
            <w:instrText xml:space="preserve"> CITATION Upr03 \l 1033 </w:instrText>
          </w:r>
          <w:r w:rsidR="0045473B">
            <w:rPr>
              <w:rFonts w:ascii="Times" w:hAnsi="Times" w:cs="Times"/>
              <w:bCs/>
            </w:rPr>
            <w:fldChar w:fldCharType="separate"/>
          </w:r>
          <w:r w:rsidR="006C2BBA" w:rsidRPr="006C2BBA">
            <w:rPr>
              <w:rFonts w:ascii="Times" w:hAnsi="Times" w:cs="Times"/>
              <w:noProof/>
            </w:rPr>
            <w:t>[49]</w:t>
          </w:r>
          <w:r w:rsidR="0045473B">
            <w:rPr>
              <w:rFonts w:ascii="Times" w:hAnsi="Times" w:cs="Times"/>
              <w:bCs/>
            </w:rPr>
            <w:fldChar w:fldCharType="end"/>
          </w:r>
        </w:sdtContent>
      </w:sdt>
      <w:r w:rsidR="0045473B">
        <w:rPr>
          <w:rFonts w:ascii="Times" w:hAnsi="Times" w:cs="Times"/>
          <w:bCs/>
        </w:rPr>
        <w:t>.</w:t>
      </w:r>
    </w:p>
    <w:p w14:paraId="6468C9BE" w14:textId="77777777" w:rsidR="00D505BC" w:rsidRDefault="00D505BC" w:rsidP="0045473B">
      <w:pPr>
        <w:pStyle w:val="Teaser"/>
        <w:jc w:val="both"/>
        <w:rPr>
          <w:rFonts w:ascii="Times" w:hAnsi="Times" w:cs="Times"/>
          <w:bCs/>
        </w:rPr>
      </w:pPr>
    </w:p>
    <w:p w14:paraId="69EBE211" w14:textId="5CCD01C5" w:rsidR="0045473B" w:rsidRDefault="00D505BC" w:rsidP="0045473B">
      <w:pPr>
        <w:pStyle w:val="Teaser"/>
        <w:jc w:val="both"/>
        <w:rPr>
          <w:rFonts w:ascii="Times" w:hAnsi="Times" w:cs="Times"/>
          <w:bCs/>
        </w:rPr>
      </w:pPr>
      <w:r>
        <w:rPr>
          <w:rFonts w:ascii="Times" w:hAnsi="Times" w:cs="Times"/>
          <w:bCs/>
        </w:rPr>
        <w:t>In summary, c</w:t>
      </w:r>
      <w:r w:rsidR="0045473B">
        <w:rPr>
          <w:rFonts w:ascii="Times" w:hAnsi="Times" w:cs="Times"/>
          <w:bCs/>
        </w:rPr>
        <w:t xml:space="preserve">onsultations with the community should go beyond a minimal level. </w:t>
      </w:r>
      <w:r>
        <w:rPr>
          <w:rFonts w:ascii="Times" w:hAnsi="Times" w:cs="Times"/>
          <w:bCs/>
        </w:rPr>
        <w:t xml:space="preserve">Rather, it is often crucial to engage the community early and </w:t>
      </w:r>
      <w:r w:rsidR="00443450">
        <w:rPr>
          <w:rFonts w:ascii="Times" w:hAnsi="Times" w:cs="Times"/>
          <w:bCs/>
        </w:rPr>
        <w:t>value their considerations, for any successful</w:t>
      </w:r>
      <w:r w:rsidR="0045473B">
        <w:rPr>
          <w:rFonts w:ascii="Times" w:hAnsi="Times" w:cs="Times"/>
          <w:bCs/>
        </w:rPr>
        <w:t xml:space="preserve"> RE venture</w:t>
      </w:r>
      <w:r>
        <w:rPr>
          <w:rFonts w:ascii="Times" w:hAnsi="Times" w:cs="Times"/>
          <w:bCs/>
        </w:rPr>
        <w:t>.</w:t>
      </w:r>
      <w:r w:rsidR="0045473B">
        <w:rPr>
          <w:rFonts w:ascii="Times" w:hAnsi="Times" w:cs="Times"/>
          <w:bCs/>
        </w:rPr>
        <w:t xml:space="preserve"> </w:t>
      </w:r>
    </w:p>
    <w:p w14:paraId="472794EF" w14:textId="77777777" w:rsidR="0045473B" w:rsidRDefault="0045473B" w:rsidP="0084087F">
      <w:pPr>
        <w:pStyle w:val="Teaser"/>
        <w:jc w:val="both"/>
        <w:rPr>
          <w:rFonts w:ascii="Times" w:hAnsi="Times" w:cs="Times"/>
        </w:rPr>
      </w:pPr>
    </w:p>
    <w:p w14:paraId="02DBB598" w14:textId="77777777" w:rsidR="00AE03C2" w:rsidRDefault="00AE03C2" w:rsidP="0084087F">
      <w:pPr>
        <w:pStyle w:val="Teaser"/>
        <w:jc w:val="both"/>
        <w:rPr>
          <w:ins w:id="145" w:author="# JANINE NG YOU EN (UC-FT)" w:date="2022-06-30T08:15:00Z"/>
          <w:rFonts w:ascii="Times" w:hAnsi="Times" w:cs="Times"/>
          <w:iCs/>
        </w:rPr>
      </w:pPr>
      <w:ins w:id="146" w:author="# JANINE NG YOU EN (UC-FT)" w:date="2022-06-30T08:15:00Z">
        <w:r>
          <w:rPr>
            <w:rFonts w:ascii="Times" w:hAnsi="Times" w:cs="Times"/>
            <w:b/>
            <w:bCs/>
            <w:iCs/>
          </w:rPr>
          <w:t xml:space="preserve">3.4 </w:t>
        </w:r>
      </w:ins>
      <w:r w:rsidR="00615B01" w:rsidRPr="00AE03C2">
        <w:rPr>
          <w:rFonts w:ascii="Times" w:hAnsi="Times" w:cs="Times"/>
          <w:b/>
          <w:bCs/>
          <w:iCs/>
        </w:rPr>
        <w:t>Fiscal (</w:t>
      </w:r>
      <w:r w:rsidR="00C42F79" w:rsidRPr="00AE03C2">
        <w:rPr>
          <w:rFonts w:ascii="Times" w:hAnsi="Times" w:cs="Times"/>
          <w:b/>
          <w:bCs/>
          <w:iCs/>
        </w:rPr>
        <w:t>Mechanism</w:t>
      </w:r>
      <w:r w:rsidR="00615B01" w:rsidRPr="00AE03C2">
        <w:rPr>
          <w:rFonts w:ascii="Times" w:hAnsi="Times" w:cs="Times"/>
          <w:b/>
          <w:bCs/>
          <w:iCs/>
        </w:rPr>
        <w:t>/Terms)</w:t>
      </w:r>
      <w:del w:id="147" w:author="# JANINE NG YOU EN (UC-FT)" w:date="2022-06-30T08:15:00Z">
        <w:r w:rsidR="00615B01" w:rsidRPr="00AE03C2" w:rsidDel="00AE03C2">
          <w:rPr>
            <w:rFonts w:ascii="Times" w:hAnsi="Times" w:cs="Times"/>
            <w:b/>
            <w:bCs/>
            <w:iCs/>
          </w:rPr>
          <w:delText>:</w:delText>
        </w:r>
      </w:del>
      <w:r w:rsidR="00552A3E" w:rsidRPr="00552A3E">
        <w:rPr>
          <w:rFonts w:ascii="Times" w:hAnsi="Times" w:cs="Times"/>
          <w:iCs/>
        </w:rPr>
        <w:t xml:space="preserve"> </w:t>
      </w:r>
    </w:p>
    <w:p w14:paraId="42082BD6" w14:textId="28C5E46B" w:rsidR="009E4B81" w:rsidDel="00AE03C2" w:rsidRDefault="00552A3E" w:rsidP="0084087F">
      <w:pPr>
        <w:pStyle w:val="Teaser"/>
        <w:jc w:val="both"/>
        <w:rPr>
          <w:del w:id="148" w:author="# JANINE NG YOU EN (UC-FT)" w:date="2022-06-30T08:15:00Z"/>
          <w:rFonts w:ascii="Times" w:hAnsi="Times" w:cs="Times"/>
        </w:rPr>
      </w:pPr>
      <w:r>
        <w:rPr>
          <w:rFonts w:ascii="Times" w:hAnsi="Times" w:cs="Times"/>
          <w:iCs/>
        </w:rPr>
        <w:t xml:space="preserve">It has proven challenging to obtain financial metrics like ROI, profit margins or cash flow for </w:t>
      </w:r>
      <w:r w:rsidR="009E4B81">
        <w:rPr>
          <w:rFonts w:ascii="Times" w:hAnsi="Times" w:cs="Times"/>
          <w:iCs/>
        </w:rPr>
        <w:t xml:space="preserve">the different types of </w:t>
      </w:r>
      <w:r>
        <w:rPr>
          <w:rFonts w:ascii="Times" w:hAnsi="Times" w:cs="Times"/>
          <w:iCs/>
        </w:rPr>
        <w:t>RE projects</w:t>
      </w:r>
      <w:r w:rsidR="00C42F79">
        <w:rPr>
          <w:rFonts w:ascii="Times" w:hAnsi="Times" w:cs="Times"/>
          <w:iCs/>
        </w:rPr>
        <w:t xml:space="preserve"> being developed</w:t>
      </w:r>
      <w:r>
        <w:rPr>
          <w:rFonts w:ascii="Times" w:hAnsi="Times" w:cs="Times"/>
          <w:iCs/>
        </w:rPr>
        <w:t xml:space="preserve">. </w:t>
      </w:r>
      <w:r w:rsidR="00C42F79">
        <w:rPr>
          <w:rFonts w:ascii="Times" w:hAnsi="Times" w:cs="Times"/>
          <w:iCs/>
        </w:rPr>
        <w:t>Some</w:t>
      </w:r>
      <w:r w:rsidR="009E4B81">
        <w:rPr>
          <w:rFonts w:ascii="Times" w:hAnsi="Times" w:cs="Times"/>
          <w:iCs/>
        </w:rPr>
        <w:t xml:space="preserve"> RE projects are privately </w:t>
      </w:r>
      <w:r w:rsidR="00C42F79">
        <w:rPr>
          <w:rFonts w:ascii="Times" w:hAnsi="Times" w:cs="Times"/>
          <w:iCs/>
        </w:rPr>
        <w:t xml:space="preserve">funded </w:t>
      </w:r>
      <w:r w:rsidR="00D67898">
        <w:rPr>
          <w:rFonts w:ascii="Times" w:hAnsi="Times" w:cs="Times"/>
          <w:iCs/>
        </w:rPr>
        <w:t>and</w:t>
      </w:r>
      <w:r w:rsidR="009E4B81">
        <w:rPr>
          <w:rFonts w:ascii="Times" w:hAnsi="Times" w:cs="Times"/>
          <w:iCs/>
        </w:rPr>
        <w:t xml:space="preserve"> clear auditable</w:t>
      </w:r>
      <w:r w:rsidR="00C42F79">
        <w:rPr>
          <w:rFonts w:ascii="Times" w:hAnsi="Times" w:cs="Times"/>
          <w:iCs/>
        </w:rPr>
        <w:t xml:space="preserve"> (profit-loss)</w:t>
      </w:r>
      <w:r w:rsidR="009E4B81">
        <w:rPr>
          <w:rFonts w:ascii="Times" w:hAnsi="Times" w:cs="Times"/>
          <w:iCs/>
        </w:rPr>
        <w:t xml:space="preserve"> statements are hard to locate </w:t>
      </w:r>
      <w:r w:rsidR="00D67898">
        <w:rPr>
          <w:rFonts w:ascii="Times" w:hAnsi="Times" w:cs="Times"/>
          <w:iCs/>
        </w:rPr>
        <w:t>and verify</w:t>
      </w:r>
      <w:r w:rsidR="009E4B81">
        <w:rPr>
          <w:rFonts w:ascii="Times" w:hAnsi="Times" w:cs="Times"/>
          <w:iCs/>
        </w:rPr>
        <w:t xml:space="preserve">. </w:t>
      </w:r>
      <w:r w:rsidR="00D67898">
        <w:rPr>
          <w:rFonts w:ascii="Times" w:hAnsi="Times" w:cs="Times"/>
          <w:iCs/>
        </w:rPr>
        <w:t>Instead</w:t>
      </w:r>
      <w:r>
        <w:rPr>
          <w:rFonts w:ascii="Times" w:hAnsi="Times" w:cs="Times"/>
          <w:iCs/>
        </w:rPr>
        <w:t xml:space="preserve">, our review has found it more common </w:t>
      </w:r>
      <w:r w:rsidR="009E4B81">
        <w:rPr>
          <w:rFonts w:ascii="Times" w:hAnsi="Times" w:cs="Times"/>
          <w:iCs/>
        </w:rPr>
        <w:t>for</w:t>
      </w:r>
      <w:r>
        <w:rPr>
          <w:rFonts w:ascii="Times" w:hAnsi="Times" w:cs="Times"/>
          <w:iCs/>
        </w:rPr>
        <w:t xml:space="preserve"> aut</w:t>
      </w:r>
      <w:r w:rsidR="009E4B81">
        <w:rPr>
          <w:rFonts w:ascii="Times" w:hAnsi="Times" w:cs="Times"/>
          <w:iCs/>
        </w:rPr>
        <w:t>h</w:t>
      </w:r>
      <w:r>
        <w:rPr>
          <w:rFonts w:ascii="Times" w:hAnsi="Times" w:cs="Times"/>
          <w:iCs/>
        </w:rPr>
        <w:t>o</w:t>
      </w:r>
      <w:r w:rsidR="009E4B81">
        <w:rPr>
          <w:rFonts w:ascii="Times" w:hAnsi="Times" w:cs="Times"/>
          <w:iCs/>
        </w:rPr>
        <w:t>r</w:t>
      </w:r>
      <w:r>
        <w:rPr>
          <w:rFonts w:ascii="Times" w:hAnsi="Times" w:cs="Times"/>
          <w:iCs/>
        </w:rPr>
        <w:t xml:space="preserve">s </w:t>
      </w:r>
      <w:r w:rsidR="009E4B81">
        <w:rPr>
          <w:rFonts w:ascii="Times" w:hAnsi="Times" w:cs="Times"/>
          <w:iCs/>
        </w:rPr>
        <w:t xml:space="preserve">to </w:t>
      </w:r>
      <w:r>
        <w:rPr>
          <w:rFonts w:ascii="Times" w:hAnsi="Times" w:cs="Times"/>
          <w:iCs/>
        </w:rPr>
        <w:t xml:space="preserve">discuss fiscal </w:t>
      </w:r>
      <w:r w:rsidR="009E4B81">
        <w:rPr>
          <w:rFonts w:ascii="Times" w:hAnsi="Times" w:cs="Times"/>
          <w:iCs/>
        </w:rPr>
        <w:lastRenderedPageBreak/>
        <w:t>mechanisms</w:t>
      </w:r>
      <w:r>
        <w:rPr>
          <w:rFonts w:ascii="Times" w:hAnsi="Times" w:cs="Times"/>
          <w:iCs/>
        </w:rPr>
        <w:t xml:space="preserve"> like subsidies</w:t>
      </w:r>
      <w:r w:rsidR="009E4B81">
        <w:rPr>
          <w:rFonts w:ascii="Times" w:hAnsi="Times" w:cs="Times"/>
          <w:iCs/>
        </w:rPr>
        <w:t xml:space="preserve"> (including removal of </w:t>
      </w:r>
      <w:r w:rsidR="009E4B81" w:rsidRPr="00F44D3D">
        <w:rPr>
          <w:rFonts w:ascii="Times" w:hAnsi="Times" w:cs="Times"/>
        </w:rPr>
        <w:t>fossil fuel subsidies</w:t>
      </w:r>
      <w:r w:rsidR="009E4B81">
        <w:rPr>
          <w:rFonts w:ascii="Times" w:hAnsi="Times" w:cs="Times"/>
        </w:rPr>
        <w:t>)</w:t>
      </w:r>
      <w:r w:rsidR="009E4B81">
        <w:rPr>
          <w:rFonts w:ascii="Times" w:hAnsi="Times" w:cs="Times"/>
          <w:iCs/>
        </w:rPr>
        <w:t>,</w:t>
      </w:r>
      <w:r>
        <w:rPr>
          <w:rFonts w:ascii="Times" w:hAnsi="Times" w:cs="Times"/>
        </w:rPr>
        <w:t xml:space="preserve"> </w:t>
      </w:r>
      <w:r w:rsidRPr="00F44D3D">
        <w:rPr>
          <w:rFonts w:ascii="Times" w:hAnsi="Times" w:cs="Times"/>
        </w:rPr>
        <w:t>carbon pricing</w:t>
      </w:r>
      <w:r w:rsidR="00D67898">
        <w:rPr>
          <w:rFonts w:ascii="Times" w:hAnsi="Times" w:cs="Times"/>
        </w:rPr>
        <w:t xml:space="preserve">, </w:t>
      </w:r>
      <w:r w:rsidR="009E4B81">
        <w:rPr>
          <w:rFonts w:ascii="Times" w:hAnsi="Times" w:cs="Times"/>
        </w:rPr>
        <w:t>tax</w:t>
      </w:r>
      <w:r w:rsidR="00D67898">
        <w:rPr>
          <w:rFonts w:ascii="Times" w:hAnsi="Times" w:cs="Times"/>
        </w:rPr>
        <w:t>ation</w:t>
      </w:r>
      <w:r w:rsidR="001C6230" w:rsidRPr="00F44D3D">
        <w:rPr>
          <w:rFonts w:ascii="Times" w:hAnsi="Times" w:cs="Times"/>
        </w:rPr>
        <w:t>,</w:t>
      </w:r>
      <w:r w:rsidR="009E4B81">
        <w:rPr>
          <w:rFonts w:ascii="Times" w:hAnsi="Times" w:cs="Times"/>
        </w:rPr>
        <w:t xml:space="preserve"> and</w:t>
      </w:r>
      <w:r w:rsidR="001C6230" w:rsidRPr="00F44D3D">
        <w:rPr>
          <w:rFonts w:ascii="Times" w:hAnsi="Times" w:cs="Times"/>
        </w:rPr>
        <w:t xml:space="preserve"> electricity pricing reforms</w:t>
      </w:r>
      <w:r w:rsidR="009E4B81">
        <w:rPr>
          <w:rFonts w:ascii="Times" w:hAnsi="Times" w:cs="Times"/>
        </w:rPr>
        <w:t>,</w:t>
      </w:r>
      <w:r w:rsidR="00AF07E1" w:rsidRPr="00F44D3D">
        <w:rPr>
          <w:rFonts w:ascii="Times" w:hAnsi="Times" w:cs="Times"/>
        </w:rPr>
        <w:t xml:space="preserve"> </w:t>
      </w:r>
      <w:r w:rsidR="009E4B81">
        <w:rPr>
          <w:rFonts w:ascii="Times" w:hAnsi="Times" w:cs="Times"/>
        </w:rPr>
        <w:t>as means to</w:t>
      </w:r>
      <w:r w:rsidR="00AF07E1" w:rsidRPr="00F44D3D">
        <w:rPr>
          <w:rFonts w:ascii="Times" w:hAnsi="Times" w:cs="Times"/>
        </w:rPr>
        <w:t xml:space="preserve"> pave the way for RE success</w:t>
      </w:r>
      <w:sdt>
        <w:sdtPr>
          <w:rPr>
            <w:rFonts w:ascii="Times" w:hAnsi="Times" w:cs="Times"/>
          </w:rPr>
          <w:id w:val="1861152056"/>
          <w:citation/>
        </w:sdtPr>
        <w:sdtEndPr/>
        <w:sdtContent>
          <w:r w:rsidR="009E4B81">
            <w:rPr>
              <w:rFonts w:ascii="Times" w:hAnsi="Times" w:cs="Times"/>
            </w:rPr>
            <w:fldChar w:fldCharType="begin"/>
          </w:r>
          <w:r w:rsidR="009E4B81">
            <w:rPr>
              <w:rFonts w:ascii="Times" w:hAnsi="Times" w:cs="Times"/>
            </w:rPr>
            <w:instrText xml:space="preserve"> CITATION Wil21 \l 1033 </w:instrText>
          </w:r>
          <w:r w:rsidR="005A1D14">
            <w:rPr>
              <w:rFonts w:ascii="Times" w:hAnsi="Times" w:cs="Times"/>
            </w:rPr>
            <w:instrText xml:space="preserve"> \m Uni22 \m van17</w:instrText>
          </w:r>
          <w:r w:rsidR="009E4B81">
            <w:rPr>
              <w:rFonts w:ascii="Times" w:hAnsi="Times" w:cs="Times"/>
            </w:rPr>
            <w:fldChar w:fldCharType="separate"/>
          </w:r>
          <w:r w:rsidR="006C2BBA">
            <w:rPr>
              <w:rFonts w:ascii="Times" w:hAnsi="Times" w:cs="Times"/>
              <w:noProof/>
            </w:rPr>
            <w:t xml:space="preserve"> </w:t>
          </w:r>
          <w:r w:rsidR="006C2BBA" w:rsidRPr="006C2BBA">
            <w:rPr>
              <w:rFonts w:ascii="Times" w:hAnsi="Times" w:cs="Times"/>
              <w:noProof/>
            </w:rPr>
            <w:t>[50, 51, 52]</w:t>
          </w:r>
          <w:r w:rsidR="009E4B81">
            <w:rPr>
              <w:rFonts w:ascii="Times" w:hAnsi="Times" w:cs="Times"/>
            </w:rPr>
            <w:fldChar w:fldCharType="end"/>
          </w:r>
        </w:sdtContent>
      </w:sdt>
      <w:r w:rsidR="001C6230" w:rsidRPr="00F44D3D">
        <w:rPr>
          <w:rFonts w:ascii="Times" w:hAnsi="Times" w:cs="Times"/>
        </w:rPr>
        <w:t>.</w:t>
      </w:r>
      <w:r w:rsidR="006A5A34">
        <w:rPr>
          <w:rFonts w:ascii="Times" w:hAnsi="Times" w:cs="Times"/>
        </w:rPr>
        <w:t xml:space="preserve"> </w:t>
      </w:r>
      <w:r w:rsidR="00C42F79">
        <w:rPr>
          <w:rFonts w:ascii="Times" w:hAnsi="Times" w:cs="Times"/>
        </w:rPr>
        <w:t>Thus, in our topic modeling work, we focus on similar areas.</w:t>
      </w:r>
      <w:r w:rsidR="005E1F85">
        <w:rPr>
          <w:rFonts w:ascii="Times" w:hAnsi="Times" w:cs="Times"/>
        </w:rPr>
        <w:t xml:space="preserve"> Fiscal mechanism can either be applies as an incentive for producers, or as a deterrent to consumers.</w:t>
      </w:r>
    </w:p>
    <w:p w14:paraId="1AC72492" w14:textId="60CA9CD5" w:rsidR="009E4B81" w:rsidRDefault="009E4B81" w:rsidP="0084087F">
      <w:pPr>
        <w:pStyle w:val="Teaser"/>
        <w:jc w:val="both"/>
        <w:rPr>
          <w:rFonts w:ascii="Times" w:hAnsi="Times" w:cs="Times"/>
        </w:rPr>
      </w:pPr>
    </w:p>
    <w:p w14:paraId="57EF91A9" w14:textId="00503ADC" w:rsidR="00C42F79" w:rsidDel="006B589C" w:rsidRDefault="005E1F85" w:rsidP="0084087F">
      <w:pPr>
        <w:pStyle w:val="Teaser"/>
        <w:jc w:val="both"/>
        <w:rPr>
          <w:del w:id="149" w:author="# JANINE NG YOU EN (UC-FT)" w:date="2022-06-30T07:14:00Z"/>
          <w:rFonts w:ascii="Times" w:hAnsi="Times" w:cs="Times"/>
        </w:rPr>
      </w:pPr>
      <w:r>
        <w:rPr>
          <w:rFonts w:ascii="Times" w:hAnsi="Times" w:cs="Times"/>
        </w:rPr>
        <w:t xml:space="preserve">In </w:t>
      </w:r>
      <w:r w:rsidR="00C42F79">
        <w:rPr>
          <w:rFonts w:ascii="Times" w:hAnsi="Times" w:cs="Times"/>
        </w:rPr>
        <w:t>Europe</w:t>
      </w:r>
      <w:r>
        <w:rPr>
          <w:rFonts w:ascii="Times" w:hAnsi="Times" w:cs="Times"/>
        </w:rPr>
        <w:t>, producers are incentivized via</w:t>
      </w:r>
      <w:r w:rsidR="00C42F79">
        <w:rPr>
          <w:rFonts w:ascii="Times" w:hAnsi="Times" w:cs="Times"/>
        </w:rPr>
        <w:t xml:space="preserve"> fiscal mechanisms like FIT, Feed-in Premiums (FIP), loan guarantees, soft loans, investment grant and tax incentives as financial schemes to enhance RE development in the region. FITs have been the most significant positive influence on the development and profitability of solar energy, specifically in Germany, Spain, </w:t>
      </w:r>
      <w:proofErr w:type="gramStart"/>
      <w:r w:rsidR="00C42F79">
        <w:rPr>
          <w:rFonts w:ascii="Times" w:hAnsi="Times" w:cs="Times"/>
        </w:rPr>
        <w:t>Italy</w:t>
      </w:r>
      <w:proofErr w:type="gramEnd"/>
      <w:r w:rsidR="00C42F79">
        <w:rPr>
          <w:rFonts w:ascii="Times" w:hAnsi="Times" w:cs="Times"/>
        </w:rPr>
        <w:t xml:space="preserve"> and France. According to the International Energy Agency (IEA), FITs represent 61% of total subsidies for solar energy technology in Europe </w:t>
      </w:r>
      <w:sdt>
        <w:sdtPr>
          <w:rPr>
            <w:rFonts w:ascii="Times" w:hAnsi="Times" w:cs="Times"/>
          </w:rPr>
          <w:id w:val="147724247"/>
          <w:citation/>
        </w:sdtPr>
        <w:sdtEndPr/>
        <w:sdtContent>
          <w:r w:rsidR="00C42F79">
            <w:rPr>
              <w:rFonts w:ascii="Times" w:hAnsi="Times" w:cs="Times"/>
            </w:rPr>
            <w:fldChar w:fldCharType="begin"/>
          </w:r>
          <w:r w:rsidR="00C42F79">
            <w:rPr>
              <w:rFonts w:ascii="Times" w:hAnsi="Times" w:cs="Times"/>
            </w:rPr>
            <w:instrText xml:space="preserve">CITATION Pat18 \l 1033 </w:instrText>
          </w:r>
          <w:r w:rsidR="00C42F79">
            <w:rPr>
              <w:rFonts w:ascii="Times" w:hAnsi="Times" w:cs="Times"/>
            </w:rPr>
            <w:fldChar w:fldCharType="separate"/>
          </w:r>
          <w:r w:rsidR="006C2BBA" w:rsidRPr="006C2BBA">
            <w:rPr>
              <w:rFonts w:ascii="Times" w:hAnsi="Times" w:cs="Times"/>
              <w:noProof/>
            </w:rPr>
            <w:t>[53]</w:t>
          </w:r>
          <w:r w:rsidR="00C42F79">
            <w:rPr>
              <w:rFonts w:ascii="Times" w:hAnsi="Times" w:cs="Times"/>
            </w:rPr>
            <w:fldChar w:fldCharType="end"/>
          </w:r>
        </w:sdtContent>
      </w:sdt>
      <w:r w:rsidR="00C42F79">
        <w:rPr>
          <w:rFonts w:ascii="Times" w:hAnsi="Times" w:cs="Times"/>
        </w:rPr>
        <w:t>. Tariffs are pricing instruments where governments set funding for RE technologies. In a nutshell, these fiscal</w:t>
      </w:r>
      <w:r w:rsidR="00C42F79" w:rsidRPr="00F65EF7">
        <w:rPr>
          <w:rFonts w:ascii="Times" w:hAnsi="Times" w:cs="Times"/>
        </w:rPr>
        <w:t xml:space="preserve"> </w:t>
      </w:r>
      <w:r w:rsidR="00C42F79">
        <w:rPr>
          <w:rFonts w:ascii="Times" w:hAnsi="Times" w:cs="Times"/>
        </w:rPr>
        <w:t>regulations</w:t>
      </w:r>
      <w:r w:rsidR="00C42F79" w:rsidRPr="00F65EF7">
        <w:rPr>
          <w:rFonts w:ascii="Times" w:hAnsi="Times" w:cs="Times"/>
        </w:rPr>
        <w:t xml:space="preserve"> encourage investment in </w:t>
      </w:r>
      <w:r w:rsidR="00C42F79">
        <w:rPr>
          <w:rFonts w:ascii="Times" w:hAnsi="Times" w:cs="Times"/>
        </w:rPr>
        <w:t>REs</w:t>
      </w:r>
      <w:r w:rsidR="00C42F79" w:rsidRPr="00F65EF7">
        <w:rPr>
          <w:rFonts w:ascii="Times" w:hAnsi="Times" w:cs="Times"/>
        </w:rPr>
        <w:t xml:space="preserve"> </w:t>
      </w:r>
      <w:r w:rsidR="00C42F79">
        <w:rPr>
          <w:rFonts w:ascii="Times" w:hAnsi="Times" w:cs="Times"/>
        </w:rPr>
        <w:t>and make adoption more financially manageable, boosting the RE success rate.</w:t>
      </w:r>
    </w:p>
    <w:p w14:paraId="3D4BE480" w14:textId="77777777" w:rsidR="00C42F79" w:rsidRDefault="00C42F79" w:rsidP="0084087F">
      <w:pPr>
        <w:pStyle w:val="Teaser"/>
        <w:jc w:val="both"/>
        <w:rPr>
          <w:rFonts w:ascii="Times" w:hAnsi="Times" w:cs="Times"/>
        </w:rPr>
      </w:pPr>
    </w:p>
    <w:p w14:paraId="07AC4305" w14:textId="6BE0ED1F" w:rsidR="00EB70A7" w:rsidRDefault="005E1F85" w:rsidP="0084087F">
      <w:pPr>
        <w:pStyle w:val="Teaser"/>
        <w:jc w:val="both"/>
        <w:rPr>
          <w:rFonts w:ascii="Times" w:hAnsi="Times" w:cs="Times"/>
        </w:rPr>
      </w:pPr>
      <w:r>
        <w:rPr>
          <w:rFonts w:ascii="Times" w:hAnsi="Times" w:cs="Times"/>
        </w:rPr>
        <w:t>Carbon taxes are a form of green taxation, meant to disincentive the consumer from consuming pollutive forms of energy</w:t>
      </w:r>
      <w:r w:rsidR="00C42F79">
        <w:rPr>
          <w:rFonts w:ascii="Times" w:hAnsi="Times" w:cs="Times"/>
        </w:rPr>
        <w:t xml:space="preserve">. </w:t>
      </w:r>
      <w:r w:rsidR="00174271">
        <w:rPr>
          <w:rFonts w:ascii="Times" w:hAnsi="Times" w:cs="Times"/>
        </w:rPr>
        <w:t xml:space="preserve">In Singapore, </w:t>
      </w:r>
      <w:r w:rsidR="005A1D14">
        <w:rPr>
          <w:rFonts w:ascii="Times" w:hAnsi="Times" w:cs="Times"/>
        </w:rPr>
        <w:t>a c</w:t>
      </w:r>
      <w:r w:rsidR="009512E4">
        <w:rPr>
          <w:rFonts w:ascii="Times" w:hAnsi="Times" w:cs="Times"/>
        </w:rPr>
        <w:t xml:space="preserve">arbon tax was introduced at $5 per </w:t>
      </w:r>
      <w:proofErr w:type="spellStart"/>
      <w:r w:rsidR="009512E4">
        <w:rPr>
          <w:rFonts w:ascii="Times" w:hAnsi="Times" w:cs="Times"/>
        </w:rPr>
        <w:t>tonne</w:t>
      </w:r>
      <w:proofErr w:type="spellEnd"/>
      <w:r w:rsidR="009512E4">
        <w:rPr>
          <w:rFonts w:ascii="Times" w:hAnsi="Times" w:cs="Times"/>
        </w:rPr>
        <w:t xml:space="preserve"> of emissions</w:t>
      </w:r>
      <w:r w:rsidR="00C42F79">
        <w:rPr>
          <w:rFonts w:ascii="Times" w:hAnsi="Times" w:cs="Times"/>
        </w:rPr>
        <w:t xml:space="preserve"> in 2019, with the eventual aim to increase it to</w:t>
      </w:r>
      <w:r w:rsidR="009512E4">
        <w:rPr>
          <w:rFonts w:ascii="Times" w:hAnsi="Times" w:cs="Times"/>
        </w:rPr>
        <w:t xml:space="preserve"> $80 per </w:t>
      </w:r>
      <w:proofErr w:type="spellStart"/>
      <w:r w:rsidR="009512E4">
        <w:rPr>
          <w:rFonts w:ascii="Times" w:hAnsi="Times" w:cs="Times"/>
        </w:rPr>
        <w:t>tonne</w:t>
      </w:r>
      <w:proofErr w:type="spellEnd"/>
      <w:r w:rsidR="009512E4">
        <w:rPr>
          <w:rFonts w:ascii="Times" w:hAnsi="Times" w:cs="Times"/>
        </w:rPr>
        <w:t xml:space="preserve"> </w:t>
      </w:r>
      <w:r>
        <w:rPr>
          <w:rFonts w:ascii="Times" w:hAnsi="Times" w:cs="Times"/>
        </w:rPr>
        <w:t>by</w:t>
      </w:r>
      <w:r w:rsidR="009512E4">
        <w:rPr>
          <w:rFonts w:ascii="Times" w:hAnsi="Times" w:cs="Times"/>
        </w:rPr>
        <w:t xml:space="preserve"> 2030</w:t>
      </w:r>
      <w:r w:rsidR="00FD18B1">
        <w:rPr>
          <w:rFonts w:ascii="Times" w:hAnsi="Times" w:cs="Times"/>
        </w:rPr>
        <w:t xml:space="preserve">. </w:t>
      </w:r>
      <w:r>
        <w:rPr>
          <w:rFonts w:ascii="Times" w:hAnsi="Times" w:cs="Times"/>
        </w:rPr>
        <w:t>Obviously,</w:t>
      </w:r>
      <w:r w:rsidR="00C42F79">
        <w:rPr>
          <w:rFonts w:ascii="Times" w:hAnsi="Times" w:cs="Times"/>
        </w:rPr>
        <w:t xml:space="preserve"> this </w:t>
      </w:r>
      <w:r>
        <w:rPr>
          <w:rFonts w:ascii="Times" w:hAnsi="Times" w:cs="Times"/>
        </w:rPr>
        <w:t>will have a</w:t>
      </w:r>
      <w:r w:rsidR="00C42F79">
        <w:rPr>
          <w:rFonts w:ascii="Times" w:hAnsi="Times" w:cs="Times"/>
        </w:rPr>
        <w:t xml:space="preserve"> negative effect on the financial health of major emitters, and thus, it is in their interest to increase the proportion of energy consumed from renewal sources. </w:t>
      </w:r>
      <w:r>
        <w:rPr>
          <w:rFonts w:ascii="Times" w:hAnsi="Times" w:cs="Times"/>
        </w:rPr>
        <w:t xml:space="preserve">Additionally, </w:t>
      </w:r>
      <w:r w:rsidR="00FD18B1">
        <w:rPr>
          <w:rFonts w:ascii="Times" w:hAnsi="Times" w:cs="Times"/>
        </w:rPr>
        <w:t xml:space="preserve">Singapore aims to issue up to $35 billion </w:t>
      </w:r>
      <w:r w:rsidR="008E562D">
        <w:rPr>
          <w:rFonts w:ascii="Times" w:hAnsi="Times" w:cs="Times"/>
        </w:rPr>
        <w:t xml:space="preserve">in green </w:t>
      </w:r>
      <w:r w:rsidR="00FD18B1">
        <w:rPr>
          <w:rFonts w:ascii="Times" w:hAnsi="Times" w:cs="Times"/>
        </w:rPr>
        <w:t xml:space="preserve">bonds </w:t>
      </w:r>
      <w:r w:rsidR="008E562D">
        <w:rPr>
          <w:rFonts w:ascii="Times" w:hAnsi="Times" w:cs="Times"/>
        </w:rPr>
        <w:t xml:space="preserve">by </w:t>
      </w:r>
      <w:r w:rsidR="00FD18B1">
        <w:rPr>
          <w:rFonts w:ascii="Times" w:hAnsi="Times" w:cs="Times"/>
        </w:rPr>
        <w:t xml:space="preserve">2030 </w:t>
      </w:r>
      <w:r w:rsidR="00C42F79">
        <w:rPr>
          <w:rFonts w:ascii="Times" w:hAnsi="Times" w:cs="Times"/>
        </w:rPr>
        <w:t>to</w:t>
      </w:r>
      <w:r w:rsidR="00FD18B1">
        <w:rPr>
          <w:rFonts w:ascii="Times" w:hAnsi="Times" w:cs="Times"/>
        </w:rPr>
        <w:t xml:space="preserve"> support green infrastructure projects </w:t>
      </w:r>
      <w:sdt>
        <w:sdtPr>
          <w:rPr>
            <w:rFonts w:ascii="Times" w:hAnsi="Times" w:cs="Times"/>
          </w:rPr>
          <w:id w:val="-2146582695"/>
          <w:citation/>
        </w:sdtPr>
        <w:sdtEndPr/>
        <w:sdtContent>
          <w:r w:rsidR="009512E4">
            <w:rPr>
              <w:rFonts w:ascii="Times" w:hAnsi="Times" w:cs="Times"/>
            </w:rPr>
            <w:fldChar w:fldCharType="begin"/>
          </w:r>
          <w:r w:rsidR="009512E4">
            <w:rPr>
              <w:rFonts w:ascii="Times" w:hAnsi="Times" w:cs="Times"/>
            </w:rPr>
            <w:instrText xml:space="preserve"> CITATION Won22 \l 1033 </w:instrText>
          </w:r>
          <w:r w:rsidR="009512E4">
            <w:rPr>
              <w:rFonts w:ascii="Times" w:hAnsi="Times" w:cs="Times"/>
            </w:rPr>
            <w:fldChar w:fldCharType="separate"/>
          </w:r>
          <w:r w:rsidR="006C2BBA" w:rsidRPr="006C2BBA">
            <w:rPr>
              <w:rFonts w:ascii="Times" w:hAnsi="Times" w:cs="Times"/>
              <w:noProof/>
            </w:rPr>
            <w:t>[54]</w:t>
          </w:r>
          <w:r w:rsidR="009512E4">
            <w:rPr>
              <w:rFonts w:ascii="Times" w:hAnsi="Times" w:cs="Times"/>
            </w:rPr>
            <w:fldChar w:fldCharType="end"/>
          </w:r>
        </w:sdtContent>
      </w:sdt>
      <w:r w:rsidR="009512E4">
        <w:rPr>
          <w:rFonts w:ascii="Times" w:hAnsi="Times" w:cs="Times"/>
        </w:rPr>
        <w:t>.</w:t>
      </w:r>
      <w:r w:rsidR="00FD18B1">
        <w:rPr>
          <w:rFonts w:ascii="Times" w:hAnsi="Times" w:cs="Times"/>
        </w:rPr>
        <w:t xml:space="preserve"> </w:t>
      </w:r>
      <w:r w:rsidR="00C42F79">
        <w:rPr>
          <w:rFonts w:ascii="Times" w:hAnsi="Times" w:cs="Times"/>
        </w:rPr>
        <w:t xml:space="preserve">Again, this would only encourage further RE </w:t>
      </w:r>
      <w:r>
        <w:rPr>
          <w:rFonts w:ascii="Times" w:hAnsi="Times" w:cs="Times"/>
        </w:rPr>
        <w:t>development</w:t>
      </w:r>
      <w:r w:rsidR="00C42F79">
        <w:rPr>
          <w:rFonts w:ascii="Times" w:hAnsi="Times" w:cs="Times"/>
        </w:rPr>
        <w:t xml:space="preserve">. </w:t>
      </w:r>
      <w:r w:rsidR="00650038">
        <w:rPr>
          <w:rFonts w:ascii="Times" w:hAnsi="Times" w:cs="Times"/>
        </w:rPr>
        <w:t>Singapore is</w:t>
      </w:r>
      <w:r w:rsidR="008E562D">
        <w:rPr>
          <w:rFonts w:ascii="Times" w:hAnsi="Times" w:cs="Times"/>
        </w:rPr>
        <w:t xml:space="preserve">, at this moment, </w:t>
      </w:r>
      <w:r w:rsidR="0084087F">
        <w:rPr>
          <w:rFonts w:ascii="Times" w:hAnsi="Times" w:cs="Times"/>
        </w:rPr>
        <w:t xml:space="preserve">on </w:t>
      </w:r>
      <w:r w:rsidR="00650038">
        <w:rPr>
          <w:rFonts w:ascii="Times" w:hAnsi="Times" w:cs="Times"/>
        </w:rPr>
        <w:t xml:space="preserve">track to achieving </w:t>
      </w:r>
      <w:r w:rsidR="008E562D">
        <w:rPr>
          <w:rFonts w:ascii="Times" w:hAnsi="Times" w:cs="Times"/>
        </w:rPr>
        <w:t>her</w:t>
      </w:r>
      <w:r w:rsidR="00650038">
        <w:rPr>
          <w:rFonts w:ascii="Times" w:hAnsi="Times" w:cs="Times"/>
        </w:rPr>
        <w:t xml:space="preserve"> 2030 emission targets</w:t>
      </w:r>
      <w:r w:rsidR="008E562D">
        <w:rPr>
          <w:rFonts w:ascii="Times" w:hAnsi="Times" w:cs="Times"/>
        </w:rPr>
        <w:t xml:space="preserve">, </w:t>
      </w:r>
      <w:r w:rsidR="000B2D81">
        <w:rPr>
          <w:rFonts w:ascii="Times" w:hAnsi="Times" w:cs="Times"/>
        </w:rPr>
        <w:t>utilizing</w:t>
      </w:r>
      <w:r w:rsidR="008E562D">
        <w:rPr>
          <w:rFonts w:ascii="Times" w:hAnsi="Times" w:cs="Times"/>
        </w:rPr>
        <w:t xml:space="preserve"> fiscal </w:t>
      </w:r>
      <w:r>
        <w:rPr>
          <w:rFonts w:ascii="Times" w:hAnsi="Times" w:cs="Times"/>
        </w:rPr>
        <w:t>mechanisms that both penalize and</w:t>
      </w:r>
      <w:r w:rsidR="00174271">
        <w:rPr>
          <w:rFonts w:ascii="Times" w:hAnsi="Times" w:cs="Times"/>
        </w:rPr>
        <w:t xml:space="preserve"> </w:t>
      </w:r>
      <w:r w:rsidR="00D67898">
        <w:rPr>
          <w:rFonts w:ascii="Times" w:hAnsi="Times" w:cs="Times"/>
        </w:rPr>
        <w:t>encourage</w:t>
      </w:r>
      <w:r w:rsidR="0084087F">
        <w:rPr>
          <w:rFonts w:ascii="Times" w:hAnsi="Times" w:cs="Times"/>
        </w:rPr>
        <w:t xml:space="preserve">. </w:t>
      </w:r>
      <w:r>
        <w:rPr>
          <w:rFonts w:ascii="Times" w:hAnsi="Times" w:cs="Times"/>
        </w:rPr>
        <w:t xml:space="preserve">This is </w:t>
      </w:r>
      <w:r w:rsidR="000B2D81">
        <w:rPr>
          <w:rFonts w:ascii="Times" w:hAnsi="Times" w:cs="Times"/>
        </w:rPr>
        <w:t xml:space="preserve">also what is </w:t>
      </w:r>
      <w:r w:rsidR="00A65B50">
        <w:rPr>
          <w:rFonts w:ascii="Times" w:hAnsi="Times" w:cs="Times"/>
        </w:rPr>
        <w:t>occurring</w:t>
      </w:r>
      <w:r>
        <w:rPr>
          <w:rFonts w:ascii="Times" w:hAnsi="Times" w:cs="Times"/>
        </w:rPr>
        <w:t xml:space="preserve"> in Europe as well </w:t>
      </w:r>
      <w:sdt>
        <w:sdtPr>
          <w:rPr>
            <w:rFonts w:ascii="Times" w:hAnsi="Times" w:cs="Times"/>
          </w:rPr>
          <w:id w:val="1844124298"/>
          <w:citation/>
        </w:sdtPr>
        <w:sdtEndPr/>
        <w:sdtContent>
          <w:r>
            <w:rPr>
              <w:rFonts w:ascii="Times" w:hAnsi="Times" w:cs="Times"/>
            </w:rPr>
            <w:fldChar w:fldCharType="begin"/>
          </w:r>
          <w:r>
            <w:rPr>
              <w:rFonts w:ascii="Times" w:hAnsi="Times" w:cs="Times"/>
            </w:rPr>
            <w:instrText xml:space="preserve"> CITATION Eur21 \l 1033 </w:instrText>
          </w:r>
          <w:r>
            <w:rPr>
              <w:rFonts w:ascii="Times" w:hAnsi="Times" w:cs="Times"/>
            </w:rPr>
            <w:fldChar w:fldCharType="separate"/>
          </w:r>
          <w:r w:rsidR="006C2BBA" w:rsidRPr="006C2BBA">
            <w:rPr>
              <w:rFonts w:ascii="Times" w:hAnsi="Times" w:cs="Times"/>
              <w:noProof/>
            </w:rPr>
            <w:t>[55]</w:t>
          </w:r>
          <w:r>
            <w:rPr>
              <w:rFonts w:ascii="Times" w:hAnsi="Times" w:cs="Times"/>
            </w:rPr>
            <w:fldChar w:fldCharType="end"/>
          </w:r>
        </w:sdtContent>
      </w:sdt>
      <w:r>
        <w:rPr>
          <w:rFonts w:ascii="Times" w:hAnsi="Times" w:cs="Times"/>
        </w:rPr>
        <w:t>.</w:t>
      </w:r>
    </w:p>
    <w:p w14:paraId="40C1E3E5" w14:textId="77777777" w:rsidR="00D67898" w:rsidRDefault="00D67898" w:rsidP="0084087F">
      <w:pPr>
        <w:pStyle w:val="Teaser"/>
        <w:jc w:val="both"/>
        <w:rPr>
          <w:rFonts w:ascii="Times" w:hAnsi="Times" w:cs="Times"/>
        </w:rPr>
      </w:pPr>
    </w:p>
    <w:p w14:paraId="684757A2" w14:textId="68BB9ABD" w:rsidR="00F65EF7" w:rsidRDefault="00F65EF7" w:rsidP="009E0415">
      <w:pPr>
        <w:pStyle w:val="Teaser"/>
        <w:jc w:val="both"/>
        <w:rPr>
          <w:rFonts w:ascii="Times" w:hAnsi="Times" w:cs="Times"/>
        </w:rPr>
      </w:pPr>
      <w:r>
        <w:rPr>
          <w:rFonts w:ascii="Times" w:hAnsi="Times" w:cs="Times"/>
        </w:rPr>
        <w:t xml:space="preserve">The </w:t>
      </w:r>
      <w:r w:rsidR="000B2D81">
        <w:rPr>
          <w:rFonts w:ascii="Times" w:hAnsi="Times" w:cs="Times"/>
        </w:rPr>
        <w:t xml:space="preserve">sensitivity of operators to </w:t>
      </w:r>
      <w:r>
        <w:rPr>
          <w:rFonts w:ascii="Times" w:hAnsi="Times" w:cs="Times"/>
        </w:rPr>
        <w:t xml:space="preserve">fiscal </w:t>
      </w:r>
      <w:r w:rsidR="000B2D81">
        <w:rPr>
          <w:rFonts w:ascii="Times" w:hAnsi="Times" w:cs="Times"/>
        </w:rPr>
        <w:t>terms</w:t>
      </w:r>
      <w:r>
        <w:rPr>
          <w:rFonts w:ascii="Times" w:hAnsi="Times" w:cs="Times"/>
        </w:rPr>
        <w:t xml:space="preserve"> and tariffs</w:t>
      </w:r>
      <w:r w:rsidR="000B2D81">
        <w:rPr>
          <w:rFonts w:ascii="Times" w:hAnsi="Times" w:cs="Times"/>
        </w:rPr>
        <w:t xml:space="preserve"> is demonstrated in this example from</w:t>
      </w:r>
      <w:r>
        <w:rPr>
          <w:rFonts w:ascii="Times" w:hAnsi="Times" w:cs="Times"/>
        </w:rPr>
        <w:t xml:space="preserve"> Romania, </w:t>
      </w:r>
      <w:r w:rsidR="00C9652B">
        <w:rPr>
          <w:rFonts w:ascii="Times" w:hAnsi="Times" w:cs="Times"/>
        </w:rPr>
        <w:t>where</w:t>
      </w:r>
      <w:r w:rsidR="000B2D81">
        <w:rPr>
          <w:rFonts w:ascii="Times" w:hAnsi="Times" w:cs="Times"/>
        </w:rPr>
        <w:t xml:space="preserve"> </w:t>
      </w:r>
      <w:r>
        <w:rPr>
          <w:rFonts w:ascii="Times" w:hAnsi="Times" w:cs="Times"/>
        </w:rPr>
        <w:t xml:space="preserve">a change in legislation that introduced a 1.5% property tax on wind turbine infrastructure negatively impacted the wind farm operations and growth </w:t>
      </w:r>
      <w:r w:rsidR="000B2D81">
        <w:rPr>
          <w:rFonts w:ascii="Times" w:hAnsi="Times" w:cs="Times"/>
        </w:rPr>
        <w:t>for</w:t>
      </w:r>
      <w:r>
        <w:rPr>
          <w:rFonts w:ascii="Times" w:hAnsi="Times" w:cs="Times"/>
        </w:rPr>
        <w:t xml:space="preserve"> </w:t>
      </w:r>
      <w:r w:rsidR="005E1F85">
        <w:rPr>
          <w:rFonts w:ascii="Times" w:hAnsi="Times" w:cs="Times"/>
        </w:rPr>
        <w:t xml:space="preserve">this particular type of </w:t>
      </w:r>
      <w:r>
        <w:rPr>
          <w:rFonts w:ascii="Times" w:hAnsi="Times" w:cs="Times"/>
        </w:rPr>
        <w:t xml:space="preserve">energy resource </w:t>
      </w:r>
      <w:sdt>
        <w:sdtPr>
          <w:rPr>
            <w:rFonts w:ascii="Times" w:hAnsi="Times" w:cs="Times"/>
          </w:rPr>
          <w:id w:val="-339316638"/>
          <w:citation/>
        </w:sdtPr>
        <w:sdtEndPr/>
        <w:sdtContent>
          <w:r>
            <w:rPr>
              <w:rFonts w:ascii="Times" w:hAnsi="Times" w:cs="Times"/>
            </w:rPr>
            <w:fldChar w:fldCharType="begin"/>
          </w:r>
          <w:r>
            <w:rPr>
              <w:rFonts w:ascii="Times" w:hAnsi="Times" w:cs="Times"/>
            </w:rPr>
            <w:instrText xml:space="preserve"> CITATION Chr14 \l 1033 </w:instrText>
          </w:r>
          <w:r>
            <w:rPr>
              <w:rFonts w:ascii="Times" w:hAnsi="Times" w:cs="Times"/>
            </w:rPr>
            <w:fldChar w:fldCharType="separate"/>
          </w:r>
          <w:r w:rsidR="006C2BBA" w:rsidRPr="006C2BBA">
            <w:rPr>
              <w:rFonts w:ascii="Times" w:hAnsi="Times" w:cs="Times"/>
              <w:noProof/>
            </w:rPr>
            <w:t>[56]</w:t>
          </w:r>
          <w:r>
            <w:rPr>
              <w:rFonts w:ascii="Times" w:hAnsi="Times" w:cs="Times"/>
            </w:rPr>
            <w:fldChar w:fldCharType="end"/>
          </w:r>
        </w:sdtContent>
      </w:sdt>
      <w:r>
        <w:rPr>
          <w:rFonts w:ascii="Times" w:hAnsi="Times" w:cs="Times"/>
        </w:rPr>
        <w:t xml:space="preserve">. The result of new taxes </w:t>
      </w:r>
      <w:r w:rsidR="000B2D81">
        <w:rPr>
          <w:rFonts w:ascii="Times" w:hAnsi="Times" w:cs="Times"/>
        </w:rPr>
        <w:t xml:space="preserve">had </w:t>
      </w:r>
      <w:r>
        <w:rPr>
          <w:rFonts w:ascii="Times" w:hAnsi="Times" w:cs="Times"/>
        </w:rPr>
        <w:t xml:space="preserve">reduced the predicted profits </w:t>
      </w:r>
      <w:r w:rsidR="00FB14FE">
        <w:rPr>
          <w:rFonts w:ascii="Times" w:hAnsi="Times" w:cs="Times"/>
        </w:rPr>
        <w:t>of</w:t>
      </w:r>
      <w:r>
        <w:rPr>
          <w:rFonts w:ascii="Times" w:hAnsi="Times" w:cs="Times"/>
        </w:rPr>
        <w:t xml:space="preserve"> wind energy projects</w:t>
      </w:r>
      <w:r w:rsidR="00FB14FE">
        <w:rPr>
          <w:rFonts w:ascii="Times" w:hAnsi="Times" w:cs="Times"/>
        </w:rPr>
        <w:t>, which impact</w:t>
      </w:r>
      <w:r w:rsidR="000B2D81">
        <w:rPr>
          <w:rFonts w:ascii="Times" w:hAnsi="Times" w:cs="Times"/>
        </w:rPr>
        <w:t>ed</w:t>
      </w:r>
      <w:r w:rsidR="00FB14FE">
        <w:rPr>
          <w:rFonts w:ascii="Times" w:hAnsi="Times" w:cs="Times"/>
        </w:rPr>
        <w:t xml:space="preserve"> development plans</w:t>
      </w:r>
      <w:r w:rsidR="000B2D81">
        <w:rPr>
          <w:rFonts w:ascii="Times" w:hAnsi="Times" w:cs="Times"/>
        </w:rPr>
        <w:t xml:space="preserve"> on future projects</w:t>
      </w:r>
      <w:r>
        <w:rPr>
          <w:rFonts w:ascii="Times" w:hAnsi="Times" w:cs="Times"/>
        </w:rPr>
        <w:t xml:space="preserve">. In another example, Spain is the second largest producer of wind energy in Europe and the industry was </w:t>
      </w:r>
      <w:r w:rsidR="000B2D81">
        <w:rPr>
          <w:rFonts w:ascii="Times" w:hAnsi="Times" w:cs="Times"/>
        </w:rPr>
        <w:t>growingly steadily</w:t>
      </w:r>
      <w:r>
        <w:rPr>
          <w:rFonts w:ascii="Times" w:hAnsi="Times" w:cs="Times"/>
        </w:rPr>
        <w:t xml:space="preserve">. However, changes in tariff conditions caused a downturn in the installment of wind projects </w:t>
      </w:r>
      <w:sdt>
        <w:sdtPr>
          <w:rPr>
            <w:rFonts w:ascii="Times" w:hAnsi="Times" w:cs="Times"/>
          </w:rPr>
          <w:id w:val="449908745"/>
          <w:citation/>
        </w:sdtPr>
        <w:sdtEndPr/>
        <w:sdtContent>
          <w:r>
            <w:rPr>
              <w:rFonts w:ascii="Times" w:hAnsi="Times" w:cs="Times"/>
            </w:rPr>
            <w:fldChar w:fldCharType="begin"/>
          </w:r>
          <w:r>
            <w:rPr>
              <w:rFonts w:ascii="Times" w:hAnsi="Times" w:cs="Times"/>
            </w:rPr>
            <w:instrText xml:space="preserve"> CITATION Bue13 \l 1033 </w:instrText>
          </w:r>
          <w:r>
            <w:rPr>
              <w:rFonts w:ascii="Times" w:hAnsi="Times" w:cs="Times"/>
            </w:rPr>
            <w:fldChar w:fldCharType="separate"/>
          </w:r>
          <w:r w:rsidR="006C2BBA" w:rsidRPr="006C2BBA">
            <w:rPr>
              <w:rFonts w:ascii="Times" w:hAnsi="Times" w:cs="Times"/>
              <w:noProof/>
            </w:rPr>
            <w:t>[57]</w:t>
          </w:r>
          <w:r>
            <w:rPr>
              <w:rFonts w:ascii="Times" w:hAnsi="Times" w:cs="Times"/>
            </w:rPr>
            <w:fldChar w:fldCharType="end"/>
          </w:r>
        </w:sdtContent>
      </w:sdt>
      <w:r>
        <w:rPr>
          <w:rFonts w:ascii="Times" w:hAnsi="Times" w:cs="Times"/>
        </w:rPr>
        <w:t xml:space="preserve">. </w:t>
      </w:r>
      <w:r w:rsidR="00FB14FE">
        <w:rPr>
          <w:rFonts w:ascii="Times" w:hAnsi="Times" w:cs="Times"/>
        </w:rPr>
        <w:t>The financial crisis as well as debt laden Europe forced the government to cut spending on subsidies for RE projects</w:t>
      </w:r>
      <w:r w:rsidR="00C9652B">
        <w:rPr>
          <w:rFonts w:ascii="Times" w:hAnsi="Times" w:cs="Times"/>
        </w:rPr>
        <w:t xml:space="preserve"> as well</w:t>
      </w:r>
      <w:r w:rsidR="00FB14FE">
        <w:rPr>
          <w:rFonts w:ascii="Times" w:hAnsi="Times" w:cs="Times"/>
        </w:rPr>
        <w:t xml:space="preserve">.  </w:t>
      </w:r>
      <w:r w:rsidR="00C9652B">
        <w:rPr>
          <w:rFonts w:ascii="Times" w:hAnsi="Times" w:cs="Times"/>
        </w:rPr>
        <w:t>Thus, poor fiscal terms have a significant impact on RE growth and success as well.</w:t>
      </w:r>
      <w:r>
        <w:rPr>
          <w:rFonts w:ascii="Times" w:hAnsi="Times" w:cs="Times"/>
        </w:rPr>
        <w:t xml:space="preserve"> </w:t>
      </w:r>
    </w:p>
    <w:p w14:paraId="511A3FF7" w14:textId="77777777" w:rsidR="00F65EF7" w:rsidRDefault="00F65EF7" w:rsidP="009E0415">
      <w:pPr>
        <w:pStyle w:val="Teaser"/>
        <w:jc w:val="both"/>
        <w:rPr>
          <w:b/>
          <w:bCs/>
          <w:i/>
          <w:iCs/>
        </w:rPr>
      </w:pPr>
    </w:p>
    <w:p w14:paraId="05F0F238" w14:textId="77777777" w:rsidR="00AE03C2" w:rsidRDefault="00AE03C2" w:rsidP="001C5142">
      <w:pPr>
        <w:pStyle w:val="Teaser"/>
        <w:jc w:val="both"/>
        <w:rPr>
          <w:ins w:id="150" w:author="# JANINE NG YOU EN (UC-FT)" w:date="2022-06-30T08:15:00Z"/>
          <w:rFonts w:ascii="Times" w:hAnsi="Times" w:cs="Times"/>
          <w:bCs/>
        </w:rPr>
      </w:pPr>
      <w:ins w:id="151" w:author="# JANINE NG YOU EN (UC-FT)" w:date="2022-06-30T08:15:00Z">
        <w:r w:rsidRPr="00AE03C2">
          <w:rPr>
            <w:rFonts w:ascii="Times" w:hAnsi="Times" w:cs="Times"/>
            <w:b/>
          </w:rPr>
          <w:t xml:space="preserve">3.5 </w:t>
        </w:r>
      </w:ins>
      <w:r w:rsidR="009B5908" w:rsidRPr="00AE03C2">
        <w:rPr>
          <w:rFonts w:ascii="Times" w:hAnsi="Times" w:cs="Times"/>
          <w:b/>
        </w:rPr>
        <w:t>Talent</w:t>
      </w:r>
    </w:p>
    <w:p w14:paraId="4DB3EF77" w14:textId="6E747D1F" w:rsidR="009B5908" w:rsidRDefault="00615B01" w:rsidP="001C5142">
      <w:pPr>
        <w:pStyle w:val="Teaser"/>
        <w:jc w:val="both"/>
        <w:rPr>
          <w:rFonts w:ascii="Times" w:hAnsi="Times" w:cs="Times"/>
          <w:bCs/>
        </w:rPr>
      </w:pPr>
      <w:del w:id="152" w:author="# JANINE NG YOU EN (UC-FT)" w:date="2022-06-30T08:15:00Z">
        <w:r w:rsidRPr="00AE03C2" w:rsidDel="00AE03C2">
          <w:rPr>
            <w:rFonts w:ascii="Times" w:hAnsi="Times" w:cs="Times"/>
            <w:b/>
          </w:rPr>
          <w:delText>:</w:delText>
        </w:r>
        <w:r w:rsidR="00506A69" w:rsidDel="00AE03C2">
          <w:rPr>
            <w:rFonts w:ascii="Times" w:hAnsi="Times" w:cs="Times"/>
            <w:bCs/>
          </w:rPr>
          <w:delText xml:space="preserve"> </w:delText>
        </w:r>
      </w:del>
      <w:r w:rsidR="00C9652B">
        <w:rPr>
          <w:rFonts w:ascii="Times" w:hAnsi="Times" w:cs="Times"/>
          <w:bCs/>
        </w:rPr>
        <w:t>In our review, we have found that</w:t>
      </w:r>
      <w:r w:rsidR="009B5908">
        <w:rPr>
          <w:rFonts w:ascii="Times" w:hAnsi="Times" w:cs="Times"/>
          <w:bCs/>
        </w:rPr>
        <w:t xml:space="preserve"> access to RE expertise, </w:t>
      </w:r>
      <w:r w:rsidR="00F65EF7">
        <w:rPr>
          <w:rFonts w:ascii="Times" w:hAnsi="Times" w:cs="Times"/>
          <w:bCs/>
        </w:rPr>
        <w:t xml:space="preserve">skills </w:t>
      </w:r>
      <w:r w:rsidR="00A65B50">
        <w:rPr>
          <w:rFonts w:ascii="Times" w:hAnsi="Times" w:cs="Times"/>
          <w:bCs/>
        </w:rPr>
        <w:t>are</w:t>
      </w:r>
      <w:r w:rsidR="00C9652B">
        <w:rPr>
          <w:rFonts w:ascii="Times" w:hAnsi="Times" w:cs="Times"/>
          <w:bCs/>
        </w:rPr>
        <w:t xml:space="preserve"> </w:t>
      </w:r>
      <w:r w:rsidR="009B5908">
        <w:rPr>
          <w:rFonts w:ascii="Times" w:hAnsi="Times" w:cs="Times"/>
          <w:bCs/>
        </w:rPr>
        <w:t xml:space="preserve">the final success factor for RE growth. However, unlike the earlier factors, </w:t>
      </w:r>
      <w:r w:rsidR="001C5142">
        <w:rPr>
          <w:rFonts w:ascii="Times" w:hAnsi="Times" w:cs="Times"/>
          <w:bCs/>
        </w:rPr>
        <w:t xml:space="preserve">we view </w:t>
      </w:r>
      <w:r w:rsidR="00A65B50">
        <w:rPr>
          <w:rFonts w:ascii="Times" w:hAnsi="Times" w:cs="Times"/>
          <w:bCs/>
        </w:rPr>
        <w:t>this</w:t>
      </w:r>
      <w:r w:rsidR="001C5142">
        <w:rPr>
          <w:rFonts w:ascii="Times" w:hAnsi="Times" w:cs="Times"/>
          <w:bCs/>
        </w:rPr>
        <w:t xml:space="preserve"> as more of a second order effect. We say this because if there is no mandate for RE projects within a certain jurisdiction </w:t>
      </w:r>
      <w:r w:rsidR="00F96AE5">
        <w:rPr>
          <w:rFonts w:ascii="Times" w:hAnsi="Times" w:cs="Times"/>
          <w:bCs/>
        </w:rPr>
        <w:t>given the</w:t>
      </w:r>
      <w:r w:rsidR="001C5142">
        <w:rPr>
          <w:rFonts w:ascii="Times" w:hAnsi="Times" w:cs="Times"/>
          <w:bCs/>
        </w:rPr>
        <w:t xml:space="preserve"> earlier factors, no amount of </w:t>
      </w:r>
      <w:r w:rsidR="00F96AE5">
        <w:rPr>
          <w:rFonts w:ascii="Times" w:hAnsi="Times" w:cs="Times"/>
          <w:bCs/>
        </w:rPr>
        <w:t xml:space="preserve">cutting-edge </w:t>
      </w:r>
      <w:r w:rsidR="001C5142">
        <w:rPr>
          <w:rFonts w:ascii="Times" w:hAnsi="Times" w:cs="Times"/>
          <w:bCs/>
        </w:rPr>
        <w:t xml:space="preserve">talent will </w:t>
      </w:r>
      <w:r w:rsidR="00E9593C">
        <w:rPr>
          <w:rFonts w:ascii="Times" w:hAnsi="Times" w:cs="Times"/>
          <w:bCs/>
        </w:rPr>
        <w:t>assist</w:t>
      </w:r>
      <w:r w:rsidR="001C5142">
        <w:rPr>
          <w:rFonts w:ascii="Times" w:hAnsi="Times" w:cs="Times"/>
          <w:bCs/>
        </w:rPr>
        <w:t xml:space="preserve"> in RE growth</w:t>
      </w:r>
      <w:r w:rsidR="00F96AE5">
        <w:rPr>
          <w:rFonts w:ascii="Times" w:hAnsi="Times" w:cs="Times"/>
          <w:bCs/>
        </w:rPr>
        <w:t xml:space="preserve"> and success</w:t>
      </w:r>
      <w:r w:rsidR="001C5142">
        <w:rPr>
          <w:rFonts w:ascii="Times" w:hAnsi="Times" w:cs="Times"/>
          <w:bCs/>
        </w:rPr>
        <w:t>. This is perhaps why it is ranked last.</w:t>
      </w:r>
      <w:r w:rsidR="00F44D3D">
        <w:rPr>
          <w:rFonts w:ascii="Times" w:hAnsi="Times" w:cs="Times"/>
          <w:bCs/>
        </w:rPr>
        <w:t xml:space="preserve"> </w:t>
      </w:r>
    </w:p>
    <w:p w14:paraId="2C1FB2C6" w14:textId="7EAE587B" w:rsidR="009B5908" w:rsidRDefault="009B5908" w:rsidP="009E0415">
      <w:pPr>
        <w:pStyle w:val="Teaser"/>
        <w:jc w:val="both"/>
        <w:rPr>
          <w:rFonts w:ascii="Times" w:hAnsi="Times" w:cs="Times"/>
          <w:bCs/>
        </w:rPr>
      </w:pPr>
    </w:p>
    <w:p w14:paraId="3C5E544B" w14:textId="1F73FBA6" w:rsidR="00F96AE5" w:rsidDel="00AE03C2" w:rsidRDefault="00F96AE5" w:rsidP="00F96AE5">
      <w:pPr>
        <w:pStyle w:val="Teaser"/>
        <w:jc w:val="both"/>
        <w:rPr>
          <w:del w:id="153" w:author="# JANINE NG YOU EN (UC-FT)" w:date="2022-06-30T08:16:00Z"/>
          <w:rFonts w:ascii="Times" w:hAnsi="Times" w:cs="Times"/>
          <w:bCs/>
        </w:rPr>
      </w:pPr>
      <w:r>
        <w:rPr>
          <w:rFonts w:ascii="Times" w:hAnsi="Times" w:cs="Times"/>
          <w:bCs/>
        </w:rPr>
        <w:t xml:space="preserve">From our analysis, we have found that there </w:t>
      </w:r>
      <w:r w:rsidR="00A65B50">
        <w:rPr>
          <w:rFonts w:ascii="Times" w:hAnsi="Times" w:cs="Times"/>
          <w:bCs/>
        </w:rPr>
        <w:t>are</w:t>
      </w:r>
      <w:r>
        <w:rPr>
          <w:rFonts w:ascii="Times" w:hAnsi="Times" w:cs="Times"/>
          <w:bCs/>
        </w:rPr>
        <w:t xml:space="preserve"> significant resources </w:t>
      </w:r>
      <w:r w:rsidR="00B0168D">
        <w:rPr>
          <w:rFonts w:ascii="Times" w:hAnsi="Times" w:cs="Times"/>
          <w:bCs/>
        </w:rPr>
        <w:t>devoted</w:t>
      </w:r>
      <w:r>
        <w:rPr>
          <w:rFonts w:ascii="Times" w:hAnsi="Times" w:cs="Times"/>
          <w:bCs/>
        </w:rPr>
        <w:t xml:space="preserve"> to RE education and training in Europe (41%) and North America (33%), with there being less in Asia (12%), Latin America (7%), Africa (3%) and Oceania (3%) </w:t>
      </w:r>
      <w:sdt>
        <w:sdtPr>
          <w:rPr>
            <w:rFonts w:ascii="Times" w:hAnsi="Times" w:cs="Times"/>
            <w:bCs/>
          </w:rPr>
          <w:id w:val="-1726682311"/>
          <w:citation/>
        </w:sdtPr>
        <w:sdtEndPr/>
        <w:sdtContent>
          <w:r>
            <w:rPr>
              <w:rFonts w:ascii="Times" w:hAnsi="Times" w:cs="Times"/>
              <w:bCs/>
            </w:rPr>
            <w:fldChar w:fldCharType="begin"/>
          </w:r>
          <w:r>
            <w:rPr>
              <w:rFonts w:ascii="Times" w:hAnsi="Times" w:cs="Times"/>
              <w:bCs/>
            </w:rPr>
            <w:instrText xml:space="preserve"> CITATION Luc18 \l 1033 </w:instrText>
          </w:r>
          <w:r w:rsidR="00B0168D">
            <w:rPr>
              <w:rFonts w:ascii="Times" w:hAnsi="Times" w:cs="Times"/>
              <w:bCs/>
            </w:rPr>
            <w:instrText xml:space="preserve"> \m Sta22</w:instrText>
          </w:r>
          <w:r>
            <w:rPr>
              <w:rFonts w:ascii="Times" w:hAnsi="Times" w:cs="Times"/>
              <w:bCs/>
            </w:rPr>
            <w:fldChar w:fldCharType="separate"/>
          </w:r>
          <w:r w:rsidR="006C2BBA" w:rsidRPr="006C2BBA">
            <w:rPr>
              <w:rFonts w:ascii="Times" w:hAnsi="Times" w:cs="Times"/>
              <w:noProof/>
            </w:rPr>
            <w:t>[58, 59]</w:t>
          </w:r>
          <w:r>
            <w:rPr>
              <w:rFonts w:ascii="Times" w:hAnsi="Times" w:cs="Times"/>
              <w:bCs/>
            </w:rPr>
            <w:fldChar w:fldCharType="end"/>
          </w:r>
        </w:sdtContent>
      </w:sdt>
      <w:r>
        <w:rPr>
          <w:rFonts w:ascii="Times" w:hAnsi="Times" w:cs="Times"/>
          <w:bCs/>
        </w:rPr>
        <w:t>. In developing countries, there is often a</w:t>
      </w:r>
      <w:r w:rsidR="001C5142">
        <w:rPr>
          <w:rFonts w:ascii="Times" w:hAnsi="Times" w:cs="Times"/>
          <w:bCs/>
        </w:rPr>
        <w:t xml:space="preserve"> </w:t>
      </w:r>
      <w:r w:rsidR="00104F10">
        <w:rPr>
          <w:rFonts w:ascii="Times" w:hAnsi="Times" w:cs="Times"/>
          <w:bCs/>
        </w:rPr>
        <w:t xml:space="preserve">(1) shortage of education and training, (2) </w:t>
      </w:r>
      <w:r w:rsidR="001C5142">
        <w:rPr>
          <w:rFonts w:ascii="Times" w:hAnsi="Times" w:cs="Times"/>
          <w:bCs/>
        </w:rPr>
        <w:t xml:space="preserve">a </w:t>
      </w:r>
      <w:r w:rsidR="00104F10">
        <w:rPr>
          <w:rFonts w:ascii="Times" w:hAnsi="Times" w:cs="Times"/>
          <w:bCs/>
        </w:rPr>
        <w:t>mismatch in real life applicability of education curriculum,</w:t>
      </w:r>
      <w:r w:rsidR="001C5142">
        <w:rPr>
          <w:rFonts w:ascii="Times" w:hAnsi="Times" w:cs="Times"/>
          <w:bCs/>
        </w:rPr>
        <w:t xml:space="preserve"> and</w:t>
      </w:r>
      <w:r w:rsidR="00104F10">
        <w:rPr>
          <w:rFonts w:ascii="Times" w:hAnsi="Times" w:cs="Times"/>
          <w:bCs/>
        </w:rPr>
        <w:t xml:space="preserve"> (3) </w:t>
      </w:r>
      <w:r w:rsidR="001C5142">
        <w:rPr>
          <w:rFonts w:ascii="Times" w:hAnsi="Times" w:cs="Times"/>
          <w:bCs/>
        </w:rPr>
        <w:t xml:space="preserve">a </w:t>
      </w:r>
      <w:r w:rsidR="00104F10">
        <w:rPr>
          <w:rFonts w:ascii="Times" w:hAnsi="Times" w:cs="Times"/>
          <w:bCs/>
        </w:rPr>
        <w:t xml:space="preserve">mismatch between education resources and industry demand. These issues contribute to a critical shortage of skilled human resource </w:t>
      </w:r>
      <w:r>
        <w:rPr>
          <w:rFonts w:ascii="Times" w:hAnsi="Times" w:cs="Times"/>
          <w:bCs/>
        </w:rPr>
        <w:t xml:space="preserve">in developing nations </w:t>
      </w:r>
      <w:r w:rsidR="00104F10">
        <w:rPr>
          <w:rFonts w:ascii="Times" w:hAnsi="Times" w:cs="Times"/>
          <w:bCs/>
        </w:rPr>
        <w:t xml:space="preserve">that hinders the RE market development. </w:t>
      </w:r>
      <w:r>
        <w:rPr>
          <w:rFonts w:ascii="Times" w:hAnsi="Times" w:cs="Times"/>
          <w:bCs/>
        </w:rPr>
        <w:t xml:space="preserve">If RE adoption is to continue to grow in these countries, there must be a collaboration between industry and government to identify and the knowledge gaps. Such a collaboration is </w:t>
      </w:r>
      <w:r>
        <w:rPr>
          <w:rFonts w:ascii="Times" w:hAnsi="Times" w:cs="Times"/>
          <w:bCs/>
        </w:rPr>
        <w:lastRenderedPageBreak/>
        <w:t>successfully demonstrated i</w:t>
      </w:r>
      <w:r w:rsidR="00104F10">
        <w:rPr>
          <w:rFonts w:ascii="Times" w:hAnsi="Times" w:cs="Times"/>
          <w:bCs/>
        </w:rPr>
        <w:t>n the US</w:t>
      </w:r>
      <w:r w:rsidR="00E9593C">
        <w:rPr>
          <w:rFonts w:ascii="Times" w:hAnsi="Times" w:cs="Times"/>
          <w:bCs/>
        </w:rPr>
        <w:t>A</w:t>
      </w:r>
      <w:r>
        <w:rPr>
          <w:rFonts w:ascii="Times" w:hAnsi="Times" w:cs="Times"/>
          <w:bCs/>
        </w:rPr>
        <w:t xml:space="preserve"> between</w:t>
      </w:r>
      <w:r w:rsidR="00104F10">
        <w:rPr>
          <w:rFonts w:ascii="Times" w:hAnsi="Times" w:cs="Times"/>
          <w:bCs/>
        </w:rPr>
        <w:t xml:space="preserve"> Madison Area Technical College</w:t>
      </w:r>
      <w:r>
        <w:rPr>
          <w:rFonts w:ascii="Times" w:hAnsi="Times" w:cs="Times"/>
          <w:bCs/>
        </w:rPr>
        <w:t xml:space="preserve"> and the </w:t>
      </w:r>
      <w:r>
        <w:rPr>
          <w:rFonts w:ascii="Times" w:hAnsi="Times" w:cs="Times"/>
          <w:bCs/>
          <w:lang w:val="en-SG"/>
        </w:rPr>
        <w:t>National</w:t>
      </w:r>
      <w:r w:rsidRPr="00104F10">
        <w:rPr>
          <w:rFonts w:ascii="Times" w:hAnsi="Times" w:cs="Times"/>
          <w:bCs/>
        </w:rPr>
        <w:t xml:space="preserve"> Alternative Fuel Training Consortium (NAFTC)</w:t>
      </w:r>
      <w:r w:rsidR="00B0168D">
        <w:rPr>
          <w:rFonts w:ascii="Times" w:hAnsi="Times" w:cs="Times"/>
          <w:bCs/>
        </w:rPr>
        <w:t>, where the former</w:t>
      </w:r>
      <w:r w:rsidR="00104F10">
        <w:rPr>
          <w:rFonts w:ascii="Times" w:hAnsi="Times" w:cs="Times"/>
          <w:bCs/>
        </w:rPr>
        <w:t xml:space="preserve"> launched an academy that provided training for educators in RE </w:t>
      </w:r>
      <w:r w:rsidR="00B0168D">
        <w:rPr>
          <w:rFonts w:ascii="Times" w:hAnsi="Times" w:cs="Times"/>
          <w:bCs/>
        </w:rPr>
        <w:t>technologies but utilizing</w:t>
      </w:r>
      <w:r w:rsidR="00104F10">
        <w:rPr>
          <w:rFonts w:ascii="Times" w:hAnsi="Times" w:cs="Times"/>
          <w:bCs/>
        </w:rPr>
        <w:t xml:space="preserve"> training centers</w:t>
      </w:r>
      <w:r w:rsidR="00B0168D">
        <w:rPr>
          <w:rFonts w:ascii="Times" w:hAnsi="Times" w:cs="Times"/>
          <w:bCs/>
        </w:rPr>
        <w:t xml:space="preserve"> and curriculum supported by the </w:t>
      </w:r>
      <w:r w:rsidR="00104F10" w:rsidRPr="00104F10">
        <w:rPr>
          <w:rFonts w:ascii="Times" w:hAnsi="Times" w:cs="Times"/>
          <w:bCs/>
        </w:rPr>
        <w:t>NAFTC</w:t>
      </w:r>
      <w:r w:rsidR="00104F10">
        <w:rPr>
          <w:rFonts w:ascii="Times" w:hAnsi="Times" w:cs="Times"/>
          <w:bCs/>
        </w:rPr>
        <w:t xml:space="preserve">. The </w:t>
      </w:r>
      <w:r w:rsidR="00E9593C">
        <w:rPr>
          <w:rFonts w:ascii="Times" w:hAnsi="Times" w:cs="Times"/>
          <w:bCs/>
        </w:rPr>
        <w:t xml:space="preserve">aim was to </w:t>
      </w:r>
      <w:r w:rsidR="00104F10">
        <w:rPr>
          <w:rFonts w:ascii="Times" w:hAnsi="Times" w:cs="Times"/>
          <w:bCs/>
        </w:rPr>
        <w:t>expose educators to relevant industry practices</w:t>
      </w:r>
      <w:r w:rsidR="00E9593C">
        <w:rPr>
          <w:rFonts w:ascii="Times" w:hAnsi="Times" w:cs="Times"/>
          <w:bCs/>
        </w:rPr>
        <w:t xml:space="preserve">, and </w:t>
      </w:r>
      <w:r>
        <w:rPr>
          <w:rFonts w:ascii="Times" w:hAnsi="Times" w:cs="Times"/>
          <w:bCs/>
        </w:rPr>
        <w:t>to</w:t>
      </w:r>
      <w:r w:rsidR="00E9593C">
        <w:rPr>
          <w:rFonts w:ascii="Times" w:hAnsi="Times" w:cs="Times"/>
          <w:bCs/>
        </w:rPr>
        <w:t xml:space="preserve"> train a cadre of instructors skilled in</w:t>
      </w:r>
      <w:r w:rsidR="00104F10">
        <w:rPr>
          <w:rFonts w:ascii="Times" w:hAnsi="Times" w:cs="Times"/>
          <w:bCs/>
        </w:rPr>
        <w:t xml:space="preserve"> Solar Electrics, Science Technology, Engineering and Mathematics (STEM) and wind energies</w:t>
      </w:r>
      <w:sdt>
        <w:sdtPr>
          <w:rPr>
            <w:rFonts w:ascii="Times" w:hAnsi="Times" w:cs="Times"/>
            <w:bCs/>
          </w:rPr>
          <w:id w:val="1374504343"/>
          <w:citation/>
        </w:sdtPr>
        <w:sdtEndPr/>
        <w:sdtContent>
          <w:r w:rsidR="00104F10">
            <w:rPr>
              <w:rFonts w:ascii="Times" w:hAnsi="Times" w:cs="Times"/>
              <w:bCs/>
            </w:rPr>
            <w:fldChar w:fldCharType="begin"/>
          </w:r>
          <w:r w:rsidR="00104F10">
            <w:rPr>
              <w:rFonts w:ascii="Times" w:hAnsi="Times" w:cs="Times"/>
              <w:bCs/>
            </w:rPr>
            <w:instrText xml:space="preserve"> CITATION Wal17 \l 1033 </w:instrText>
          </w:r>
          <w:r w:rsidR="00B0168D">
            <w:rPr>
              <w:rFonts w:ascii="Times" w:hAnsi="Times" w:cs="Times"/>
              <w:bCs/>
            </w:rPr>
            <w:instrText xml:space="preserve"> \m Cha16 \m Luc18</w:instrText>
          </w:r>
          <w:r w:rsidR="00104F10">
            <w:rPr>
              <w:rFonts w:ascii="Times" w:hAnsi="Times" w:cs="Times"/>
              <w:bCs/>
            </w:rPr>
            <w:fldChar w:fldCharType="separate"/>
          </w:r>
          <w:r w:rsidR="006C2BBA">
            <w:rPr>
              <w:rFonts w:ascii="Times" w:hAnsi="Times" w:cs="Times"/>
              <w:bCs/>
              <w:noProof/>
            </w:rPr>
            <w:t xml:space="preserve"> </w:t>
          </w:r>
          <w:r w:rsidR="006C2BBA" w:rsidRPr="006C2BBA">
            <w:rPr>
              <w:rFonts w:ascii="Times" w:hAnsi="Times" w:cs="Times"/>
              <w:noProof/>
            </w:rPr>
            <w:t>[60, 61, 58]</w:t>
          </w:r>
          <w:r w:rsidR="00104F10">
            <w:rPr>
              <w:rFonts w:ascii="Times" w:hAnsi="Times" w:cs="Times"/>
              <w:bCs/>
            </w:rPr>
            <w:fldChar w:fldCharType="end"/>
          </w:r>
        </w:sdtContent>
      </w:sdt>
      <w:r w:rsidR="00A65B50">
        <w:rPr>
          <w:rFonts w:ascii="Times" w:hAnsi="Times" w:cs="Times"/>
          <w:bCs/>
        </w:rPr>
        <w:t xml:space="preserve">, and it was largely a </w:t>
      </w:r>
      <w:r w:rsidR="00D648A3">
        <w:rPr>
          <w:rFonts w:ascii="Times" w:hAnsi="Times" w:cs="Times"/>
          <w:bCs/>
        </w:rPr>
        <w:t>successful</w:t>
      </w:r>
      <w:r w:rsidR="00A65B50">
        <w:rPr>
          <w:rFonts w:ascii="Times" w:hAnsi="Times" w:cs="Times"/>
          <w:bCs/>
        </w:rPr>
        <w:t xml:space="preserve"> venture, with 96% or participants expressing an interest in the RE industry, boding well for a future </w:t>
      </w:r>
      <w:r w:rsidR="00D648A3">
        <w:rPr>
          <w:rFonts w:ascii="Times" w:hAnsi="Times" w:cs="Times"/>
          <w:bCs/>
        </w:rPr>
        <w:t xml:space="preserve">available </w:t>
      </w:r>
      <w:r w:rsidR="00A65B50">
        <w:rPr>
          <w:rFonts w:ascii="Times" w:hAnsi="Times" w:cs="Times"/>
          <w:bCs/>
        </w:rPr>
        <w:t>talent pool</w:t>
      </w:r>
      <w:r w:rsidR="00104F10">
        <w:rPr>
          <w:rFonts w:ascii="Times" w:hAnsi="Times" w:cs="Times"/>
          <w:bCs/>
        </w:rPr>
        <w:t xml:space="preserve">. </w:t>
      </w:r>
    </w:p>
    <w:p w14:paraId="08C0441B" w14:textId="77777777" w:rsidR="00104F10" w:rsidRDefault="00104F10" w:rsidP="009E0415">
      <w:pPr>
        <w:pStyle w:val="Teaser"/>
        <w:jc w:val="both"/>
        <w:rPr>
          <w:rFonts w:ascii="Times" w:hAnsi="Times" w:cs="Times"/>
          <w:bCs/>
        </w:rPr>
      </w:pPr>
    </w:p>
    <w:p w14:paraId="1402C74F" w14:textId="77777777" w:rsidR="00AE03C2" w:rsidRPr="00AE03C2" w:rsidRDefault="001B39E7" w:rsidP="00AE03C2">
      <w:pPr>
        <w:pStyle w:val="ListParagraph"/>
        <w:numPr>
          <w:ilvl w:val="0"/>
          <w:numId w:val="15"/>
        </w:numPr>
        <w:rPr>
          <w:ins w:id="154" w:author="# JANINE NG YOU EN (UC-FT)" w:date="2022-06-30T08:16:00Z"/>
          <w:rFonts w:ascii="Times" w:eastAsia="Times New Roman" w:hAnsi="Times" w:cs="Times"/>
          <w:bCs/>
          <w:sz w:val="24"/>
          <w:szCs w:val="24"/>
        </w:rPr>
      </w:pPr>
      <w:r w:rsidRPr="00AE03C2">
        <w:rPr>
          <w:rFonts w:ascii="Times" w:hAnsi="Times" w:cs="Times"/>
          <w:b/>
          <w:sz w:val="24"/>
          <w:szCs w:val="24"/>
        </w:rPr>
        <w:t xml:space="preserve">Limitations of Study and </w:t>
      </w:r>
      <w:r w:rsidR="00F02240" w:rsidRPr="00AE03C2">
        <w:rPr>
          <w:rFonts w:ascii="Times" w:hAnsi="Times" w:cs="Times"/>
          <w:b/>
          <w:sz w:val="24"/>
          <w:szCs w:val="24"/>
        </w:rPr>
        <w:t>Conclusions</w:t>
      </w:r>
    </w:p>
    <w:p w14:paraId="247E8D6F" w14:textId="69DE662D" w:rsidR="00D648A3" w:rsidRPr="00AE03C2" w:rsidDel="006B589C" w:rsidRDefault="00F02240" w:rsidP="00AE03C2">
      <w:pPr>
        <w:spacing w:before="120"/>
        <w:ind w:left="360"/>
        <w:jc w:val="both"/>
        <w:rPr>
          <w:del w:id="155" w:author="# JANINE NG YOU EN (UC-FT)" w:date="2022-06-30T07:14:00Z"/>
          <w:rFonts w:ascii="Times" w:eastAsia="Times New Roman" w:hAnsi="Times" w:cs="Times"/>
          <w:bCs/>
          <w:sz w:val="24"/>
          <w:szCs w:val="24"/>
        </w:rPr>
      </w:pPr>
      <w:del w:id="156" w:author="# JANINE NG YOU EN (UC-FT)" w:date="2022-06-30T08:16:00Z">
        <w:r w:rsidRPr="00AE03C2" w:rsidDel="00AE03C2">
          <w:rPr>
            <w:rFonts w:ascii="Times" w:hAnsi="Times" w:cs="Times"/>
            <w:b/>
            <w:sz w:val="24"/>
            <w:szCs w:val="24"/>
          </w:rPr>
          <w:delText xml:space="preserve">: </w:delText>
        </w:r>
      </w:del>
      <w:r w:rsidR="001B39E7" w:rsidRPr="00AE03C2">
        <w:rPr>
          <w:rFonts w:ascii="Times" w:eastAsia="Times New Roman" w:hAnsi="Times" w:cs="Times"/>
          <w:bCs/>
          <w:sz w:val="24"/>
          <w:szCs w:val="24"/>
        </w:rPr>
        <w:t xml:space="preserve">This study adopted </w:t>
      </w:r>
      <w:r w:rsidR="00D648A3" w:rsidRPr="00AE03C2">
        <w:rPr>
          <w:rFonts w:ascii="Times" w:eastAsia="Times New Roman" w:hAnsi="Times" w:cs="Times"/>
          <w:bCs/>
          <w:sz w:val="24"/>
          <w:szCs w:val="24"/>
        </w:rPr>
        <w:t xml:space="preserve">TM+TM </w:t>
      </w:r>
      <w:r w:rsidR="001B39E7" w:rsidRPr="00AE03C2">
        <w:rPr>
          <w:rFonts w:ascii="Times" w:eastAsia="Times New Roman" w:hAnsi="Times" w:cs="Times"/>
          <w:bCs/>
          <w:sz w:val="24"/>
          <w:szCs w:val="24"/>
        </w:rPr>
        <w:t>method</w:t>
      </w:r>
      <w:r w:rsidR="00477F75" w:rsidRPr="00AE03C2">
        <w:rPr>
          <w:rFonts w:ascii="Times" w:eastAsia="Times New Roman" w:hAnsi="Times" w:cs="Times"/>
          <w:bCs/>
          <w:sz w:val="24"/>
          <w:szCs w:val="24"/>
        </w:rPr>
        <w:t>s</w:t>
      </w:r>
      <w:r w:rsidR="001B39E7" w:rsidRPr="00AE03C2">
        <w:rPr>
          <w:rFonts w:ascii="Times" w:eastAsia="Times New Roman" w:hAnsi="Times" w:cs="Times"/>
          <w:bCs/>
          <w:sz w:val="24"/>
          <w:szCs w:val="24"/>
        </w:rPr>
        <w:t xml:space="preserve"> to identify common topics </w:t>
      </w:r>
      <w:r w:rsidR="00477F75" w:rsidRPr="00AE03C2">
        <w:rPr>
          <w:rFonts w:ascii="Times" w:eastAsia="Times New Roman" w:hAnsi="Times" w:cs="Times"/>
          <w:bCs/>
          <w:sz w:val="24"/>
          <w:szCs w:val="24"/>
        </w:rPr>
        <w:t xml:space="preserve">related to successful RE projects, </w:t>
      </w:r>
      <w:r w:rsidR="001B39E7" w:rsidRPr="00AE03C2">
        <w:rPr>
          <w:rFonts w:ascii="Times" w:eastAsia="Times New Roman" w:hAnsi="Times" w:cs="Times"/>
          <w:bCs/>
          <w:sz w:val="24"/>
          <w:szCs w:val="24"/>
        </w:rPr>
        <w:t>in current scientific research.</w:t>
      </w:r>
      <w:r w:rsidR="00477F75" w:rsidRPr="00AE03C2">
        <w:rPr>
          <w:rFonts w:ascii="Times" w:eastAsia="Times New Roman" w:hAnsi="Times" w:cs="Times"/>
          <w:bCs/>
          <w:sz w:val="24"/>
          <w:szCs w:val="24"/>
        </w:rPr>
        <w:t xml:space="preserve"> </w:t>
      </w:r>
      <w:r w:rsidR="00D648A3" w:rsidRPr="00AE03C2">
        <w:rPr>
          <w:rFonts w:ascii="Times" w:eastAsia="Times New Roman" w:hAnsi="Times" w:cs="Times"/>
          <w:bCs/>
          <w:sz w:val="24"/>
          <w:szCs w:val="24"/>
        </w:rPr>
        <w:t xml:space="preserve">We have tried to rank and justify our observations with </w:t>
      </w:r>
      <w:proofErr w:type="spellStart"/>
      <w:proofErr w:type="gramStart"/>
      <w:r w:rsidR="00D648A3" w:rsidRPr="00AE03C2">
        <w:rPr>
          <w:rFonts w:ascii="Times" w:eastAsia="Times New Roman" w:hAnsi="Times" w:cs="Times"/>
          <w:bCs/>
          <w:sz w:val="24"/>
          <w:szCs w:val="24"/>
        </w:rPr>
        <w:t>illutrations</w:t>
      </w:r>
      <w:proofErr w:type="spellEnd"/>
      <w:proofErr w:type="gramEnd"/>
      <w:r w:rsidR="00D648A3" w:rsidRPr="00AE03C2">
        <w:rPr>
          <w:rFonts w:ascii="Times" w:eastAsia="Times New Roman" w:hAnsi="Times" w:cs="Times"/>
          <w:bCs/>
          <w:sz w:val="24"/>
          <w:szCs w:val="24"/>
        </w:rPr>
        <w:t xml:space="preserve"> and examples of the numerous </w:t>
      </w:r>
      <w:r w:rsidR="001B39E7" w:rsidRPr="00AE03C2">
        <w:rPr>
          <w:rFonts w:ascii="Times" w:eastAsia="Times New Roman" w:hAnsi="Times" w:cs="Times"/>
          <w:bCs/>
          <w:sz w:val="24"/>
          <w:szCs w:val="24"/>
        </w:rPr>
        <w:t xml:space="preserve">factors </w:t>
      </w:r>
      <w:r w:rsidR="00D648A3" w:rsidRPr="00AE03C2">
        <w:rPr>
          <w:rFonts w:ascii="Times" w:eastAsia="Times New Roman" w:hAnsi="Times" w:cs="Times"/>
          <w:bCs/>
          <w:sz w:val="24"/>
          <w:szCs w:val="24"/>
        </w:rPr>
        <w:t>contribute to</w:t>
      </w:r>
      <w:r w:rsidR="00477F75" w:rsidRPr="00AE03C2">
        <w:rPr>
          <w:rFonts w:ascii="Times" w:eastAsia="Times New Roman" w:hAnsi="Times" w:cs="Times"/>
          <w:bCs/>
          <w:sz w:val="24"/>
          <w:szCs w:val="24"/>
        </w:rPr>
        <w:t xml:space="preserve"> success </w:t>
      </w:r>
      <w:r w:rsidR="00D648A3" w:rsidRPr="00AE03C2">
        <w:rPr>
          <w:rFonts w:ascii="Times" w:eastAsia="Times New Roman" w:hAnsi="Times" w:cs="Times"/>
          <w:bCs/>
          <w:sz w:val="24"/>
          <w:szCs w:val="24"/>
        </w:rPr>
        <w:t>and growth of</w:t>
      </w:r>
      <w:r w:rsidR="001B39E7" w:rsidRPr="00AE03C2">
        <w:rPr>
          <w:rFonts w:ascii="Times" w:eastAsia="Times New Roman" w:hAnsi="Times" w:cs="Times"/>
          <w:bCs/>
          <w:sz w:val="24"/>
          <w:szCs w:val="24"/>
        </w:rPr>
        <w:t xml:space="preserve"> </w:t>
      </w:r>
      <w:r w:rsidR="00477F75" w:rsidRPr="00AE03C2">
        <w:rPr>
          <w:rFonts w:ascii="Times" w:eastAsia="Times New Roman" w:hAnsi="Times" w:cs="Times"/>
          <w:bCs/>
          <w:sz w:val="24"/>
          <w:szCs w:val="24"/>
        </w:rPr>
        <w:t>RE projects</w:t>
      </w:r>
      <w:r w:rsidR="00D648A3" w:rsidRPr="00AE03C2">
        <w:rPr>
          <w:rFonts w:ascii="Times" w:eastAsia="Times New Roman" w:hAnsi="Times" w:cs="Times"/>
          <w:bCs/>
          <w:sz w:val="24"/>
          <w:szCs w:val="24"/>
        </w:rPr>
        <w:t>, and that it is often the more “softer” aspects that dominate, with 4 out of 5 of our topics being non-financially focused. In order of important ace, we have modeled the major areas of consideration to be: (1) Government (Policy), (2) Public-Private (</w:t>
      </w:r>
      <w:proofErr w:type="spellStart"/>
      <w:r w:rsidR="00D648A3" w:rsidRPr="00AE03C2">
        <w:rPr>
          <w:rFonts w:ascii="Times" w:eastAsia="Times New Roman" w:hAnsi="Times" w:cs="Times"/>
          <w:bCs/>
          <w:sz w:val="24"/>
          <w:szCs w:val="24"/>
        </w:rPr>
        <w:t>Corisking</w:t>
      </w:r>
      <w:proofErr w:type="spellEnd"/>
      <w:r w:rsidR="00D648A3" w:rsidRPr="00AE03C2">
        <w:rPr>
          <w:rFonts w:ascii="Times" w:eastAsia="Times New Roman" w:hAnsi="Times" w:cs="Times"/>
          <w:bCs/>
          <w:sz w:val="24"/>
          <w:szCs w:val="24"/>
        </w:rPr>
        <w:t>), (3) Community (Support/ Involvement), (4) Fiscal Mechanism /Term and (5) Talent</w:t>
      </w:r>
      <w:r w:rsidR="001073FE" w:rsidRPr="00AE03C2">
        <w:rPr>
          <w:rFonts w:ascii="Times" w:eastAsia="Times New Roman" w:hAnsi="Times" w:cs="Times"/>
          <w:bCs/>
          <w:sz w:val="24"/>
          <w:szCs w:val="24"/>
        </w:rPr>
        <w:t>.</w:t>
      </w:r>
    </w:p>
    <w:p w14:paraId="308063ED" w14:textId="48863CA9" w:rsidR="001073FE" w:rsidRDefault="001073FE" w:rsidP="00AE03C2"/>
    <w:p w14:paraId="60D1F6C2" w14:textId="48963859" w:rsidR="001073FE"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 xml:space="preserve">For (1), this covers policies that have a strong signaling mechanism to the private sector, with adequate legislative protection in place for market participants. For (2), we shared an example of how PPAs and FITs between the public and private sectors can act to the benefit or detriment of RE growth, especially when the perception of risk and equitability is considered in the mix. For (3), we illustrate some RE project examples with community support (or lack thereof) and explain why </w:t>
      </w:r>
      <w:r w:rsidR="00B13C22">
        <w:rPr>
          <w:rFonts w:ascii="Times" w:eastAsia="Times New Roman" w:hAnsi="Times" w:cs="Times"/>
          <w:bCs/>
          <w:sz w:val="24"/>
          <w:szCs w:val="24"/>
        </w:rPr>
        <w:t>a</w:t>
      </w:r>
      <w:r>
        <w:rPr>
          <w:rFonts w:ascii="Times" w:eastAsia="Times New Roman" w:hAnsi="Times" w:cs="Times"/>
          <w:bCs/>
          <w:sz w:val="24"/>
          <w:szCs w:val="24"/>
        </w:rPr>
        <w:t xml:space="preserve">ctive engagement is important. For (4), we discuss </w:t>
      </w:r>
      <w:r w:rsidR="00356D87">
        <w:rPr>
          <w:rFonts w:ascii="Times" w:eastAsia="Times New Roman" w:hAnsi="Times" w:cs="Times"/>
          <w:bCs/>
          <w:sz w:val="24"/>
          <w:szCs w:val="24"/>
        </w:rPr>
        <w:t xml:space="preserve">the economic push/pull factors that act as incentives or </w:t>
      </w:r>
      <w:r w:rsidR="00B13C22">
        <w:rPr>
          <w:rFonts w:ascii="Times" w:eastAsia="Times New Roman" w:hAnsi="Times" w:cs="Times"/>
          <w:bCs/>
          <w:sz w:val="24"/>
          <w:szCs w:val="24"/>
        </w:rPr>
        <w:t>deterrents</w:t>
      </w:r>
      <w:r w:rsidR="00356D87">
        <w:rPr>
          <w:rFonts w:ascii="Times" w:eastAsia="Times New Roman" w:hAnsi="Times" w:cs="Times"/>
          <w:bCs/>
          <w:sz w:val="24"/>
          <w:szCs w:val="24"/>
        </w:rPr>
        <w:t xml:space="preserve"> and finally for (5), we illustrate how the lack of the human capital means RE growth and success rates are impacted globally.</w:t>
      </w:r>
    </w:p>
    <w:p w14:paraId="35538252" w14:textId="77777777" w:rsidR="004A1C68" w:rsidRPr="003C703C" w:rsidRDefault="004A1C68" w:rsidP="003C703C">
      <w:pPr>
        <w:spacing w:before="120"/>
        <w:jc w:val="both"/>
        <w:rPr>
          <w:rFonts w:ascii="Times" w:eastAsia="Times New Roman" w:hAnsi="Times" w:cs="Times"/>
          <w:bCs/>
          <w:sz w:val="24"/>
          <w:szCs w:val="24"/>
        </w:rPr>
      </w:pPr>
    </w:p>
    <w:p w14:paraId="036BD0B3" w14:textId="67727DE0"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We note the limitations present in this study</w:t>
      </w:r>
      <w:r w:rsidR="001B39E7" w:rsidRPr="003C703C">
        <w:rPr>
          <w:rFonts w:ascii="Times" w:eastAsia="Times New Roman" w:hAnsi="Times" w:cs="Times"/>
          <w:bCs/>
          <w:sz w:val="24"/>
          <w:szCs w:val="24"/>
        </w:rPr>
        <w:t>. Firstly, it is constrained by its query phrase search. If relevant articles do not have any of the query phrases “renewable energy success” in their subject, they will not be included in the dataset, which may result in data inconsistency or bias. Secondly</w:t>
      </w:r>
      <w:r>
        <w:rPr>
          <w:rFonts w:ascii="Times" w:eastAsia="Times New Roman" w:hAnsi="Times" w:cs="Times"/>
          <w:bCs/>
          <w:sz w:val="24"/>
          <w:szCs w:val="24"/>
        </w:rPr>
        <w:t>,</w:t>
      </w:r>
      <w:r w:rsidR="001B39E7" w:rsidRPr="003C703C">
        <w:rPr>
          <w:rFonts w:ascii="Times" w:eastAsia="Times New Roman" w:hAnsi="Times" w:cs="Times"/>
          <w:bCs/>
          <w:sz w:val="24"/>
          <w:szCs w:val="24"/>
        </w:rPr>
        <w:t xml:space="preserve"> </w:t>
      </w:r>
      <w:r>
        <w:rPr>
          <w:rFonts w:ascii="Times" w:eastAsia="Times New Roman" w:hAnsi="Times" w:cs="Times"/>
          <w:bCs/>
          <w:sz w:val="24"/>
          <w:szCs w:val="24"/>
        </w:rPr>
        <w:t>t</w:t>
      </w:r>
      <w:r w:rsidR="004A1C68" w:rsidRPr="003C703C">
        <w:rPr>
          <w:rFonts w:ascii="Times" w:eastAsia="Times New Roman" w:hAnsi="Times" w:cs="Times"/>
          <w:bCs/>
          <w:sz w:val="24"/>
          <w:szCs w:val="24"/>
        </w:rPr>
        <w:t>he</w:t>
      </w:r>
      <w:r w:rsidR="001B39E7" w:rsidRPr="003C703C">
        <w:rPr>
          <w:rFonts w:ascii="Times" w:eastAsia="Times New Roman" w:hAnsi="Times" w:cs="Times"/>
          <w:bCs/>
          <w:sz w:val="24"/>
          <w:szCs w:val="24"/>
        </w:rPr>
        <w:t xml:space="preserve"> data </w:t>
      </w:r>
      <w:r w:rsidR="00B13C22" w:rsidRPr="003C703C">
        <w:rPr>
          <w:rFonts w:ascii="Times" w:eastAsia="Times New Roman" w:hAnsi="Times" w:cs="Times"/>
          <w:bCs/>
          <w:sz w:val="24"/>
          <w:szCs w:val="24"/>
        </w:rPr>
        <w:t xml:space="preserve">size </w:t>
      </w:r>
      <w:r w:rsidR="00B13C22">
        <w:rPr>
          <w:rFonts w:ascii="Times" w:eastAsia="Times New Roman" w:hAnsi="Times" w:cs="Times"/>
          <w:bCs/>
          <w:sz w:val="24"/>
          <w:szCs w:val="24"/>
        </w:rPr>
        <w:t>could</w:t>
      </w:r>
      <w:r>
        <w:rPr>
          <w:rFonts w:ascii="Times" w:eastAsia="Times New Roman" w:hAnsi="Times" w:cs="Times"/>
          <w:bCs/>
          <w:sz w:val="24"/>
          <w:szCs w:val="24"/>
        </w:rPr>
        <w:t xml:space="preserve"> be increased, but this significantly increases the processing time</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Thirdly, </w:t>
      </w:r>
      <w:r>
        <w:rPr>
          <w:rFonts w:ascii="Times" w:eastAsia="Times New Roman" w:hAnsi="Times" w:cs="Times"/>
          <w:bCs/>
          <w:sz w:val="24"/>
          <w:szCs w:val="24"/>
        </w:rPr>
        <w:t xml:space="preserve">while we do our best to avoid it, </w:t>
      </w:r>
      <w:r w:rsidR="001B39E7" w:rsidRPr="003C703C">
        <w:rPr>
          <w:rFonts w:ascii="Times" w:eastAsia="Times New Roman" w:hAnsi="Times" w:cs="Times"/>
          <w:bCs/>
          <w:sz w:val="24"/>
          <w:szCs w:val="24"/>
        </w:rPr>
        <w:t xml:space="preserve">personal bias </w:t>
      </w:r>
      <w:r>
        <w:rPr>
          <w:rFonts w:ascii="Times" w:eastAsia="Times New Roman" w:hAnsi="Times" w:cs="Times"/>
          <w:bCs/>
          <w:sz w:val="24"/>
          <w:szCs w:val="24"/>
        </w:rPr>
        <w:t xml:space="preserve">can impact our choice of </w:t>
      </w:r>
      <w:r w:rsidR="001B39E7" w:rsidRPr="003C703C">
        <w:rPr>
          <w:rFonts w:ascii="Times" w:eastAsia="Times New Roman" w:hAnsi="Times" w:cs="Times"/>
          <w:bCs/>
          <w:sz w:val="24"/>
          <w:szCs w:val="24"/>
        </w:rPr>
        <w:t>keywords</w:t>
      </w:r>
      <w:r>
        <w:rPr>
          <w:rFonts w:ascii="Times" w:eastAsia="Times New Roman" w:hAnsi="Times" w:cs="Times"/>
          <w:bCs/>
          <w:sz w:val="24"/>
          <w:szCs w:val="24"/>
        </w:rPr>
        <w:t>, which we use in sub-topic and final topic selection</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Beyond the scope of this work is the use of other </w:t>
      </w:r>
      <w:r w:rsidR="001B39E7" w:rsidRPr="003C703C">
        <w:rPr>
          <w:rFonts w:ascii="Times" w:eastAsia="Times New Roman" w:hAnsi="Times" w:cs="Times"/>
          <w:bCs/>
          <w:sz w:val="24"/>
          <w:szCs w:val="24"/>
        </w:rPr>
        <w:t>predictive model</w:t>
      </w:r>
      <w:r w:rsidR="004A1C68" w:rsidRPr="003C703C">
        <w:rPr>
          <w:rFonts w:ascii="Times" w:eastAsia="Times New Roman" w:hAnsi="Times" w:cs="Times"/>
          <w:bCs/>
          <w:sz w:val="24"/>
          <w:szCs w:val="24"/>
        </w:rPr>
        <w:t>s</w:t>
      </w:r>
      <w:r w:rsidR="001B39E7" w:rsidRPr="003C703C">
        <w:rPr>
          <w:rFonts w:ascii="Times" w:eastAsia="Times New Roman" w:hAnsi="Times" w:cs="Times"/>
          <w:bCs/>
          <w:sz w:val="24"/>
          <w:szCs w:val="24"/>
        </w:rPr>
        <w:t xml:space="preserve"> to identify the fit of key topics, </w:t>
      </w:r>
      <w:r w:rsidR="004A1C68" w:rsidRPr="003C703C">
        <w:rPr>
          <w:rFonts w:ascii="Times" w:eastAsia="Times New Roman" w:hAnsi="Times" w:cs="Times"/>
          <w:bCs/>
          <w:sz w:val="24"/>
          <w:szCs w:val="24"/>
        </w:rPr>
        <w:t xml:space="preserve">with </w:t>
      </w:r>
      <w:r w:rsidR="00340CC0" w:rsidRPr="003C703C">
        <w:rPr>
          <w:rFonts w:ascii="Times" w:eastAsia="Times New Roman" w:hAnsi="Times" w:cs="Times"/>
          <w:bCs/>
          <w:sz w:val="24"/>
          <w:szCs w:val="24"/>
        </w:rPr>
        <w:t>additional</w:t>
      </w:r>
      <w:r w:rsidR="001B39E7" w:rsidRPr="003C703C">
        <w:rPr>
          <w:rFonts w:ascii="Times" w:eastAsia="Times New Roman" w:hAnsi="Times" w:cs="Times"/>
          <w:bCs/>
          <w:sz w:val="24"/>
          <w:szCs w:val="24"/>
        </w:rPr>
        <w:t xml:space="preserve"> statistics used to estimate the accuracy of concepts assigned to the keywords of each topic. </w:t>
      </w:r>
    </w:p>
    <w:p w14:paraId="5A3221E4" w14:textId="77777777" w:rsidR="004A1C68" w:rsidRPr="003C703C" w:rsidRDefault="004A1C68" w:rsidP="003C703C">
      <w:pPr>
        <w:spacing w:before="120"/>
        <w:jc w:val="both"/>
        <w:rPr>
          <w:rFonts w:ascii="Times" w:eastAsia="Times New Roman" w:hAnsi="Times" w:cs="Times"/>
          <w:bCs/>
          <w:sz w:val="24"/>
          <w:szCs w:val="24"/>
        </w:rPr>
      </w:pPr>
    </w:p>
    <w:p w14:paraId="504B10E0" w14:textId="2A085E31" w:rsidR="001B39E7" w:rsidRPr="003C703C" w:rsidRDefault="001073FE" w:rsidP="003C703C">
      <w:pPr>
        <w:spacing w:before="120"/>
        <w:jc w:val="both"/>
        <w:rPr>
          <w:rFonts w:ascii="Times" w:eastAsia="Times New Roman" w:hAnsi="Times" w:cs="Times"/>
          <w:bCs/>
          <w:sz w:val="24"/>
          <w:szCs w:val="24"/>
        </w:rPr>
      </w:pPr>
      <w:r>
        <w:rPr>
          <w:rFonts w:ascii="Times" w:eastAsia="Times New Roman" w:hAnsi="Times" w:cs="Times"/>
          <w:bCs/>
          <w:sz w:val="24"/>
          <w:szCs w:val="24"/>
        </w:rPr>
        <w:t>Still, g</w:t>
      </w:r>
      <w:r w:rsidR="001B39E7" w:rsidRPr="003C703C">
        <w:rPr>
          <w:rFonts w:ascii="Times" w:eastAsia="Times New Roman" w:hAnsi="Times" w:cs="Times"/>
          <w:bCs/>
          <w:sz w:val="24"/>
          <w:szCs w:val="24"/>
        </w:rPr>
        <w:t xml:space="preserve">iven the complexity </w:t>
      </w:r>
      <w:r>
        <w:rPr>
          <w:rFonts w:ascii="Times" w:eastAsia="Times New Roman" w:hAnsi="Times" w:cs="Times"/>
          <w:bCs/>
          <w:sz w:val="24"/>
          <w:szCs w:val="24"/>
        </w:rPr>
        <w:t xml:space="preserve">and vastness </w:t>
      </w:r>
      <w:r w:rsidR="001B39E7" w:rsidRPr="003C703C">
        <w:rPr>
          <w:rFonts w:ascii="Times" w:eastAsia="Times New Roman" w:hAnsi="Times" w:cs="Times"/>
          <w:bCs/>
          <w:sz w:val="24"/>
          <w:szCs w:val="24"/>
        </w:rPr>
        <w:t xml:space="preserve">of the </w:t>
      </w:r>
      <w:r w:rsidR="004A1C68" w:rsidRPr="003C703C">
        <w:rPr>
          <w:rFonts w:ascii="Times" w:eastAsia="Times New Roman" w:hAnsi="Times" w:cs="Times"/>
          <w:bCs/>
          <w:sz w:val="24"/>
          <w:szCs w:val="24"/>
        </w:rPr>
        <w:t>RE</w:t>
      </w:r>
      <w:r w:rsidR="001B39E7" w:rsidRPr="003C703C">
        <w:rPr>
          <w:rFonts w:ascii="Times" w:eastAsia="Times New Roman" w:hAnsi="Times" w:cs="Times"/>
          <w:bCs/>
          <w:sz w:val="24"/>
          <w:szCs w:val="24"/>
        </w:rPr>
        <w:t xml:space="preserve"> sector, th</w:t>
      </w:r>
      <w:r>
        <w:rPr>
          <w:rFonts w:ascii="Times" w:eastAsia="Times New Roman" w:hAnsi="Times" w:cs="Times"/>
          <w:bCs/>
          <w:sz w:val="24"/>
          <w:szCs w:val="24"/>
        </w:rPr>
        <w:t>is</w:t>
      </w:r>
      <w:r w:rsidR="001B39E7" w:rsidRPr="003C703C">
        <w:rPr>
          <w:rFonts w:ascii="Times" w:eastAsia="Times New Roman" w:hAnsi="Times" w:cs="Times"/>
          <w:bCs/>
          <w:sz w:val="24"/>
          <w:szCs w:val="24"/>
        </w:rPr>
        <w:t xml:space="preserve"> study </w:t>
      </w:r>
      <w:r w:rsidR="004A1C68" w:rsidRPr="003C703C">
        <w:rPr>
          <w:rFonts w:ascii="Times" w:eastAsia="Times New Roman" w:hAnsi="Times" w:cs="Times"/>
          <w:bCs/>
          <w:sz w:val="24"/>
          <w:szCs w:val="24"/>
        </w:rPr>
        <w:t>demonstrates</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that</w:t>
      </w:r>
      <w:r w:rsidR="001B39E7" w:rsidRPr="003C703C">
        <w:rPr>
          <w:rFonts w:ascii="Times" w:eastAsia="Times New Roman" w:hAnsi="Times" w:cs="Times"/>
          <w:bCs/>
          <w:sz w:val="24"/>
          <w:szCs w:val="24"/>
        </w:rPr>
        <w:t xml:space="preserve"> holistic </w:t>
      </w:r>
      <w:r w:rsidR="004A1C68" w:rsidRPr="003C703C">
        <w:rPr>
          <w:rFonts w:ascii="Times" w:eastAsia="Times New Roman" w:hAnsi="Times" w:cs="Times"/>
          <w:bCs/>
          <w:sz w:val="24"/>
          <w:szCs w:val="24"/>
        </w:rPr>
        <w:t>approaches</w:t>
      </w:r>
      <w:r>
        <w:rPr>
          <w:rFonts w:ascii="Times" w:eastAsia="Times New Roman" w:hAnsi="Times" w:cs="Times"/>
          <w:bCs/>
          <w:sz w:val="24"/>
          <w:szCs w:val="24"/>
        </w:rPr>
        <w:t xml:space="preserve"> should be considered in the analysis of success metrics, aside from just hard-core technical arguments</w:t>
      </w:r>
      <w:r w:rsidR="004A1C68" w:rsidRPr="003C703C">
        <w:rPr>
          <w:rFonts w:ascii="Times" w:eastAsia="Times New Roman" w:hAnsi="Times" w:cs="Times"/>
          <w:bCs/>
          <w:sz w:val="24"/>
          <w:szCs w:val="24"/>
        </w:rPr>
        <w:t>. Indeed</w:t>
      </w:r>
      <w:r w:rsidR="001B39E7" w:rsidRPr="003C703C">
        <w:rPr>
          <w:rFonts w:ascii="Times" w:eastAsia="Times New Roman" w:hAnsi="Times" w:cs="Times"/>
          <w:bCs/>
          <w:sz w:val="24"/>
          <w:szCs w:val="24"/>
        </w:rPr>
        <w:t xml:space="preserve">, </w:t>
      </w:r>
      <w:r w:rsidR="004A1C68" w:rsidRPr="003C703C">
        <w:rPr>
          <w:rFonts w:ascii="Times" w:eastAsia="Times New Roman" w:hAnsi="Times" w:cs="Times"/>
          <w:bCs/>
          <w:sz w:val="24"/>
          <w:szCs w:val="24"/>
        </w:rPr>
        <w:t xml:space="preserve">looking at RE through a </w:t>
      </w:r>
      <w:r w:rsidR="001B39E7" w:rsidRPr="003C703C">
        <w:rPr>
          <w:rFonts w:ascii="Times" w:eastAsia="Times New Roman" w:hAnsi="Times" w:cs="Times"/>
          <w:bCs/>
          <w:sz w:val="24"/>
          <w:szCs w:val="24"/>
        </w:rPr>
        <w:t xml:space="preserve">social science </w:t>
      </w:r>
      <w:r w:rsidR="004A1C68" w:rsidRPr="003C703C">
        <w:rPr>
          <w:rFonts w:ascii="Times" w:eastAsia="Times New Roman" w:hAnsi="Times" w:cs="Times"/>
          <w:bCs/>
          <w:sz w:val="24"/>
          <w:szCs w:val="24"/>
        </w:rPr>
        <w:t xml:space="preserve">lens can provide alternative </w:t>
      </w:r>
      <w:r w:rsidR="001B39E7" w:rsidRPr="003C703C">
        <w:rPr>
          <w:rFonts w:ascii="Times" w:eastAsia="Times New Roman" w:hAnsi="Times" w:cs="Times"/>
          <w:bCs/>
          <w:sz w:val="24"/>
          <w:szCs w:val="24"/>
        </w:rPr>
        <w:t xml:space="preserve">perspectives, to create a more balanced discourse in supporting the global climate change agenda. Future extension of a social perspective in </w:t>
      </w:r>
      <w:r w:rsidR="004A1C68" w:rsidRPr="003C703C">
        <w:rPr>
          <w:rFonts w:ascii="Times" w:eastAsia="Times New Roman" w:hAnsi="Times" w:cs="Times"/>
          <w:bCs/>
          <w:sz w:val="24"/>
          <w:szCs w:val="24"/>
        </w:rPr>
        <w:t xml:space="preserve">RE </w:t>
      </w:r>
      <w:r w:rsidR="001B39E7" w:rsidRPr="003C703C">
        <w:rPr>
          <w:rFonts w:ascii="Times" w:eastAsia="Times New Roman" w:hAnsi="Times" w:cs="Times"/>
          <w:bCs/>
          <w:sz w:val="24"/>
          <w:szCs w:val="24"/>
        </w:rPr>
        <w:t>research can support future policies and systems that can propel sustainable transformations.</w:t>
      </w:r>
    </w:p>
    <w:p w14:paraId="14060BDD" w14:textId="484A8F7A" w:rsidR="00F02240" w:rsidRPr="00AE03C2" w:rsidRDefault="00AE03C2" w:rsidP="00AE03C2">
      <w:pPr>
        <w:rPr>
          <w:rFonts w:ascii="Times" w:eastAsia="Times New Roman" w:hAnsi="Times" w:cs="Times"/>
          <w:sz w:val="24"/>
          <w:szCs w:val="24"/>
        </w:rPr>
      </w:pPr>
      <w:ins w:id="157" w:author="# JANINE NG YOU EN (UC-FT)" w:date="2022-06-30T08:16:00Z">
        <w:r>
          <w:rPr>
            <w:rFonts w:ascii="Times" w:hAnsi="Times" w:cs="Times"/>
          </w:rPr>
          <w:br w:type="page"/>
        </w:r>
      </w:ins>
    </w:p>
    <w:sdt>
      <w:sdtPr>
        <w:rPr>
          <w:rFonts w:ascii="Times" w:eastAsia="Calibri" w:hAnsi="Times" w:cs="Times"/>
          <w:color w:val="auto"/>
          <w:sz w:val="20"/>
          <w:szCs w:val="20"/>
        </w:rPr>
        <w:id w:val="-1040505333"/>
        <w:docPartObj>
          <w:docPartGallery w:val="Bibliographies"/>
          <w:docPartUnique/>
        </w:docPartObj>
      </w:sdtPr>
      <w:sdtEndPr/>
      <w:sdtContent>
        <w:p w14:paraId="485F12F1"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EndPr/>
          <w:sdtContent>
            <w:p w14:paraId="61377C49" w14:textId="77777777" w:rsidR="006C2BBA" w:rsidRDefault="002018B9" w:rsidP="00D95B5E">
              <w:pPr>
                <w:jc w:val="both"/>
                <w:rPr>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5"/>
                <w:gridCol w:w="10455"/>
              </w:tblGrid>
              <w:tr w:rsidR="006C2BBA" w14:paraId="5DA44C88" w14:textId="77777777">
                <w:trPr>
                  <w:divId w:val="1093284913"/>
                  <w:tblCellSpacing w:w="15" w:type="dxa"/>
                </w:trPr>
                <w:tc>
                  <w:tcPr>
                    <w:tcW w:w="50" w:type="pct"/>
                    <w:hideMark/>
                  </w:tcPr>
                  <w:p w14:paraId="4CFDF37C" w14:textId="11C582CC" w:rsidR="006C2BBA" w:rsidRDefault="006C2BBA">
                    <w:pPr>
                      <w:pStyle w:val="Bibliography"/>
                      <w:rPr>
                        <w:noProof/>
                        <w:sz w:val="24"/>
                        <w:szCs w:val="24"/>
                      </w:rPr>
                    </w:pPr>
                    <w:r>
                      <w:rPr>
                        <w:noProof/>
                      </w:rPr>
                      <w:t xml:space="preserve">[1] </w:t>
                    </w:r>
                  </w:p>
                </w:tc>
                <w:tc>
                  <w:tcPr>
                    <w:tcW w:w="0" w:type="auto"/>
                    <w:hideMark/>
                  </w:tcPr>
                  <w:p w14:paraId="4572BC08" w14:textId="77777777" w:rsidR="006C2BBA" w:rsidRDefault="006C2BBA">
                    <w:pPr>
                      <w:pStyle w:val="Bibliography"/>
                      <w:rPr>
                        <w:noProof/>
                      </w:rPr>
                    </w:pPr>
                    <w:r>
                      <w:rPr>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6C2BBA" w14:paraId="0F8E1E49" w14:textId="77777777">
                <w:trPr>
                  <w:divId w:val="1093284913"/>
                  <w:tblCellSpacing w:w="15" w:type="dxa"/>
                </w:trPr>
                <w:tc>
                  <w:tcPr>
                    <w:tcW w:w="50" w:type="pct"/>
                    <w:hideMark/>
                  </w:tcPr>
                  <w:p w14:paraId="0318DE25" w14:textId="77777777" w:rsidR="006C2BBA" w:rsidRDefault="006C2BBA">
                    <w:pPr>
                      <w:pStyle w:val="Bibliography"/>
                      <w:rPr>
                        <w:noProof/>
                      </w:rPr>
                    </w:pPr>
                    <w:r>
                      <w:rPr>
                        <w:noProof/>
                      </w:rPr>
                      <w:t xml:space="preserve">[2] </w:t>
                    </w:r>
                  </w:p>
                </w:tc>
                <w:tc>
                  <w:tcPr>
                    <w:tcW w:w="0" w:type="auto"/>
                    <w:hideMark/>
                  </w:tcPr>
                  <w:p w14:paraId="6C0ED1A9" w14:textId="77777777" w:rsidR="006C2BBA" w:rsidRDefault="006C2BBA">
                    <w:pPr>
                      <w:pStyle w:val="Bibliography"/>
                      <w:rPr>
                        <w:noProof/>
                      </w:rPr>
                    </w:pPr>
                    <w:r>
                      <w:rPr>
                        <w:noProof/>
                      </w:rPr>
                      <w:t xml:space="preserve">T. Kealy, "Does an embedded wind turbine reduce a company’s electricity bill? Case study of a 300 kW wind turbine in Ireland.," </w:t>
                    </w:r>
                    <w:r>
                      <w:rPr>
                        <w:i/>
                        <w:iCs/>
                        <w:noProof/>
                      </w:rPr>
                      <w:t xml:space="preserve">Journal of Business Ethics, </w:t>
                    </w:r>
                    <w:r>
                      <w:rPr>
                        <w:noProof/>
                      </w:rPr>
                      <w:t xml:space="preserve">vol. 145, no. 2, pp. 417-428, 2015. </w:t>
                    </w:r>
                  </w:p>
                </w:tc>
              </w:tr>
              <w:tr w:rsidR="006C2BBA" w14:paraId="08708629" w14:textId="77777777">
                <w:trPr>
                  <w:divId w:val="1093284913"/>
                  <w:tblCellSpacing w:w="15" w:type="dxa"/>
                </w:trPr>
                <w:tc>
                  <w:tcPr>
                    <w:tcW w:w="50" w:type="pct"/>
                    <w:hideMark/>
                  </w:tcPr>
                  <w:p w14:paraId="5A2C917D" w14:textId="77777777" w:rsidR="006C2BBA" w:rsidRDefault="006C2BBA">
                    <w:pPr>
                      <w:pStyle w:val="Bibliography"/>
                      <w:rPr>
                        <w:noProof/>
                      </w:rPr>
                    </w:pPr>
                    <w:r>
                      <w:rPr>
                        <w:noProof/>
                      </w:rPr>
                      <w:t xml:space="preserve">[3] </w:t>
                    </w:r>
                  </w:p>
                </w:tc>
                <w:tc>
                  <w:tcPr>
                    <w:tcW w:w="0" w:type="auto"/>
                    <w:hideMark/>
                  </w:tcPr>
                  <w:p w14:paraId="7AD6405F" w14:textId="77777777" w:rsidR="006C2BBA" w:rsidRDefault="006C2BBA">
                    <w:pPr>
                      <w:pStyle w:val="Bibliography"/>
                      <w:rPr>
                        <w:noProof/>
                      </w:rPr>
                    </w:pPr>
                    <w:r>
                      <w:rPr>
                        <w:noProof/>
                      </w:rPr>
                      <w:t xml:space="preserve">J. Inchauspe, R. D. Ripple and S. Truck, "The Dynamics of Returns on Renewable Energy Companies: A State-Space Approach," </w:t>
                    </w:r>
                    <w:r>
                      <w:rPr>
                        <w:i/>
                        <w:iCs/>
                        <w:noProof/>
                      </w:rPr>
                      <w:t xml:space="preserve">Energy Economics, Vol. 48, 2015, </w:t>
                    </w:r>
                    <w:r>
                      <w:rPr>
                        <w:noProof/>
                      </w:rPr>
                      <w:t xml:space="preserve">p. 22, 2016. </w:t>
                    </w:r>
                  </w:p>
                </w:tc>
              </w:tr>
              <w:tr w:rsidR="006C2BBA" w14:paraId="4E79869D" w14:textId="77777777">
                <w:trPr>
                  <w:divId w:val="1093284913"/>
                  <w:tblCellSpacing w:w="15" w:type="dxa"/>
                </w:trPr>
                <w:tc>
                  <w:tcPr>
                    <w:tcW w:w="50" w:type="pct"/>
                    <w:hideMark/>
                  </w:tcPr>
                  <w:p w14:paraId="5FD779EE" w14:textId="77777777" w:rsidR="006C2BBA" w:rsidRDefault="006C2BBA">
                    <w:pPr>
                      <w:pStyle w:val="Bibliography"/>
                      <w:rPr>
                        <w:noProof/>
                      </w:rPr>
                    </w:pPr>
                    <w:r>
                      <w:rPr>
                        <w:noProof/>
                      </w:rPr>
                      <w:t xml:space="preserve">[4] </w:t>
                    </w:r>
                  </w:p>
                </w:tc>
                <w:tc>
                  <w:tcPr>
                    <w:tcW w:w="0" w:type="auto"/>
                    <w:hideMark/>
                  </w:tcPr>
                  <w:p w14:paraId="686D91A6" w14:textId="77777777" w:rsidR="006C2BBA" w:rsidRDefault="006C2BBA">
                    <w:pPr>
                      <w:pStyle w:val="Bibliography"/>
                      <w:rPr>
                        <w:noProof/>
                      </w:rPr>
                    </w:pPr>
                    <w:r>
                      <w:rPr>
                        <w:noProof/>
                      </w:rPr>
                      <w:t xml:space="preserve">. S. Jacobsson and A. Johnson, "The diffusion of renewable energy technology: An analytical framework and key issues for research," </w:t>
                    </w:r>
                    <w:r>
                      <w:rPr>
                        <w:i/>
                        <w:iCs/>
                        <w:noProof/>
                      </w:rPr>
                      <w:t xml:space="preserve">Energy Policy, </w:t>
                    </w:r>
                    <w:r>
                      <w:rPr>
                        <w:noProof/>
                      </w:rPr>
                      <w:t xml:space="preserve">vol. 28, no. 9, pp. 625-640, 2000. </w:t>
                    </w:r>
                  </w:p>
                </w:tc>
              </w:tr>
              <w:tr w:rsidR="006C2BBA" w14:paraId="5FD3BC7C" w14:textId="77777777">
                <w:trPr>
                  <w:divId w:val="1093284913"/>
                  <w:tblCellSpacing w:w="15" w:type="dxa"/>
                </w:trPr>
                <w:tc>
                  <w:tcPr>
                    <w:tcW w:w="50" w:type="pct"/>
                    <w:hideMark/>
                  </w:tcPr>
                  <w:p w14:paraId="272E11CC" w14:textId="77777777" w:rsidR="006C2BBA" w:rsidRDefault="006C2BBA">
                    <w:pPr>
                      <w:pStyle w:val="Bibliography"/>
                      <w:rPr>
                        <w:noProof/>
                      </w:rPr>
                    </w:pPr>
                    <w:r>
                      <w:rPr>
                        <w:noProof/>
                      </w:rPr>
                      <w:t xml:space="preserve">[5] </w:t>
                    </w:r>
                  </w:p>
                </w:tc>
                <w:tc>
                  <w:tcPr>
                    <w:tcW w:w="0" w:type="auto"/>
                    <w:hideMark/>
                  </w:tcPr>
                  <w:p w14:paraId="2D6D9401" w14:textId="77777777" w:rsidR="006C2BBA" w:rsidRDefault="006C2BBA">
                    <w:pPr>
                      <w:pStyle w:val="Bibliography"/>
                      <w:rPr>
                        <w:noProof/>
                      </w:rPr>
                    </w:pPr>
                    <w:r>
                      <w:rPr>
                        <w:noProof/>
                      </w:rPr>
                      <w:t xml:space="preserve">A. Jagadeesh, "Wind energy development in Tamil Nadu and Andhra Pradesh, India institutional dynamics and barriers — A case study.," </w:t>
                    </w:r>
                    <w:r>
                      <w:rPr>
                        <w:i/>
                        <w:iCs/>
                        <w:noProof/>
                      </w:rPr>
                      <w:t xml:space="preserve">Energy Policy, </w:t>
                    </w:r>
                    <w:r>
                      <w:rPr>
                        <w:noProof/>
                      </w:rPr>
                      <w:t xml:space="preserve">vol. 28, no. 3, pp. 157-168, 2000. </w:t>
                    </w:r>
                  </w:p>
                </w:tc>
              </w:tr>
              <w:tr w:rsidR="006C2BBA" w14:paraId="79C06BBA" w14:textId="77777777">
                <w:trPr>
                  <w:divId w:val="1093284913"/>
                  <w:tblCellSpacing w:w="15" w:type="dxa"/>
                </w:trPr>
                <w:tc>
                  <w:tcPr>
                    <w:tcW w:w="50" w:type="pct"/>
                    <w:hideMark/>
                  </w:tcPr>
                  <w:p w14:paraId="58F2BDE2" w14:textId="77777777" w:rsidR="006C2BBA" w:rsidRDefault="006C2BBA">
                    <w:pPr>
                      <w:pStyle w:val="Bibliography"/>
                      <w:rPr>
                        <w:noProof/>
                      </w:rPr>
                    </w:pPr>
                    <w:r>
                      <w:rPr>
                        <w:noProof/>
                      </w:rPr>
                      <w:t xml:space="preserve">[6] </w:t>
                    </w:r>
                  </w:p>
                </w:tc>
                <w:tc>
                  <w:tcPr>
                    <w:tcW w:w="0" w:type="auto"/>
                    <w:hideMark/>
                  </w:tcPr>
                  <w:p w14:paraId="736B62F6" w14:textId="77777777" w:rsidR="006C2BBA" w:rsidRDefault="006C2BBA">
                    <w:pPr>
                      <w:pStyle w:val="Bibliography"/>
                      <w:rPr>
                        <w:noProof/>
                      </w:rPr>
                    </w:pPr>
                    <w:r>
                      <w:rPr>
                        <w:noProof/>
                      </w:rPr>
                      <w:t>G. Shrimali, S. Goel, S. Srinivasan and D. Neslon, "Solving India’s renewable energy financing challenge: Which federal policies can be most effective?," CPI-ISB Series, 2014.</w:t>
                    </w:r>
                  </w:p>
                </w:tc>
              </w:tr>
              <w:tr w:rsidR="006C2BBA" w14:paraId="5EDF6B2D" w14:textId="77777777">
                <w:trPr>
                  <w:divId w:val="1093284913"/>
                  <w:tblCellSpacing w:w="15" w:type="dxa"/>
                </w:trPr>
                <w:tc>
                  <w:tcPr>
                    <w:tcW w:w="50" w:type="pct"/>
                    <w:hideMark/>
                  </w:tcPr>
                  <w:p w14:paraId="65F1C238" w14:textId="77777777" w:rsidR="006C2BBA" w:rsidRDefault="006C2BBA">
                    <w:pPr>
                      <w:pStyle w:val="Bibliography"/>
                      <w:rPr>
                        <w:noProof/>
                      </w:rPr>
                    </w:pPr>
                    <w:r>
                      <w:rPr>
                        <w:noProof/>
                      </w:rPr>
                      <w:t xml:space="preserve">[7] </w:t>
                    </w:r>
                  </w:p>
                </w:tc>
                <w:tc>
                  <w:tcPr>
                    <w:tcW w:w="0" w:type="auto"/>
                    <w:hideMark/>
                  </w:tcPr>
                  <w:p w14:paraId="06B4BDBB" w14:textId="77777777" w:rsidR="006C2BBA" w:rsidRDefault="006C2BBA">
                    <w:pPr>
                      <w:pStyle w:val="Bibliography"/>
                      <w:rPr>
                        <w:noProof/>
                      </w:rPr>
                    </w:pPr>
                    <w:r>
                      <w:rPr>
                        <w:noProof/>
                      </w:rPr>
                      <w:t xml:space="preserve">G. A. Bradshaw and J. G. Borchers, "Uncertainty as information: Narrowing the science-policy gap.," </w:t>
                    </w:r>
                    <w:r>
                      <w:rPr>
                        <w:i/>
                        <w:iCs/>
                        <w:noProof/>
                      </w:rPr>
                      <w:t xml:space="preserve">Conservation Ecology, </w:t>
                    </w:r>
                    <w:r>
                      <w:rPr>
                        <w:noProof/>
                      </w:rPr>
                      <w:t xml:space="preserve">vol. 4, no. 1, 2000. </w:t>
                    </w:r>
                  </w:p>
                </w:tc>
              </w:tr>
              <w:tr w:rsidR="006C2BBA" w14:paraId="3FD7D760" w14:textId="77777777">
                <w:trPr>
                  <w:divId w:val="1093284913"/>
                  <w:tblCellSpacing w:w="15" w:type="dxa"/>
                </w:trPr>
                <w:tc>
                  <w:tcPr>
                    <w:tcW w:w="50" w:type="pct"/>
                    <w:hideMark/>
                  </w:tcPr>
                  <w:p w14:paraId="3C1F78B0" w14:textId="77777777" w:rsidR="006C2BBA" w:rsidRDefault="006C2BBA">
                    <w:pPr>
                      <w:pStyle w:val="Bibliography"/>
                      <w:rPr>
                        <w:noProof/>
                      </w:rPr>
                    </w:pPr>
                    <w:r>
                      <w:rPr>
                        <w:noProof/>
                      </w:rPr>
                      <w:t xml:space="preserve">[8] </w:t>
                    </w:r>
                  </w:p>
                </w:tc>
                <w:tc>
                  <w:tcPr>
                    <w:tcW w:w="0" w:type="auto"/>
                    <w:hideMark/>
                  </w:tcPr>
                  <w:p w14:paraId="1E65BB86" w14:textId="77777777" w:rsidR="006C2BBA" w:rsidRDefault="006C2BBA">
                    <w:pPr>
                      <w:pStyle w:val="Bibliography"/>
                      <w:rPr>
                        <w:noProof/>
                      </w:rPr>
                    </w:pPr>
                    <w:r>
                      <w:rPr>
                        <w:noProof/>
                      </w:rPr>
                      <w:t xml:space="preserve">J. West, I. Bailey and M. Winter, "Renewable energy policy and public perceptions of renewable energy: A cultural theory approach," </w:t>
                    </w:r>
                    <w:r>
                      <w:rPr>
                        <w:i/>
                        <w:iCs/>
                        <w:noProof/>
                      </w:rPr>
                      <w:t xml:space="preserve">Energy Policy, </w:t>
                    </w:r>
                    <w:r>
                      <w:rPr>
                        <w:noProof/>
                      </w:rPr>
                      <w:t xml:space="preserve">vol. 38, no. 10, pp. 5739-5748, 2010. </w:t>
                    </w:r>
                  </w:p>
                </w:tc>
              </w:tr>
              <w:tr w:rsidR="006C2BBA" w14:paraId="7CA1C691" w14:textId="77777777">
                <w:trPr>
                  <w:divId w:val="1093284913"/>
                  <w:tblCellSpacing w:w="15" w:type="dxa"/>
                </w:trPr>
                <w:tc>
                  <w:tcPr>
                    <w:tcW w:w="50" w:type="pct"/>
                    <w:hideMark/>
                  </w:tcPr>
                  <w:p w14:paraId="566E5398" w14:textId="77777777" w:rsidR="006C2BBA" w:rsidRDefault="006C2BBA">
                    <w:pPr>
                      <w:pStyle w:val="Bibliography"/>
                      <w:rPr>
                        <w:noProof/>
                      </w:rPr>
                    </w:pPr>
                    <w:r>
                      <w:rPr>
                        <w:noProof/>
                      </w:rPr>
                      <w:t xml:space="preserve">[9] </w:t>
                    </w:r>
                  </w:p>
                </w:tc>
                <w:tc>
                  <w:tcPr>
                    <w:tcW w:w="0" w:type="auto"/>
                    <w:hideMark/>
                  </w:tcPr>
                  <w:p w14:paraId="6189C043" w14:textId="77777777" w:rsidR="006C2BBA" w:rsidRDefault="006C2BBA">
                    <w:pPr>
                      <w:pStyle w:val="Bibliography"/>
                      <w:rPr>
                        <w:noProof/>
                      </w:rPr>
                    </w:pPr>
                    <w:r>
                      <w:rPr>
                        <w:noProof/>
                      </w:rPr>
                      <w:t xml:space="preserve">A. Masini and E. Menichetti, "Investment Decisions in the Renewable Energy Sector: An Analysis of Non-Financial Drivers," </w:t>
                    </w:r>
                    <w:r>
                      <w:rPr>
                        <w:i/>
                        <w:iCs/>
                        <w:noProof/>
                      </w:rPr>
                      <w:t xml:space="preserve">Technological Forecasting and Social Change, </w:t>
                    </w:r>
                    <w:r>
                      <w:rPr>
                        <w:noProof/>
                      </w:rPr>
                      <w:t xml:space="preserve">vol. 80, no. 3, pp. 510-524, 2013. </w:t>
                    </w:r>
                  </w:p>
                </w:tc>
              </w:tr>
              <w:tr w:rsidR="006C2BBA" w14:paraId="715A0D70" w14:textId="77777777">
                <w:trPr>
                  <w:divId w:val="1093284913"/>
                  <w:tblCellSpacing w:w="15" w:type="dxa"/>
                </w:trPr>
                <w:tc>
                  <w:tcPr>
                    <w:tcW w:w="50" w:type="pct"/>
                    <w:hideMark/>
                  </w:tcPr>
                  <w:p w14:paraId="654BAF05" w14:textId="77777777" w:rsidR="006C2BBA" w:rsidRDefault="006C2BBA">
                    <w:pPr>
                      <w:pStyle w:val="Bibliography"/>
                      <w:rPr>
                        <w:noProof/>
                      </w:rPr>
                    </w:pPr>
                    <w:r>
                      <w:rPr>
                        <w:noProof/>
                      </w:rPr>
                      <w:t xml:space="preserve">[10] </w:t>
                    </w:r>
                  </w:p>
                </w:tc>
                <w:tc>
                  <w:tcPr>
                    <w:tcW w:w="0" w:type="auto"/>
                    <w:hideMark/>
                  </w:tcPr>
                  <w:p w14:paraId="238646E2" w14:textId="77777777" w:rsidR="006C2BBA" w:rsidRDefault="006C2BBA">
                    <w:pPr>
                      <w:pStyle w:val="Bibliography"/>
                      <w:rPr>
                        <w:noProof/>
                      </w:rPr>
                    </w:pPr>
                    <w:r>
                      <w:rPr>
                        <w:noProof/>
                      </w:rPr>
                      <w:t xml:space="preserve">R. Maqbool, Y. Rashid, S. Sultana and Y. Sudong, "Identifying the critical success factors and their relevant aspects for renewable energy projects; An empirical perspective.," </w:t>
                    </w:r>
                    <w:r>
                      <w:rPr>
                        <w:i/>
                        <w:iCs/>
                        <w:noProof/>
                      </w:rPr>
                      <w:t xml:space="preserve">Journal of Civil Engineering and Management, </w:t>
                    </w:r>
                    <w:r>
                      <w:rPr>
                        <w:noProof/>
                      </w:rPr>
                      <w:t xml:space="preserve">vol. 24, no. 3, pp. 223-237, 2018. </w:t>
                    </w:r>
                  </w:p>
                </w:tc>
              </w:tr>
              <w:tr w:rsidR="006C2BBA" w14:paraId="55BFAEDF" w14:textId="77777777">
                <w:trPr>
                  <w:divId w:val="1093284913"/>
                  <w:tblCellSpacing w:w="15" w:type="dxa"/>
                </w:trPr>
                <w:tc>
                  <w:tcPr>
                    <w:tcW w:w="50" w:type="pct"/>
                    <w:hideMark/>
                  </w:tcPr>
                  <w:p w14:paraId="26C26A84" w14:textId="77777777" w:rsidR="006C2BBA" w:rsidRDefault="006C2BBA">
                    <w:pPr>
                      <w:pStyle w:val="Bibliography"/>
                      <w:rPr>
                        <w:noProof/>
                      </w:rPr>
                    </w:pPr>
                    <w:r>
                      <w:rPr>
                        <w:noProof/>
                      </w:rPr>
                      <w:t xml:space="preserve">[11] </w:t>
                    </w:r>
                  </w:p>
                </w:tc>
                <w:tc>
                  <w:tcPr>
                    <w:tcW w:w="0" w:type="auto"/>
                    <w:hideMark/>
                  </w:tcPr>
                  <w:p w14:paraId="0B7D01EE" w14:textId="77777777" w:rsidR="006C2BBA" w:rsidRDefault="006C2BBA">
                    <w:pPr>
                      <w:pStyle w:val="Bibliography"/>
                      <w:rPr>
                        <w:noProof/>
                      </w:rPr>
                    </w:pPr>
                    <w:r>
                      <w:rPr>
                        <w:noProof/>
                      </w:rPr>
                      <w:t xml:space="preserve">S. Salm, S. . L. Hille and R. Wüstenhagen, "What are retail investors' risk-return preferences towards renewable energy projects? A choice experiment in Germany.," </w:t>
                    </w:r>
                    <w:r>
                      <w:rPr>
                        <w:i/>
                        <w:iCs/>
                        <w:noProof/>
                      </w:rPr>
                      <w:t xml:space="preserve">Energy Policy, </w:t>
                    </w:r>
                    <w:r>
                      <w:rPr>
                        <w:noProof/>
                      </w:rPr>
                      <w:t xml:space="preserve">vol. 97, pp. 310-320, 2016. </w:t>
                    </w:r>
                  </w:p>
                </w:tc>
              </w:tr>
              <w:tr w:rsidR="006C2BBA" w14:paraId="0DC8F1A5" w14:textId="77777777">
                <w:trPr>
                  <w:divId w:val="1093284913"/>
                  <w:tblCellSpacing w:w="15" w:type="dxa"/>
                </w:trPr>
                <w:tc>
                  <w:tcPr>
                    <w:tcW w:w="50" w:type="pct"/>
                    <w:hideMark/>
                  </w:tcPr>
                  <w:p w14:paraId="35A48FAF" w14:textId="77777777" w:rsidR="006C2BBA" w:rsidRDefault="006C2BBA">
                    <w:pPr>
                      <w:pStyle w:val="Bibliography"/>
                      <w:rPr>
                        <w:noProof/>
                      </w:rPr>
                    </w:pPr>
                    <w:r>
                      <w:rPr>
                        <w:noProof/>
                      </w:rPr>
                      <w:t xml:space="preserve">[12] </w:t>
                    </w:r>
                  </w:p>
                </w:tc>
                <w:tc>
                  <w:tcPr>
                    <w:tcW w:w="0" w:type="auto"/>
                    <w:hideMark/>
                  </w:tcPr>
                  <w:p w14:paraId="0528EAEB" w14:textId="77777777" w:rsidR="006C2BBA" w:rsidRDefault="006C2BBA">
                    <w:pPr>
                      <w:pStyle w:val="Bibliography"/>
                      <w:rPr>
                        <w:noProof/>
                      </w:rPr>
                    </w:pPr>
                    <w:r>
                      <w:rPr>
                        <w:noProof/>
                      </w:rPr>
                      <w:t xml:space="preserve">M. B. Pandur , J. Dobša and L. Kronegger, "Topic modelling in social sciences: Case study of web of science.," </w:t>
                    </w:r>
                    <w:r>
                      <w:rPr>
                        <w:i/>
                        <w:iCs/>
                        <w:noProof/>
                      </w:rPr>
                      <w:t xml:space="preserve">Dept. Org. Inform. Varazdin, </w:t>
                    </w:r>
                    <w:r>
                      <w:rPr>
                        <w:noProof/>
                      </w:rPr>
                      <w:t xml:space="preserve">pp. 211-218, 2020. </w:t>
                    </w:r>
                  </w:p>
                </w:tc>
              </w:tr>
              <w:tr w:rsidR="006C2BBA" w14:paraId="4A1270E4" w14:textId="77777777">
                <w:trPr>
                  <w:divId w:val="1093284913"/>
                  <w:tblCellSpacing w:w="15" w:type="dxa"/>
                </w:trPr>
                <w:tc>
                  <w:tcPr>
                    <w:tcW w:w="50" w:type="pct"/>
                    <w:hideMark/>
                  </w:tcPr>
                  <w:p w14:paraId="70EB0A39" w14:textId="77777777" w:rsidR="006C2BBA" w:rsidRDefault="006C2BBA">
                    <w:pPr>
                      <w:pStyle w:val="Bibliography"/>
                      <w:rPr>
                        <w:noProof/>
                      </w:rPr>
                    </w:pPr>
                    <w:r>
                      <w:rPr>
                        <w:noProof/>
                      </w:rPr>
                      <w:t xml:space="preserve">[13] </w:t>
                    </w:r>
                  </w:p>
                </w:tc>
                <w:tc>
                  <w:tcPr>
                    <w:tcW w:w="0" w:type="auto"/>
                    <w:hideMark/>
                  </w:tcPr>
                  <w:p w14:paraId="03F43142" w14:textId="77777777" w:rsidR="006C2BBA" w:rsidRDefault="006C2BBA">
                    <w:pPr>
                      <w:pStyle w:val="Bibliography"/>
                      <w:rPr>
                        <w:noProof/>
                      </w:rPr>
                    </w:pPr>
                    <w:r>
                      <w:rPr>
                        <w:noProof/>
                      </w:rPr>
                      <w:t xml:space="preserve">C. Jacobi, W. Van Atteveldt and K. Welbers, "Quantitative analysis of large amounts of journalistic texts using topic modelling," </w:t>
                    </w:r>
                    <w:r>
                      <w:rPr>
                        <w:i/>
                        <w:iCs/>
                        <w:noProof/>
                      </w:rPr>
                      <w:t xml:space="preserve">Digital journalism, </w:t>
                    </w:r>
                    <w:r>
                      <w:rPr>
                        <w:noProof/>
                      </w:rPr>
                      <w:t xml:space="preserve">vol. 1, p. 4, 89-106. </w:t>
                    </w:r>
                  </w:p>
                </w:tc>
              </w:tr>
              <w:tr w:rsidR="006C2BBA" w14:paraId="061BD387" w14:textId="77777777">
                <w:trPr>
                  <w:divId w:val="1093284913"/>
                  <w:tblCellSpacing w:w="15" w:type="dxa"/>
                </w:trPr>
                <w:tc>
                  <w:tcPr>
                    <w:tcW w:w="50" w:type="pct"/>
                    <w:hideMark/>
                  </w:tcPr>
                  <w:p w14:paraId="4081B258" w14:textId="77777777" w:rsidR="006C2BBA" w:rsidRDefault="006C2BBA">
                    <w:pPr>
                      <w:pStyle w:val="Bibliography"/>
                      <w:rPr>
                        <w:noProof/>
                      </w:rPr>
                    </w:pPr>
                    <w:r>
                      <w:rPr>
                        <w:noProof/>
                      </w:rPr>
                      <w:t xml:space="preserve">[14] </w:t>
                    </w:r>
                  </w:p>
                </w:tc>
                <w:tc>
                  <w:tcPr>
                    <w:tcW w:w="0" w:type="auto"/>
                    <w:hideMark/>
                  </w:tcPr>
                  <w:p w14:paraId="4AA3B9CD" w14:textId="77777777" w:rsidR="006C2BBA" w:rsidRDefault="006C2BBA">
                    <w:pPr>
                      <w:pStyle w:val="Bibliography"/>
                      <w:rPr>
                        <w:noProof/>
                      </w:rPr>
                    </w:pPr>
                    <w:r>
                      <w:rPr>
                        <w:noProof/>
                      </w:rPr>
                      <w:t xml:space="preserve">K. Prabhakar and D. A. Prasad, "Informational flow on Twitter–Corona virus outbreak–topic modelling approach," </w:t>
                    </w:r>
                    <w:r>
                      <w:rPr>
                        <w:i/>
                        <w:iCs/>
                        <w:noProof/>
                      </w:rPr>
                      <w:t xml:space="preserve">International Journal of Advanced Research in Engineering and Technology, </w:t>
                    </w:r>
                    <w:r>
                      <w:rPr>
                        <w:noProof/>
                      </w:rPr>
                      <w:t xml:space="preserve">vol. 11, no. 3, 2020. </w:t>
                    </w:r>
                  </w:p>
                </w:tc>
              </w:tr>
              <w:tr w:rsidR="006C2BBA" w14:paraId="48F5B137" w14:textId="77777777">
                <w:trPr>
                  <w:divId w:val="1093284913"/>
                  <w:tblCellSpacing w:w="15" w:type="dxa"/>
                </w:trPr>
                <w:tc>
                  <w:tcPr>
                    <w:tcW w:w="50" w:type="pct"/>
                    <w:hideMark/>
                  </w:tcPr>
                  <w:p w14:paraId="748EA4A7" w14:textId="77777777" w:rsidR="006C2BBA" w:rsidRDefault="006C2BBA">
                    <w:pPr>
                      <w:pStyle w:val="Bibliography"/>
                      <w:rPr>
                        <w:noProof/>
                      </w:rPr>
                    </w:pPr>
                    <w:r>
                      <w:rPr>
                        <w:noProof/>
                      </w:rPr>
                      <w:t xml:space="preserve">[15] </w:t>
                    </w:r>
                  </w:p>
                </w:tc>
                <w:tc>
                  <w:tcPr>
                    <w:tcW w:w="0" w:type="auto"/>
                    <w:hideMark/>
                  </w:tcPr>
                  <w:p w14:paraId="1F4F86DE" w14:textId="77777777" w:rsidR="006C2BBA" w:rsidRDefault="006C2BBA">
                    <w:pPr>
                      <w:pStyle w:val="Bibliography"/>
                      <w:rPr>
                        <w:noProof/>
                      </w:rPr>
                    </w:pPr>
                    <w:r>
                      <w:rPr>
                        <w:noProof/>
                      </w:rPr>
                      <w:t xml:space="preserve">X. Li and L. Lei, "A bibliometric analysis of topic modelling studies (2000–2017)," </w:t>
                    </w:r>
                    <w:r>
                      <w:rPr>
                        <w:i/>
                        <w:iCs/>
                        <w:noProof/>
                      </w:rPr>
                      <w:t xml:space="preserve">Journal of Information Science, </w:t>
                    </w:r>
                    <w:r>
                      <w:rPr>
                        <w:noProof/>
                      </w:rPr>
                      <w:t xml:space="preserve">vol. 2, no. 161-175, p. 47, 2021. </w:t>
                    </w:r>
                  </w:p>
                </w:tc>
              </w:tr>
              <w:tr w:rsidR="006C2BBA" w14:paraId="0140D83D" w14:textId="77777777">
                <w:trPr>
                  <w:divId w:val="1093284913"/>
                  <w:tblCellSpacing w:w="15" w:type="dxa"/>
                </w:trPr>
                <w:tc>
                  <w:tcPr>
                    <w:tcW w:w="50" w:type="pct"/>
                    <w:hideMark/>
                  </w:tcPr>
                  <w:p w14:paraId="149C5829" w14:textId="77777777" w:rsidR="006C2BBA" w:rsidRDefault="006C2BBA">
                    <w:pPr>
                      <w:pStyle w:val="Bibliography"/>
                      <w:rPr>
                        <w:noProof/>
                      </w:rPr>
                    </w:pPr>
                    <w:r>
                      <w:rPr>
                        <w:noProof/>
                      </w:rPr>
                      <w:t xml:space="preserve">[16] </w:t>
                    </w:r>
                  </w:p>
                </w:tc>
                <w:tc>
                  <w:tcPr>
                    <w:tcW w:w="0" w:type="auto"/>
                    <w:hideMark/>
                  </w:tcPr>
                  <w:p w14:paraId="4CEED3D1" w14:textId="77777777" w:rsidR="006C2BBA" w:rsidRDefault="006C2BBA">
                    <w:pPr>
                      <w:pStyle w:val="Bibliography"/>
                      <w:rPr>
                        <w:noProof/>
                      </w:rPr>
                    </w:pPr>
                    <w:r>
                      <w:rPr>
                        <w:noProof/>
                      </w:rPr>
                      <w:t xml:space="preserve">M. W. Bickel, "Reflecting trends in the academic landscape of sustainable energy using probabilistic topic modeling," </w:t>
                    </w:r>
                    <w:r>
                      <w:rPr>
                        <w:i/>
                        <w:iCs/>
                        <w:noProof/>
                      </w:rPr>
                      <w:t xml:space="preserve">Energy, Sustainability and Society, </w:t>
                    </w:r>
                    <w:r>
                      <w:rPr>
                        <w:noProof/>
                      </w:rPr>
                      <w:t xml:space="preserve">vol. 9, no. 49, 2019. </w:t>
                    </w:r>
                  </w:p>
                </w:tc>
              </w:tr>
              <w:tr w:rsidR="006C2BBA" w14:paraId="596963BB" w14:textId="77777777">
                <w:trPr>
                  <w:divId w:val="1093284913"/>
                  <w:tblCellSpacing w:w="15" w:type="dxa"/>
                </w:trPr>
                <w:tc>
                  <w:tcPr>
                    <w:tcW w:w="50" w:type="pct"/>
                    <w:hideMark/>
                  </w:tcPr>
                  <w:p w14:paraId="2FB4516F" w14:textId="77777777" w:rsidR="006C2BBA" w:rsidRDefault="006C2BBA">
                    <w:pPr>
                      <w:pStyle w:val="Bibliography"/>
                      <w:rPr>
                        <w:noProof/>
                      </w:rPr>
                    </w:pPr>
                    <w:r>
                      <w:rPr>
                        <w:noProof/>
                      </w:rPr>
                      <w:t xml:space="preserve">[17] </w:t>
                    </w:r>
                  </w:p>
                </w:tc>
                <w:tc>
                  <w:tcPr>
                    <w:tcW w:w="0" w:type="auto"/>
                    <w:hideMark/>
                  </w:tcPr>
                  <w:p w14:paraId="33A4EEC9" w14:textId="77777777" w:rsidR="006C2BBA" w:rsidRDefault="006C2BBA">
                    <w:pPr>
                      <w:pStyle w:val="Bibliography"/>
                      <w:rPr>
                        <w:noProof/>
                      </w:rPr>
                    </w:pPr>
                    <w:r>
                      <w:rPr>
                        <w:noProof/>
                      </w:rPr>
                      <w:t xml:space="preserve">S. KyuSik , C. HoeRyeon and L. HongChul, "Topic Model Analysis of Research Trend on Renewable Energy," </w:t>
                    </w:r>
                    <w:r>
                      <w:rPr>
                        <w:i/>
                        <w:iCs/>
                        <w:noProof/>
                      </w:rPr>
                      <w:t xml:space="preserve">Journal of the Korea Academia-Industrial cooperation Society, </w:t>
                    </w:r>
                    <w:r>
                      <w:rPr>
                        <w:noProof/>
                      </w:rPr>
                      <w:t xml:space="preserve">vol. 16, no. 9, pp. 6411-6418, 2015. </w:t>
                    </w:r>
                  </w:p>
                </w:tc>
              </w:tr>
              <w:tr w:rsidR="006C2BBA" w14:paraId="79664FD9" w14:textId="77777777">
                <w:trPr>
                  <w:divId w:val="1093284913"/>
                  <w:tblCellSpacing w:w="15" w:type="dxa"/>
                </w:trPr>
                <w:tc>
                  <w:tcPr>
                    <w:tcW w:w="50" w:type="pct"/>
                    <w:hideMark/>
                  </w:tcPr>
                  <w:p w14:paraId="3B23E2CD" w14:textId="77777777" w:rsidR="006C2BBA" w:rsidRDefault="006C2BBA">
                    <w:pPr>
                      <w:pStyle w:val="Bibliography"/>
                      <w:rPr>
                        <w:noProof/>
                      </w:rPr>
                    </w:pPr>
                    <w:r>
                      <w:rPr>
                        <w:noProof/>
                      </w:rPr>
                      <w:t xml:space="preserve">[18] </w:t>
                    </w:r>
                  </w:p>
                </w:tc>
                <w:tc>
                  <w:tcPr>
                    <w:tcW w:w="0" w:type="auto"/>
                    <w:hideMark/>
                  </w:tcPr>
                  <w:p w14:paraId="6AC096CE" w14:textId="77777777" w:rsidR="006C2BBA" w:rsidRDefault="006C2BBA">
                    <w:pPr>
                      <w:pStyle w:val="Bibliography"/>
                      <w:rPr>
                        <w:noProof/>
                      </w:rPr>
                    </w:pPr>
                    <w:r>
                      <w:rPr>
                        <w:noProof/>
                      </w:rPr>
                      <w:t xml:space="preserve">D. Ramage, E. Rosen, J. Chuang, C. D. Manning and D. A. McFarland, "Topic modeling for the social sciences," </w:t>
                    </w:r>
                    <w:r>
                      <w:rPr>
                        <w:i/>
                        <w:iCs/>
                        <w:noProof/>
                      </w:rPr>
                      <w:t xml:space="preserve">NIPS 2009 workshop on applications for topic models: text and beyond, </w:t>
                    </w:r>
                    <w:r>
                      <w:rPr>
                        <w:noProof/>
                      </w:rPr>
                      <w:t xml:space="preserve">vol. 5, pp. 1-4, 2009. </w:t>
                    </w:r>
                  </w:p>
                </w:tc>
              </w:tr>
              <w:tr w:rsidR="006C2BBA" w14:paraId="10A978DA" w14:textId="77777777">
                <w:trPr>
                  <w:divId w:val="1093284913"/>
                  <w:tblCellSpacing w:w="15" w:type="dxa"/>
                </w:trPr>
                <w:tc>
                  <w:tcPr>
                    <w:tcW w:w="50" w:type="pct"/>
                    <w:hideMark/>
                  </w:tcPr>
                  <w:p w14:paraId="65123110" w14:textId="77777777" w:rsidR="006C2BBA" w:rsidRDefault="006C2BBA">
                    <w:pPr>
                      <w:pStyle w:val="Bibliography"/>
                      <w:rPr>
                        <w:noProof/>
                      </w:rPr>
                    </w:pPr>
                    <w:r>
                      <w:rPr>
                        <w:noProof/>
                      </w:rPr>
                      <w:t xml:space="preserve">[19] </w:t>
                    </w:r>
                  </w:p>
                </w:tc>
                <w:tc>
                  <w:tcPr>
                    <w:tcW w:w="0" w:type="auto"/>
                    <w:hideMark/>
                  </w:tcPr>
                  <w:p w14:paraId="05F12F1F" w14:textId="77777777" w:rsidR="006C2BBA" w:rsidRDefault="006C2BBA">
                    <w:pPr>
                      <w:pStyle w:val="Bibliography"/>
                      <w:rPr>
                        <w:noProof/>
                      </w:rPr>
                    </w:pPr>
                    <w:r>
                      <w:rPr>
                        <w:noProof/>
                      </w:rPr>
                      <w:t>S. Kapadia, "Topic Modeling in Python: Latent Dirichlet Allocation (LDA)," April 2019. [Online]. Available: https://towardsdatascience.com/end-to-end-topic-modeling-in-python-latent-dirichlet-allocation-lda-35ce4ed6b3e0.</w:t>
                    </w:r>
                  </w:p>
                </w:tc>
              </w:tr>
              <w:tr w:rsidR="006C2BBA" w14:paraId="6F99D1C6" w14:textId="77777777">
                <w:trPr>
                  <w:divId w:val="1093284913"/>
                  <w:tblCellSpacing w:w="15" w:type="dxa"/>
                </w:trPr>
                <w:tc>
                  <w:tcPr>
                    <w:tcW w:w="50" w:type="pct"/>
                    <w:hideMark/>
                  </w:tcPr>
                  <w:p w14:paraId="508E0CB3" w14:textId="77777777" w:rsidR="006C2BBA" w:rsidRDefault="006C2BBA">
                    <w:pPr>
                      <w:pStyle w:val="Bibliography"/>
                      <w:rPr>
                        <w:noProof/>
                      </w:rPr>
                    </w:pPr>
                    <w:r>
                      <w:rPr>
                        <w:noProof/>
                      </w:rPr>
                      <w:t xml:space="preserve">[20] </w:t>
                    </w:r>
                  </w:p>
                </w:tc>
                <w:tc>
                  <w:tcPr>
                    <w:tcW w:w="0" w:type="auto"/>
                    <w:hideMark/>
                  </w:tcPr>
                  <w:p w14:paraId="748A1022" w14:textId="77777777" w:rsidR="006C2BBA" w:rsidRDefault="006C2BBA">
                    <w:pPr>
                      <w:pStyle w:val="Bibliography"/>
                      <w:rPr>
                        <w:noProof/>
                      </w:rPr>
                    </w:pPr>
                    <w:r>
                      <w:rPr>
                        <w:noProof/>
                      </w:rPr>
                      <w:t xml:space="preserve">S. Mifrah and E. H. Benlahmar, "Topic modeling coherence: A comparative study between LDA and NMF models using COVID’19 corpus," </w:t>
                    </w:r>
                    <w:r>
                      <w:rPr>
                        <w:i/>
                        <w:iCs/>
                        <w:noProof/>
                      </w:rPr>
                      <w:t xml:space="preserve">International Journal of Advanced Trends in Computer Science and Engineering, </w:t>
                    </w:r>
                    <w:r>
                      <w:rPr>
                        <w:noProof/>
                      </w:rPr>
                      <w:t xml:space="preserve">vol. 9, no. 4, pp. 5756-5761, 2020. </w:t>
                    </w:r>
                  </w:p>
                </w:tc>
              </w:tr>
              <w:tr w:rsidR="006C2BBA" w14:paraId="1A91C292" w14:textId="77777777">
                <w:trPr>
                  <w:divId w:val="1093284913"/>
                  <w:tblCellSpacing w:w="15" w:type="dxa"/>
                </w:trPr>
                <w:tc>
                  <w:tcPr>
                    <w:tcW w:w="50" w:type="pct"/>
                    <w:hideMark/>
                  </w:tcPr>
                  <w:p w14:paraId="7B1188A5" w14:textId="77777777" w:rsidR="006C2BBA" w:rsidRDefault="006C2BBA">
                    <w:pPr>
                      <w:pStyle w:val="Bibliography"/>
                      <w:rPr>
                        <w:noProof/>
                      </w:rPr>
                    </w:pPr>
                    <w:r>
                      <w:rPr>
                        <w:noProof/>
                      </w:rPr>
                      <w:t xml:space="preserve">[21] </w:t>
                    </w:r>
                  </w:p>
                </w:tc>
                <w:tc>
                  <w:tcPr>
                    <w:tcW w:w="0" w:type="auto"/>
                    <w:hideMark/>
                  </w:tcPr>
                  <w:p w14:paraId="6AB41B8C" w14:textId="77777777" w:rsidR="006C2BBA" w:rsidRDefault="006C2BBA">
                    <w:pPr>
                      <w:pStyle w:val="Bibliography"/>
                      <w:rPr>
                        <w:noProof/>
                      </w:rPr>
                    </w:pPr>
                    <w:r>
                      <w:rPr>
                        <w:noProof/>
                      </w:rPr>
                      <w:t>S. Prabhakaran, "Topic Modeling with Gensim (Python)," 2018. [Online]. Available: https://www.machinelearningplus.com/nlp/topic-modeling-gensim-python/.</w:t>
                    </w:r>
                  </w:p>
                </w:tc>
              </w:tr>
              <w:tr w:rsidR="006C2BBA" w14:paraId="424359A3" w14:textId="77777777">
                <w:trPr>
                  <w:divId w:val="1093284913"/>
                  <w:tblCellSpacing w:w="15" w:type="dxa"/>
                </w:trPr>
                <w:tc>
                  <w:tcPr>
                    <w:tcW w:w="50" w:type="pct"/>
                    <w:hideMark/>
                  </w:tcPr>
                  <w:p w14:paraId="64E2266A" w14:textId="77777777" w:rsidR="006C2BBA" w:rsidRDefault="006C2BBA">
                    <w:pPr>
                      <w:pStyle w:val="Bibliography"/>
                      <w:rPr>
                        <w:noProof/>
                      </w:rPr>
                    </w:pPr>
                    <w:r>
                      <w:rPr>
                        <w:noProof/>
                      </w:rPr>
                      <w:t xml:space="preserve">[22] </w:t>
                    </w:r>
                  </w:p>
                </w:tc>
                <w:tc>
                  <w:tcPr>
                    <w:tcW w:w="0" w:type="auto"/>
                    <w:hideMark/>
                  </w:tcPr>
                  <w:p w14:paraId="52E8A65F" w14:textId="77777777" w:rsidR="006C2BBA" w:rsidRDefault="006C2BBA">
                    <w:pPr>
                      <w:pStyle w:val="Bibliography"/>
                      <w:rPr>
                        <w:noProof/>
                      </w:rPr>
                    </w:pPr>
                    <w:r>
                      <w:rPr>
                        <w:noProof/>
                      </w:rPr>
                      <w:t xml:space="preserve">S. Bird, E. Klein and E. Loper, Natural Language Processing with Python: Analyzing Text with the Natural Language Toolkit, O'Reilly Media, Inc, 2009. </w:t>
                    </w:r>
                  </w:p>
                </w:tc>
              </w:tr>
              <w:tr w:rsidR="006C2BBA" w14:paraId="5E71B45C" w14:textId="77777777">
                <w:trPr>
                  <w:divId w:val="1093284913"/>
                  <w:tblCellSpacing w:w="15" w:type="dxa"/>
                </w:trPr>
                <w:tc>
                  <w:tcPr>
                    <w:tcW w:w="50" w:type="pct"/>
                    <w:hideMark/>
                  </w:tcPr>
                  <w:p w14:paraId="2CD294DD" w14:textId="77777777" w:rsidR="006C2BBA" w:rsidRDefault="006C2BBA">
                    <w:pPr>
                      <w:pStyle w:val="Bibliography"/>
                      <w:rPr>
                        <w:noProof/>
                      </w:rPr>
                    </w:pPr>
                    <w:r>
                      <w:rPr>
                        <w:noProof/>
                      </w:rPr>
                      <w:t xml:space="preserve">[23] </w:t>
                    </w:r>
                  </w:p>
                </w:tc>
                <w:tc>
                  <w:tcPr>
                    <w:tcW w:w="0" w:type="auto"/>
                    <w:hideMark/>
                  </w:tcPr>
                  <w:p w14:paraId="25A5A32D" w14:textId="77777777" w:rsidR="006C2BBA" w:rsidRDefault="006C2BBA">
                    <w:pPr>
                      <w:pStyle w:val="Bibliography"/>
                      <w:rPr>
                        <w:noProof/>
                      </w:rPr>
                    </w:pPr>
                    <w:r>
                      <w:rPr>
                        <w:noProof/>
                      </w:rPr>
                      <w:t xml:space="preserve">C. Sievert and K. E. Shirley, "LDAvis: A method for visualizing and interpreting topics," in </w:t>
                    </w:r>
                    <w:r>
                      <w:rPr>
                        <w:i/>
                        <w:iCs/>
                        <w:noProof/>
                      </w:rPr>
                      <w:t>Proceedings of the Workshop on Interactive Language Learning, Visualization, and Interfaces</w:t>
                    </w:r>
                    <w:r>
                      <w:rPr>
                        <w:noProof/>
                      </w:rPr>
                      <w:t xml:space="preserve">, Baltimore, Maryland, USA, 2014. </w:t>
                    </w:r>
                  </w:p>
                </w:tc>
              </w:tr>
              <w:tr w:rsidR="006C2BBA" w14:paraId="001B9EF4" w14:textId="77777777">
                <w:trPr>
                  <w:divId w:val="1093284913"/>
                  <w:tblCellSpacing w:w="15" w:type="dxa"/>
                </w:trPr>
                <w:tc>
                  <w:tcPr>
                    <w:tcW w:w="50" w:type="pct"/>
                    <w:hideMark/>
                  </w:tcPr>
                  <w:p w14:paraId="4B212468" w14:textId="77777777" w:rsidR="006C2BBA" w:rsidRDefault="006C2BBA">
                    <w:pPr>
                      <w:pStyle w:val="Bibliography"/>
                      <w:rPr>
                        <w:noProof/>
                      </w:rPr>
                    </w:pPr>
                    <w:r>
                      <w:rPr>
                        <w:noProof/>
                      </w:rPr>
                      <w:lastRenderedPageBreak/>
                      <w:t xml:space="preserve">[24] </w:t>
                    </w:r>
                  </w:p>
                </w:tc>
                <w:tc>
                  <w:tcPr>
                    <w:tcW w:w="0" w:type="auto"/>
                    <w:hideMark/>
                  </w:tcPr>
                  <w:p w14:paraId="517E94B4" w14:textId="77777777" w:rsidR="006C2BBA" w:rsidRDefault="006C2BBA">
                    <w:pPr>
                      <w:pStyle w:val="Bibliography"/>
                      <w:rPr>
                        <w:noProof/>
                      </w:rPr>
                    </w:pPr>
                    <w:r>
                      <w:rPr>
                        <w:noProof/>
                      </w:rPr>
                      <w:t>International Energy Agency, "Energy Subsidies - Topics," [Online]. Available: https://www.iea.org/topics/energy-subsidies.</w:t>
                    </w:r>
                  </w:p>
                </w:tc>
              </w:tr>
              <w:tr w:rsidR="006C2BBA" w14:paraId="22329B07" w14:textId="77777777">
                <w:trPr>
                  <w:divId w:val="1093284913"/>
                  <w:tblCellSpacing w:w="15" w:type="dxa"/>
                </w:trPr>
                <w:tc>
                  <w:tcPr>
                    <w:tcW w:w="50" w:type="pct"/>
                    <w:hideMark/>
                  </w:tcPr>
                  <w:p w14:paraId="3EAD96C9" w14:textId="77777777" w:rsidR="006C2BBA" w:rsidRDefault="006C2BBA">
                    <w:pPr>
                      <w:pStyle w:val="Bibliography"/>
                      <w:rPr>
                        <w:noProof/>
                      </w:rPr>
                    </w:pPr>
                    <w:r>
                      <w:rPr>
                        <w:noProof/>
                      </w:rPr>
                      <w:t xml:space="preserve">[25] </w:t>
                    </w:r>
                  </w:p>
                </w:tc>
                <w:tc>
                  <w:tcPr>
                    <w:tcW w:w="0" w:type="auto"/>
                    <w:hideMark/>
                  </w:tcPr>
                  <w:p w14:paraId="247E73F1" w14:textId="77777777" w:rsidR="006C2BBA" w:rsidRDefault="006C2BBA">
                    <w:pPr>
                      <w:pStyle w:val="Bibliography"/>
                      <w:rPr>
                        <w:noProof/>
                      </w:rPr>
                    </w:pPr>
                    <w:r>
                      <w:rPr>
                        <w:noProof/>
                      </w:rPr>
                      <w:t>Office of Energy Efficiency and Renewable Energy, "Weatherization and Intergovernmental Programs Office State Energy Program," [Online]. Available: https://www.energy.gov/eere/wipo/about-state-energy-program. [Accessed February 2022].</w:t>
                    </w:r>
                  </w:p>
                </w:tc>
              </w:tr>
              <w:tr w:rsidR="006C2BBA" w14:paraId="2DA133D9" w14:textId="77777777">
                <w:trPr>
                  <w:divId w:val="1093284913"/>
                  <w:tblCellSpacing w:w="15" w:type="dxa"/>
                </w:trPr>
                <w:tc>
                  <w:tcPr>
                    <w:tcW w:w="50" w:type="pct"/>
                    <w:hideMark/>
                  </w:tcPr>
                  <w:p w14:paraId="0A72110C" w14:textId="77777777" w:rsidR="006C2BBA" w:rsidRDefault="006C2BBA">
                    <w:pPr>
                      <w:pStyle w:val="Bibliography"/>
                      <w:rPr>
                        <w:noProof/>
                      </w:rPr>
                    </w:pPr>
                    <w:r>
                      <w:rPr>
                        <w:noProof/>
                      </w:rPr>
                      <w:t xml:space="preserve">[26] </w:t>
                    </w:r>
                  </w:p>
                </w:tc>
                <w:tc>
                  <w:tcPr>
                    <w:tcW w:w="0" w:type="auto"/>
                    <w:hideMark/>
                  </w:tcPr>
                  <w:p w14:paraId="5504A0FF" w14:textId="77777777" w:rsidR="006C2BBA" w:rsidRDefault="006C2BBA">
                    <w:pPr>
                      <w:pStyle w:val="Bibliography"/>
                      <w:rPr>
                        <w:noProof/>
                      </w:rPr>
                    </w:pPr>
                    <w:r>
                      <w:rPr>
                        <w:noProof/>
                      </w:rPr>
                      <w:t xml:space="preserve">S. Sundaram, "The Sustainability of Solar PV Governance: A Comparative International Perspective," in </w:t>
                    </w:r>
                    <w:r>
                      <w:rPr>
                        <w:i/>
                        <w:iCs/>
                        <w:noProof/>
                      </w:rPr>
                      <w:t>Solar Photovoltaic Technology Production</w:t>
                    </w:r>
                    <w:r>
                      <w:rPr>
                        <w:noProof/>
                      </w:rPr>
                      <w:t>, 2016, pp. 47-74.</w:t>
                    </w:r>
                  </w:p>
                </w:tc>
              </w:tr>
              <w:tr w:rsidR="006C2BBA" w14:paraId="692A971B" w14:textId="77777777">
                <w:trPr>
                  <w:divId w:val="1093284913"/>
                  <w:tblCellSpacing w:w="15" w:type="dxa"/>
                </w:trPr>
                <w:tc>
                  <w:tcPr>
                    <w:tcW w:w="50" w:type="pct"/>
                    <w:hideMark/>
                  </w:tcPr>
                  <w:p w14:paraId="1C4EE42D" w14:textId="77777777" w:rsidR="006C2BBA" w:rsidRDefault="006C2BBA">
                    <w:pPr>
                      <w:pStyle w:val="Bibliography"/>
                      <w:rPr>
                        <w:noProof/>
                      </w:rPr>
                    </w:pPr>
                    <w:r>
                      <w:rPr>
                        <w:noProof/>
                      </w:rPr>
                      <w:t xml:space="preserve">[27] </w:t>
                    </w:r>
                  </w:p>
                </w:tc>
                <w:tc>
                  <w:tcPr>
                    <w:tcW w:w="0" w:type="auto"/>
                    <w:hideMark/>
                  </w:tcPr>
                  <w:p w14:paraId="19944BBF" w14:textId="77777777" w:rsidR="006C2BBA" w:rsidRDefault="006C2BBA">
                    <w:pPr>
                      <w:pStyle w:val="Bibliography"/>
                      <w:rPr>
                        <w:noProof/>
                      </w:rPr>
                    </w:pPr>
                    <w:r>
                      <w:rPr>
                        <w:noProof/>
                      </w:rPr>
                      <w:t>U.S. Department of Energy, "Federal agency use of renewable electric energy," 2021. [Online]. Available: https://www.energy.gov/eere/femp/federal-agency-use-renewable-electric-energy.</w:t>
                    </w:r>
                  </w:p>
                </w:tc>
              </w:tr>
              <w:tr w:rsidR="006C2BBA" w14:paraId="21FBAB1D" w14:textId="77777777">
                <w:trPr>
                  <w:divId w:val="1093284913"/>
                  <w:tblCellSpacing w:w="15" w:type="dxa"/>
                </w:trPr>
                <w:tc>
                  <w:tcPr>
                    <w:tcW w:w="50" w:type="pct"/>
                    <w:hideMark/>
                  </w:tcPr>
                  <w:p w14:paraId="21F3D3E8" w14:textId="77777777" w:rsidR="006C2BBA" w:rsidRDefault="006C2BBA">
                    <w:pPr>
                      <w:pStyle w:val="Bibliography"/>
                      <w:rPr>
                        <w:noProof/>
                      </w:rPr>
                    </w:pPr>
                    <w:r>
                      <w:rPr>
                        <w:noProof/>
                      </w:rPr>
                      <w:t xml:space="preserve">[28] </w:t>
                    </w:r>
                  </w:p>
                </w:tc>
                <w:tc>
                  <w:tcPr>
                    <w:tcW w:w="0" w:type="auto"/>
                    <w:hideMark/>
                  </w:tcPr>
                  <w:p w14:paraId="221530BE" w14:textId="77777777" w:rsidR="006C2BBA" w:rsidRDefault="006C2BBA">
                    <w:pPr>
                      <w:pStyle w:val="Bibliography"/>
                      <w:rPr>
                        <w:noProof/>
                      </w:rPr>
                    </w:pPr>
                    <w:r>
                      <w:rPr>
                        <w:noProof/>
                      </w:rPr>
                      <w:t>Center for Climate and Energy Solutions., "Renewable energy," 2021. [Online]. Available: https://www.c2es.org/content/renewable-energy/.</w:t>
                    </w:r>
                  </w:p>
                </w:tc>
              </w:tr>
              <w:tr w:rsidR="006C2BBA" w14:paraId="12FC61A5" w14:textId="77777777">
                <w:trPr>
                  <w:divId w:val="1093284913"/>
                  <w:tblCellSpacing w:w="15" w:type="dxa"/>
                </w:trPr>
                <w:tc>
                  <w:tcPr>
                    <w:tcW w:w="50" w:type="pct"/>
                    <w:hideMark/>
                  </w:tcPr>
                  <w:p w14:paraId="4EE032F4" w14:textId="77777777" w:rsidR="006C2BBA" w:rsidRDefault="006C2BBA">
                    <w:pPr>
                      <w:pStyle w:val="Bibliography"/>
                      <w:rPr>
                        <w:noProof/>
                      </w:rPr>
                    </w:pPr>
                    <w:r>
                      <w:rPr>
                        <w:noProof/>
                      </w:rPr>
                      <w:t xml:space="preserve">[29] </w:t>
                    </w:r>
                  </w:p>
                </w:tc>
                <w:tc>
                  <w:tcPr>
                    <w:tcW w:w="0" w:type="auto"/>
                    <w:hideMark/>
                  </w:tcPr>
                  <w:p w14:paraId="0A0F960F" w14:textId="77777777" w:rsidR="006C2BBA" w:rsidRDefault="006C2BBA">
                    <w:pPr>
                      <w:pStyle w:val="Bibliography"/>
                      <w:rPr>
                        <w:noProof/>
                      </w:rPr>
                    </w:pPr>
                    <w:r>
                      <w:rPr>
                        <w:noProof/>
                      </w:rPr>
                      <w:t>The Ministry of Energy and Mines of the Lao People’s Democratic Republic, Ministry of Energy of the Kingdom of Thailand, Ministry of Energy, Green Technology and Water of Malaysia, and Ministry of Trade and Industry of the Republic of Singapore, "LAO PDR, MALAYSIA, SINGAPORE, THAILAND: Joint Statement of the Lao PDR, Thailand, Malaysia and Singapore Power Integration Project (LTMS PIP)," 2014. [Online]. Available: https://policy.asiapacificenergy.org/node/2574. [Accessed 2022].</w:t>
                    </w:r>
                  </w:p>
                </w:tc>
              </w:tr>
              <w:tr w:rsidR="006C2BBA" w14:paraId="7BDBAEF0" w14:textId="77777777">
                <w:trPr>
                  <w:divId w:val="1093284913"/>
                  <w:tblCellSpacing w:w="15" w:type="dxa"/>
                </w:trPr>
                <w:tc>
                  <w:tcPr>
                    <w:tcW w:w="50" w:type="pct"/>
                    <w:hideMark/>
                  </w:tcPr>
                  <w:p w14:paraId="773AA026" w14:textId="77777777" w:rsidR="006C2BBA" w:rsidRDefault="006C2BBA">
                    <w:pPr>
                      <w:pStyle w:val="Bibliography"/>
                      <w:rPr>
                        <w:noProof/>
                      </w:rPr>
                    </w:pPr>
                    <w:r>
                      <w:rPr>
                        <w:noProof/>
                      </w:rPr>
                      <w:t xml:space="preserve">[30] </w:t>
                    </w:r>
                  </w:p>
                </w:tc>
                <w:tc>
                  <w:tcPr>
                    <w:tcW w:w="0" w:type="auto"/>
                    <w:hideMark/>
                  </w:tcPr>
                  <w:p w14:paraId="1F1ECE43" w14:textId="77777777" w:rsidR="006C2BBA" w:rsidRDefault="006C2BBA">
                    <w:pPr>
                      <w:pStyle w:val="Bibliography"/>
                      <w:rPr>
                        <w:noProof/>
                      </w:rPr>
                    </w:pPr>
                    <w:r>
                      <w:rPr>
                        <w:noProof/>
                      </w:rPr>
                      <w:t xml:space="preserve">J. Gordonnat and J. Hunt, "Subsea cable key challenges of an intercontinental power link: case study of Australia–Singapore interconnector.," </w:t>
                    </w:r>
                    <w:r>
                      <w:rPr>
                        <w:i/>
                        <w:iCs/>
                        <w:noProof/>
                      </w:rPr>
                      <w:t xml:space="preserve">Energy Transitions, </w:t>
                    </w:r>
                    <w:r>
                      <w:rPr>
                        <w:noProof/>
                      </w:rPr>
                      <w:t xml:space="preserve">vol. 4, no. 2, pp. 169-188, 2020. </w:t>
                    </w:r>
                  </w:p>
                </w:tc>
              </w:tr>
              <w:tr w:rsidR="006C2BBA" w14:paraId="181ED016" w14:textId="77777777">
                <w:trPr>
                  <w:divId w:val="1093284913"/>
                  <w:tblCellSpacing w:w="15" w:type="dxa"/>
                </w:trPr>
                <w:tc>
                  <w:tcPr>
                    <w:tcW w:w="50" w:type="pct"/>
                    <w:hideMark/>
                  </w:tcPr>
                  <w:p w14:paraId="35D31BC8" w14:textId="77777777" w:rsidR="006C2BBA" w:rsidRDefault="006C2BBA">
                    <w:pPr>
                      <w:pStyle w:val="Bibliography"/>
                      <w:rPr>
                        <w:noProof/>
                      </w:rPr>
                    </w:pPr>
                    <w:r>
                      <w:rPr>
                        <w:noProof/>
                      </w:rPr>
                      <w:t xml:space="preserve">[31] </w:t>
                    </w:r>
                  </w:p>
                </w:tc>
                <w:tc>
                  <w:tcPr>
                    <w:tcW w:w="0" w:type="auto"/>
                    <w:hideMark/>
                  </w:tcPr>
                  <w:p w14:paraId="7EDDA563" w14:textId="77777777" w:rsidR="006C2BBA" w:rsidRDefault="006C2BBA">
                    <w:pPr>
                      <w:pStyle w:val="Bibliography"/>
                      <w:rPr>
                        <w:noProof/>
                      </w:rPr>
                    </w:pPr>
                    <w:r>
                      <w:rPr>
                        <w:noProof/>
                      </w:rPr>
                      <w:t>A. Tan, "Singapore to ramp up solar energy production to power 350,000 homes by 2030.," Straits Times, Singapore, 2019.</w:t>
                    </w:r>
                  </w:p>
                </w:tc>
              </w:tr>
              <w:tr w:rsidR="006C2BBA" w14:paraId="6BD7D37F" w14:textId="77777777">
                <w:trPr>
                  <w:divId w:val="1093284913"/>
                  <w:tblCellSpacing w:w="15" w:type="dxa"/>
                </w:trPr>
                <w:tc>
                  <w:tcPr>
                    <w:tcW w:w="50" w:type="pct"/>
                    <w:hideMark/>
                  </w:tcPr>
                  <w:p w14:paraId="71219F0D" w14:textId="77777777" w:rsidR="006C2BBA" w:rsidRDefault="006C2BBA">
                    <w:pPr>
                      <w:pStyle w:val="Bibliography"/>
                      <w:rPr>
                        <w:noProof/>
                      </w:rPr>
                    </w:pPr>
                    <w:r>
                      <w:rPr>
                        <w:noProof/>
                      </w:rPr>
                      <w:t xml:space="preserve">[32] </w:t>
                    </w:r>
                  </w:p>
                </w:tc>
                <w:tc>
                  <w:tcPr>
                    <w:tcW w:w="0" w:type="auto"/>
                    <w:hideMark/>
                  </w:tcPr>
                  <w:p w14:paraId="31DFA55E" w14:textId="77777777" w:rsidR="006C2BBA" w:rsidRDefault="006C2BBA">
                    <w:pPr>
                      <w:pStyle w:val="Bibliography"/>
                      <w:rPr>
                        <w:noProof/>
                      </w:rPr>
                    </w:pPr>
                    <w:r>
                      <w:rPr>
                        <w:noProof/>
                      </w:rPr>
                      <w:t xml:space="preserve">N. AsareObeng-Darko, "Why Ghana will not achieve its renewable energy target for electricity. Policy, legal and regulatory implications," </w:t>
                    </w:r>
                    <w:r>
                      <w:rPr>
                        <w:i/>
                        <w:iCs/>
                        <w:noProof/>
                      </w:rPr>
                      <w:t xml:space="preserve">Energy Policy, </w:t>
                    </w:r>
                    <w:r>
                      <w:rPr>
                        <w:noProof/>
                      </w:rPr>
                      <w:t xml:space="preserve">pp. 128:75-83, 2019. </w:t>
                    </w:r>
                  </w:p>
                </w:tc>
              </w:tr>
              <w:tr w:rsidR="006C2BBA" w14:paraId="140EA3CA" w14:textId="77777777">
                <w:trPr>
                  <w:divId w:val="1093284913"/>
                  <w:tblCellSpacing w:w="15" w:type="dxa"/>
                </w:trPr>
                <w:tc>
                  <w:tcPr>
                    <w:tcW w:w="50" w:type="pct"/>
                    <w:hideMark/>
                  </w:tcPr>
                  <w:p w14:paraId="51D9B2DC" w14:textId="77777777" w:rsidR="006C2BBA" w:rsidRDefault="006C2BBA">
                    <w:pPr>
                      <w:pStyle w:val="Bibliography"/>
                      <w:rPr>
                        <w:noProof/>
                      </w:rPr>
                    </w:pPr>
                    <w:r>
                      <w:rPr>
                        <w:noProof/>
                      </w:rPr>
                      <w:t xml:space="preserve">[33] </w:t>
                    </w:r>
                  </w:p>
                </w:tc>
                <w:tc>
                  <w:tcPr>
                    <w:tcW w:w="0" w:type="auto"/>
                    <w:hideMark/>
                  </w:tcPr>
                  <w:p w14:paraId="27AF885A" w14:textId="77777777" w:rsidR="006C2BBA" w:rsidRDefault="006C2BBA">
                    <w:pPr>
                      <w:pStyle w:val="Bibliography"/>
                      <w:rPr>
                        <w:noProof/>
                      </w:rPr>
                    </w:pPr>
                    <w:r>
                      <w:rPr>
                        <w:noProof/>
                      </w:rPr>
                      <w:t xml:space="preserve">Rogers Kipkoech, M. Takase and E. K. A. Afrifa, "Renewable Energies in Ghana in Relation to Market Condition, the Environment, and Food Security," </w:t>
                    </w:r>
                    <w:r>
                      <w:rPr>
                        <w:i/>
                        <w:iCs/>
                        <w:noProof/>
                      </w:rPr>
                      <w:t xml:space="preserve">Journal of Renewable Energy, </w:t>
                    </w:r>
                    <w:r>
                      <w:rPr>
                        <w:noProof/>
                      </w:rPr>
                      <w:t xml:space="preserve">2022. </w:t>
                    </w:r>
                  </w:p>
                </w:tc>
              </w:tr>
              <w:tr w:rsidR="006C2BBA" w14:paraId="1CD123E4" w14:textId="77777777">
                <w:trPr>
                  <w:divId w:val="1093284913"/>
                  <w:tblCellSpacing w:w="15" w:type="dxa"/>
                </w:trPr>
                <w:tc>
                  <w:tcPr>
                    <w:tcW w:w="50" w:type="pct"/>
                    <w:hideMark/>
                  </w:tcPr>
                  <w:p w14:paraId="10AE2D9D" w14:textId="77777777" w:rsidR="006C2BBA" w:rsidRDefault="006C2BBA">
                    <w:pPr>
                      <w:pStyle w:val="Bibliography"/>
                      <w:rPr>
                        <w:noProof/>
                      </w:rPr>
                    </w:pPr>
                    <w:r>
                      <w:rPr>
                        <w:noProof/>
                      </w:rPr>
                      <w:t xml:space="preserve">[34] </w:t>
                    </w:r>
                  </w:p>
                </w:tc>
                <w:tc>
                  <w:tcPr>
                    <w:tcW w:w="0" w:type="auto"/>
                    <w:hideMark/>
                  </w:tcPr>
                  <w:p w14:paraId="0518A07A" w14:textId="77777777" w:rsidR="006C2BBA" w:rsidRDefault="006C2BBA">
                    <w:pPr>
                      <w:pStyle w:val="Bibliography"/>
                      <w:rPr>
                        <w:noProof/>
                      </w:rPr>
                    </w:pPr>
                    <w:r>
                      <w:rPr>
                        <w:noProof/>
                      </w:rPr>
                      <w:t xml:space="preserve">B. D. Jones, Reconceiving decision-making in democratic politics: attention, choice, and public policy,, London: The University of Chicago Press, 1994. </w:t>
                    </w:r>
                  </w:p>
                </w:tc>
              </w:tr>
              <w:tr w:rsidR="006C2BBA" w14:paraId="214FFC7C" w14:textId="77777777">
                <w:trPr>
                  <w:divId w:val="1093284913"/>
                  <w:tblCellSpacing w:w="15" w:type="dxa"/>
                </w:trPr>
                <w:tc>
                  <w:tcPr>
                    <w:tcW w:w="50" w:type="pct"/>
                    <w:hideMark/>
                  </w:tcPr>
                  <w:p w14:paraId="1E5AA4D1" w14:textId="77777777" w:rsidR="006C2BBA" w:rsidRDefault="006C2BBA">
                    <w:pPr>
                      <w:pStyle w:val="Bibliography"/>
                      <w:rPr>
                        <w:noProof/>
                      </w:rPr>
                    </w:pPr>
                    <w:r>
                      <w:rPr>
                        <w:noProof/>
                      </w:rPr>
                      <w:t xml:space="preserve">[35] </w:t>
                    </w:r>
                  </w:p>
                </w:tc>
                <w:tc>
                  <w:tcPr>
                    <w:tcW w:w="0" w:type="auto"/>
                    <w:hideMark/>
                  </w:tcPr>
                  <w:p w14:paraId="1671A83D" w14:textId="77777777" w:rsidR="006C2BBA" w:rsidRDefault="006C2BBA">
                    <w:pPr>
                      <w:pStyle w:val="Bibliography"/>
                      <w:rPr>
                        <w:noProof/>
                      </w:rPr>
                    </w:pPr>
                    <w:r>
                      <w:rPr>
                        <w:noProof/>
                      </w:rPr>
                      <w:t xml:space="preserve">A. C. Martins, R. C. Marques and C. O. Cruz, "Public-Private Partnerships for Wind Power Generation: The Portuguese Case," </w:t>
                    </w:r>
                    <w:r>
                      <w:rPr>
                        <w:i/>
                        <w:iCs/>
                        <w:noProof/>
                      </w:rPr>
                      <w:t xml:space="preserve">Energy Policy, </w:t>
                    </w:r>
                    <w:r>
                      <w:rPr>
                        <w:noProof/>
                      </w:rPr>
                      <w:t xml:space="preserve">2011. </w:t>
                    </w:r>
                  </w:p>
                </w:tc>
              </w:tr>
              <w:tr w:rsidR="006C2BBA" w14:paraId="50918FD9" w14:textId="77777777">
                <w:trPr>
                  <w:divId w:val="1093284913"/>
                  <w:tblCellSpacing w:w="15" w:type="dxa"/>
                </w:trPr>
                <w:tc>
                  <w:tcPr>
                    <w:tcW w:w="50" w:type="pct"/>
                    <w:hideMark/>
                  </w:tcPr>
                  <w:p w14:paraId="1495F019" w14:textId="77777777" w:rsidR="006C2BBA" w:rsidRDefault="006C2BBA">
                    <w:pPr>
                      <w:pStyle w:val="Bibliography"/>
                      <w:rPr>
                        <w:noProof/>
                      </w:rPr>
                    </w:pPr>
                    <w:r>
                      <w:rPr>
                        <w:noProof/>
                      </w:rPr>
                      <w:t xml:space="preserve">[36] </w:t>
                    </w:r>
                  </w:p>
                </w:tc>
                <w:tc>
                  <w:tcPr>
                    <w:tcW w:w="0" w:type="auto"/>
                    <w:hideMark/>
                  </w:tcPr>
                  <w:p w14:paraId="5728BAC2" w14:textId="77777777" w:rsidR="006C2BBA" w:rsidRDefault="006C2BBA">
                    <w:pPr>
                      <w:pStyle w:val="Bibliography"/>
                      <w:rPr>
                        <w:noProof/>
                      </w:rPr>
                    </w:pPr>
                    <w:r>
                      <w:rPr>
                        <w:noProof/>
                      </w:rPr>
                      <w:t>IRENA, "Strong Ties Between Public and Private Sectors Key to Accelerating Renewables," 2019.</w:t>
                    </w:r>
                  </w:p>
                </w:tc>
              </w:tr>
              <w:tr w:rsidR="006C2BBA" w14:paraId="00384AB5" w14:textId="77777777">
                <w:trPr>
                  <w:divId w:val="1093284913"/>
                  <w:tblCellSpacing w:w="15" w:type="dxa"/>
                </w:trPr>
                <w:tc>
                  <w:tcPr>
                    <w:tcW w:w="50" w:type="pct"/>
                    <w:hideMark/>
                  </w:tcPr>
                  <w:p w14:paraId="7B485CD5" w14:textId="77777777" w:rsidR="006C2BBA" w:rsidRDefault="006C2BBA">
                    <w:pPr>
                      <w:pStyle w:val="Bibliography"/>
                      <w:rPr>
                        <w:noProof/>
                      </w:rPr>
                    </w:pPr>
                    <w:r>
                      <w:rPr>
                        <w:noProof/>
                      </w:rPr>
                      <w:t xml:space="preserve">[37] </w:t>
                    </w:r>
                  </w:p>
                </w:tc>
                <w:tc>
                  <w:tcPr>
                    <w:tcW w:w="0" w:type="auto"/>
                    <w:hideMark/>
                  </w:tcPr>
                  <w:p w14:paraId="221E51E4" w14:textId="77777777" w:rsidR="006C2BBA" w:rsidRDefault="006C2BBA">
                    <w:pPr>
                      <w:pStyle w:val="Bibliography"/>
                      <w:rPr>
                        <w:noProof/>
                      </w:rPr>
                    </w:pPr>
                    <w:r>
                      <w:rPr>
                        <w:noProof/>
                      </w:rPr>
                      <w:t xml:space="preserve">World Bank, "Public-Private Partnerships: Reference Guide," in </w:t>
                    </w:r>
                    <w:r>
                      <w:rPr>
                        <w:i/>
                        <w:iCs/>
                        <w:noProof/>
                      </w:rPr>
                      <w:t xml:space="preserve">World Bank Institute and Public-Private Infrastructure Advisory Facility </w:t>
                    </w:r>
                    <w:r>
                      <w:rPr>
                        <w:noProof/>
                      </w:rPr>
                      <w:t xml:space="preserve">, 2012. </w:t>
                    </w:r>
                  </w:p>
                </w:tc>
              </w:tr>
              <w:tr w:rsidR="006C2BBA" w14:paraId="710330E0" w14:textId="77777777">
                <w:trPr>
                  <w:divId w:val="1093284913"/>
                  <w:tblCellSpacing w:w="15" w:type="dxa"/>
                </w:trPr>
                <w:tc>
                  <w:tcPr>
                    <w:tcW w:w="50" w:type="pct"/>
                    <w:hideMark/>
                  </w:tcPr>
                  <w:p w14:paraId="0A96C20C" w14:textId="77777777" w:rsidR="006C2BBA" w:rsidRDefault="006C2BBA">
                    <w:pPr>
                      <w:pStyle w:val="Bibliography"/>
                      <w:rPr>
                        <w:noProof/>
                      </w:rPr>
                    </w:pPr>
                    <w:r>
                      <w:rPr>
                        <w:noProof/>
                      </w:rPr>
                      <w:t xml:space="preserve">[38] </w:t>
                    </w:r>
                  </w:p>
                </w:tc>
                <w:tc>
                  <w:tcPr>
                    <w:tcW w:w="0" w:type="auto"/>
                    <w:hideMark/>
                  </w:tcPr>
                  <w:p w14:paraId="549EF3FE" w14:textId="77777777" w:rsidR="006C2BBA" w:rsidRDefault="006C2BBA">
                    <w:pPr>
                      <w:pStyle w:val="Bibliography"/>
                      <w:rPr>
                        <w:noProof/>
                      </w:rPr>
                    </w:pPr>
                    <w:r>
                      <w:rPr>
                        <w:noProof/>
                      </w:rPr>
                      <w:t>Sembcorp Industries, 11 May 2020. [Online]. Available: https://www.sembcorp.com/en/media/media-releases/energy/2020/may/pub-and-sembcorp-sign-25-year-ppa-to-build-largest-floating-solar-system-in-singapore/. [Accessed 2022].</w:t>
                    </w:r>
                  </w:p>
                </w:tc>
              </w:tr>
              <w:tr w:rsidR="006C2BBA" w14:paraId="5CDCD6B1" w14:textId="77777777">
                <w:trPr>
                  <w:divId w:val="1093284913"/>
                  <w:tblCellSpacing w:w="15" w:type="dxa"/>
                </w:trPr>
                <w:tc>
                  <w:tcPr>
                    <w:tcW w:w="50" w:type="pct"/>
                    <w:hideMark/>
                  </w:tcPr>
                  <w:p w14:paraId="2276FB96" w14:textId="77777777" w:rsidR="006C2BBA" w:rsidRDefault="006C2BBA">
                    <w:pPr>
                      <w:pStyle w:val="Bibliography"/>
                      <w:rPr>
                        <w:noProof/>
                      </w:rPr>
                    </w:pPr>
                    <w:r>
                      <w:rPr>
                        <w:noProof/>
                      </w:rPr>
                      <w:t xml:space="preserve">[39] </w:t>
                    </w:r>
                  </w:p>
                </w:tc>
                <w:tc>
                  <w:tcPr>
                    <w:tcW w:w="0" w:type="auto"/>
                    <w:hideMark/>
                  </w:tcPr>
                  <w:p w14:paraId="499E66DC" w14:textId="77777777" w:rsidR="006C2BBA" w:rsidRDefault="006C2BBA">
                    <w:pPr>
                      <w:pStyle w:val="Bibliography"/>
                      <w:rPr>
                        <w:noProof/>
                      </w:rPr>
                    </w:pPr>
                    <w:r>
                      <w:rPr>
                        <w:noProof/>
                      </w:rPr>
                      <w:t>Singapore Airlines, 12 February 2020. [Online]. Available: https://www.singaporeair.com/en_UK/np/media-centre/press-release/article/?q=en_UK/2020/January-March/jr0520-200212. [Accessed 2022].</w:t>
                    </w:r>
                  </w:p>
                </w:tc>
              </w:tr>
              <w:tr w:rsidR="006C2BBA" w14:paraId="37F509E0" w14:textId="77777777">
                <w:trPr>
                  <w:divId w:val="1093284913"/>
                  <w:tblCellSpacing w:w="15" w:type="dxa"/>
                </w:trPr>
                <w:tc>
                  <w:tcPr>
                    <w:tcW w:w="50" w:type="pct"/>
                    <w:hideMark/>
                  </w:tcPr>
                  <w:p w14:paraId="1F253D2A" w14:textId="77777777" w:rsidR="006C2BBA" w:rsidRDefault="006C2BBA">
                    <w:pPr>
                      <w:pStyle w:val="Bibliography"/>
                      <w:rPr>
                        <w:noProof/>
                      </w:rPr>
                    </w:pPr>
                    <w:r>
                      <w:rPr>
                        <w:noProof/>
                      </w:rPr>
                      <w:t xml:space="preserve">[40] </w:t>
                    </w:r>
                  </w:p>
                </w:tc>
                <w:tc>
                  <w:tcPr>
                    <w:tcW w:w="0" w:type="auto"/>
                    <w:hideMark/>
                  </w:tcPr>
                  <w:p w14:paraId="72A82735" w14:textId="77777777" w:rsidR="006C2BBA" w:rsidRDefault="006C2BBA">
                    <w:pPr>
                      <w:pStyle w:val="Bibliography"/>
                      <w:rPr>
                        <w:noProof/>
                      </w:rPr>
                    </w:pPr>
                    <w:r>
                      <w:rPr>
                        <w:noProof/>
                      </w:rPr>
                      <w:t>A. Alley, "Facebook signs 100MW PPA with Singapore's Sunseap for rooftop solar project," 6 October 2020. [Online]. Available: https://www.datacenterdynamics.com/en/news/facebook-signs-100mw-ppa-singapores-sunseap-rooftop-solar-project/.</w:t>
                    </w:r>
                  </w:p>
                </w:tc>
              </w:tr>
              <w:tr w:rsidR="006C2BBA" w14:paraId="18F9E97E" w14:textId="77777777">
                <w:trPr>
                  <w:divId w:val="1093284913"/>
                  <w:tblCellSpacing w:w="15" w:type="dxa"/>
                </w:trPr>
                <w:tc>
                  <w:tcPr>
                    <w:tcW w:w="50" w:type="pct"/>
                    <w:hideMark/>
                  </w:tcPr>
                  <w:p w14:paraId="4E88A653" w14:textId="77777777" w:rsidR="006C2BBA" w:rsidRDefault="006C2BBA">
                    <w:pPr>
                      <w:pStyle w:val="Bibliography"/>
                      <w:rPr>
                        <w:noProof/>
                      </w:rPr>
                    </w:pPr>
                    <w:r>
                      <w:rPr>
                        <w:noProof/>
                      </w:rPr>
                      <w:t xml:space="preserve">[41] </w:t>
                    </w:r>
                  </w:p>
                </w:tc>
                <w:tc>
                  <w:tcPr>
                    <w:tcW w:w="0" w:type="auto"/>
                    <w:hideMark/>
                  </w:tcPr>
                  <w:p w14:paraId="6B6190B9" w14:textId="77777777" w:rsidR="006C2BBA" w:rsidRDefault="006C2BBA">
                    <w:pPr>
                      <w:pStyle w:val="Bibliography"/>
                      <w:rPr>
                        <w:noProof/>
                      </w:rPr>
                    </w:pPr>
                    <w:r>
                      <w:rPr>
                        <w:noProof/>
                      </w:rPr>
                      <w:t>World Bank, "worldbank," 2017. [Online]. Available: http://info.worldbank.org/governance/wgi/#home.</w:t>
                    </w:r>
                  </w:p>
                </w:tc>
              </w:tr>
              <w:tr w:rsidR="006C2BBA" w14:paraId="493D662A" w14:textId="77777777">
                <w:trPr>
                  <w:divId w:val="1093284913"/>
                  <w:tblCellSpacing w:w="15" w:type="dxa"/>
                </w:trPr>
                <w:tc>
                  <w:tcPr>
                    <w:tcW w:w="50" w:type="pct"/>
                    <w:hideMark/>
                  </w:tcPr>
                  <w:p w14:paraId="467F49FC" w14:textId="77777777" w:rsidR="006C2BBA" w:rsidRDefault="006C2BBA">
                    <w:pPr>
                      <w:pStyle w:val="Bibliography"/>
                      <w:rPr>
                        <w:noProof/>
                      </w:rPr>
                    </w:pPr>
                    <w:r>
                      <w:rPr>
                        <w:noProof/>
                      </w:rPr>
                      <w:t xml:space="preserve">[42] </w:t>
                    </w:r>
                  </w:p>
                </w:tc>
                <w:tc>
                  <w:tcPr>
                    <w:tcW w:w="0" w:type="auto"/>
                    <w:hideMark/>
                  </w:tcPr>
                  <w:p w14:paraId="1C461FC4" w14:textId="77777777" w:rsidR="006C2BBA" w:rsidRDefault="006C2BBA">
                    <w:pPr>
                      <w:pStyle w:val="Bibliography"/>
                      <w:rPr>
                        <w:noProof/>
                      </w:rPr>
                    </w:pPr>
                    <w:r>
                      <w:rPr>
                        <w:noProof/>
                      </w:rPr>
                      <w:t xml:space="preserve">J. Guild, "Feed-in-tariffs and the politics of renewable energy in Indonesia and the Philippines," </w:t>
                    </w:r>
                    <w:r>
                      <w:rPr>
                        <w:i/>
                        <w:iCs/>
                        <w:noProof/>
                      </w:rPr>
                      <w:t xml:space="preserve">Asia &amp; the Pacific Policy Studies Volume 6, </w:t>
                    </w:r>
                    <w:r>
                      <w:rPr>
                        <w:noProof/>
                      </w:rPr>
                      <w:t xml:space="preserve">pp. 417-431, 2019. </w:t>
                    </w:r>
                  </w:p>
                </w:tc>
              </w:tr>
              <w:tr w:rsidR="006C2BBA" w14:paraId="4B4EC49B" w14:textId="77777777">
                <w:trPr>
                  <w:divId w:val="1093284913"/>
                  <w:tblCellSpacing w:w="15" w:type="dxa"/>
                </w:trPr>
                <w:tc>
                  <w:tcPr>
                    <w:tcW w:w="50" w:type="pct"/>
                    <w:hideMark/>
                  </w:tcPr>
                  <w:p w14:paraId="5385296E" w14:textId="77777777" w:rsidR="006C2BBA" w:rsidRDefault="006C2BBA">
                    <w:pPr>
                      <w:pStyle w:val="Bibliography"/>
                      <w:rPr>
                        <w:noProof/>
                      </w:rPr>
                    </w:pPr>
                    <w:r>
                      <w:rPr>
                        <w:noProof/>
                      </w:rPr>
                      <w:t xml:space="preserve">[43] </w:t>
                    </w:r>
                  </w:p>
                </w:tc>
                <w:tc>
                  <w:tcPr>
                    <w:tcW w:w="0" w:type="auto"/>
                    <w:hideMark/>
                  </w:tcPr>
                  <w:p w14:paraId="36934870" w14:textId="77777777" w:rsidR="006C2BBA" w:rsidRDefault="006C2BBA">
                    <w:pPr>
                      <w:pStyle w:val="Bibliography"/>
                      <w:rPr>
                        <w:noProof/>
                      </w:rPr>
                    </w:pPr>
                    <w:r>
                      <w:rPr>
                        <w:noProof/>
                      </w:rPr>
                      <w:t xml:space="preserve">B. Z. E. Cedrick and W. Long, "Investment Motivation in Renewable Energy: A PPP Aproach," </w:t>
                    </w:r>
                    <w:r>
                      <w:rPr>
                        <w:i/>
                        <w:iCs/>
                        <w:noProof/>
                      </w:rPr>
                      <w:t xml:space="preserve">Energy Procedia, </w:t>
                    </w:r>
                    <w:r>
                      <w:rPr>
                        <w:noProof/>
                      </w:rPr>
                      <w:t xml:space="preserve">pp. 229-238, 2017. </w:t>
                    </w:r>
                  </w:p>
                </w:tc>
              </w:tr>
              <w:tr w:rsidR="006C2BBA" w14:paraId="19A8E839" w14:textId="77777777">
                <w:trPr>
                  <w:divId w:val="1093284913"/>
                  <w:tblCellSpacing w:w="15" w:type="dxa"/>
                </w:trPr>
                <w:tc>
                  <w:tcPr>
                    <w:tcW w:w="50" w:type="pct"/>
                    <w:hideMark/>
                  </w:tcPr>
                  <w:p w14:paraId="27D958EF" w14:textId="77777777" w:rsidR="006C2BBA" w:rsidRDefault="006C2BBA">
                    <w:pPr>
                      <w:pStyle w:val="Bibliography"/>
                      <w:rPr>
                        <w:noProof/>
                      </w:rPr>
                    </w:pPr>
                    <w:r>
                      <w:rPr>
                        <w:noProof/>
                      </w:rPr>
                      <w:t xml:space="preserve">[44] </w:t>
                    </w:r>
                  </w:p>
                </w:tc>
                <w:tc>
                  <w:tcPr>
                    <w:tcW w:w="0" w:type="auto"/>
                    <w:hideMark/>
                  </w:tcPr>
                  <w:p w14:paraId="58358E82" w14:textId="77777777" w:rsidR="006C2BBA" w:rsidRDefault="006C2BBA">
                    <w:pPr>
                      <w:pStyle w:val="Bibliography"/>
                      <w:rPr>
                        <w:noProof/>
                      </w:rPr>
                    </w:pPr>
                    <w:r>
                      <w:rPr>
                        <w:noProof/>
                      </w:rPr>
                      <w:t>D. d. Jager and M. Rathmann, "Policy instrument design to reduce financing costs in renewable energy technology projects," 2008.</w:t>
                    </w:r>
                  </w:p>
                </w:tc>
              </w:tr>
              <w:tr w:rsidR="006C2BBA" w14:paraId="5BCE334D" w14:textId="77777777">
                <w:trPr>
                  <w:divId w:val="1093284913"/>
                  <w:tblCellSpacing w:w="15" w:type="dxa"/>
                </w:trPr>
                <w:tc>
                  <w:tcPr>
                    <w:tcW w:w="50" w:type="pct"/>
                    <w:hideMark/>
                  </w:tcPr>
                  <w:p w14:paraId="7FE181C2" w14:textId="77777777" w:rsidR="006C2BBA" w:rsidRDefault="006C2BBA">
                    <w:pPr>
                      <w:pStyle w:val="Bibliography"/>
                      <w:rPr>
                        <w:noProof/>
                      </w:rPr>
                    </w:pPr>
                    <w:r>
                      <w:rPr>
                        <w:noProof/>
                      </w:rPr>
                      <w:t xml:space="preserve">[45] </w:t>
                    </w:r>
                  </w:p>
                </w:tc>
                <w:tc>
                  <w:tcPr>
                    <w:tcW w:w="0" w:type="auto"/>
                    <w:hideMark/>
                  </w:tcPr>
                  <w:p w14:paraId="093BF261" w14:textId="77777777" w:rsidR="006C2BBA" w:rsidRDefault="006C2BBA">
                    <w:pPr>
                      <w:pStyle w:val="Bibliography"/>
                      <w:rPr>
                        <w:noProof/>
                      </w:rPr>
                    </w:pPr>
                    <w:r>
                      <w:rPr>
                        <w:noProof/>
                      </w:rPr>
                      <w:t>O. Langniss, P. Helby and C. Mitchell, "Financing Renewable Energy Systems," Stuttgart, 1999.</w:t>
                    </w:r>
                  </w:p>
                </w:tc>
              </w:tr>
              <w:tr w:rsidR="006C2BBA" w14:paraId="565C973D" w14:textId="77777777">
                <w:trPr>
                  <w:divId w:val="1093284913"/>
                  <w:tblCellSpacing w:w="15" w:type="dxa"/>
                </w:trPr>
                <w:tc>
                  <w:tcPr>
                    <w:tcW w:w="50" w:type="pct"/>
                    <w:hideMark/>
                  </w:tcPr>
                  <w:p w14:paraId="1092F66E" w14:textId="77777777" w:rsidR="006C2BBA" w:rsidRDefault="006C2BBA">
                    <w:pPr>
                      <w:pStyle w:val="Bibliography"/>
                      <w:rPr>
                        <w:noProof/>
                      </w:rPr>
                    </w:pPr>
                    <w:r>
                      <w:rPr>
                        <w:noProof/>
                      </w:rPr>
                      <w:t xml:space="preserve">[46] </w:t>
                    </w:r>
                  </w:p>
                </w:tc>
                <w:tc>
                  <w:tcPr>
                    <w:tcW w:w="0" w:type="auto"/>
                    <w:hideMark/>
                  </w:tcPr>
                  <w:p w14:paraId="71048B30" w14:textId="77777777" w:rsidR="006C2BBA" w:rsidRDefault="006C2BBA">
                    <w:pPr>
                      <w:pStyle w:val="Bibliography"/>
                      <w:rPr>
                        <w:noProof/>
                      </w:rPr>
                    </w:pPr>
                    <w:r>
                      <w:rPr>
                        <w:noProof/>
                      </w:rPr>
                      <w:t xml:space="preserve">J. Butchers, S. Williamson and J. Booker, "Micro-hydropower in Nepal: Analysing the project process to understand drivers that strengthen and weaken sustainability," </w:t>
                    </w:r>
                    <w:r>
                      <w:rPr>
                        <w:i/>
                        <w:iCs/>
                        <w:noProof/>
                      </w:rPr>
                      <w:t xml:space="preserve">Sustainability, </w:t>
                    </w:r>
                    <w:r>
                      <w:rPr>
                        <w:noProof/>
                      </w:rPr>
                      <w:t xml:space="preserve">vol. 13, no. 3, p. 1582, 2021. </w:t>
                    </w:r>
                  </w:p>
                </w:tc>
              </w:tr>
              <w:tr w:rsidR="006C2BBA" w14:paraId="591A9A10" w14:textId="77777777">
                <w:trPr>
                  <w:divId w:val="1093284913"/>
                  <w:tblCellSpacing w:w="15" w:type="dxa"/>
                </w:trPr>
                <w:tc>
                  <w:tcPr>
                    <w:tcW w:w="50" w:type="pct"/>
                    <w:hideMark/>
                  </w:tcPr>
                  <w:p w14:paraId="3922E118" w14:textId="77777777" w:rsidR="006C2BBA" w:rsidRDefault="006C2BBA">
                    <w:pPr>
                      <w:pStyle w:val="Bibliography"/>
                      <w:rPr>
                        <w:noProof/>
                      </w:rPr>
                    </w:pPr>
                    <w:r>
                      <w:rPr>
                        <w:noProof/>
                      </w:rPr>
                      <w:t xml:space="preserve">[47] </w:t>
                    </w:r>
                  </w:p>
                </w:tc>
                <w:tc>
                  <w:tcPr>
                    <w:tcW w:w="0" w:type="auto"/>
                    <w:hideMark/>
                  </w:tcPr>
                  <w:p w14:paraId="0A2218B5" w14:textId="77777777" w:rsidR="006C2BBA" w:rsidRDefault="006C2BBA">
                    <w:pPr>
                      <w:pStyle w:val="Bibliography"/>
                      <w:rPr>
                        <w:noProof/>
                      </w:rPr>
                    </w:pPr>
                    <w:r>
                      <w:rPr>
                        <w:noProof/>
                      </w:rPr>
                      <w:t xml:space="preserve">W. Hermawati and I. Rosaira, "Key success factors of renewable energy projects implementation in rural areas of Indonesia," </w:t>
                    </w:r>
                    <w:r>
                      <w:rPr>
                        <w:i/>
                        <w:iCs/>
                        <w:noProof/>
                      </w:rPr>
                      <w:t xml:space="preserve">STI Policy and Management Journal, </w:t>
                    </w:r>
                    <w:r>
                      <w:rPr>
                        <w:noProof/>
                      </w:rPr>
                      <w:t xml:space="preserve">vol. 2, no. 2, p. 111, 2017. </w:t>
                    </w:r>
                  </w:p>
                </w:tc>
              </w:tr>
              <w:tr w:rsidR="006C2BBA" w14:paraId="631F13F9" w14:textId="77777777">
                <w:trPr>
                  <w:divId w:val="1093284913"/>
                  <w:tblCellSpacing w:w="15" w:type="dxa"/>
                </w:trPr>
                <w:tc>
                  <w:tcPr>
                    <w:tcW w:w="50" w:type="pct"/>
                    <w:hideMark/>
                  </w:tcPr>
                  <w:p w14:paraId="6C954E7F" w14:textId="77777777" w:rsidR="006C2BBA" w:rsidRDefault="006C2BBA">
                    <w:pPr>
                      <w:pStyle w:val="Bibliography"/>
                      <w:rPr>
                        <w:noProof/>
                      </w:rPr>
                    </w:pPr>
                    <w:r>
                      <w:rPr>
                        <w:noProof/>
                      </w:rPr>
                      <w:lastRenderedPageBreak/>
                      <w:t xml:space="preserve">[48] </w:t>
                    </w:r>
                  </w:p>
                </w:tc>
                <w:tc>
                  <w:tcPr>
                    <w:tcW w:w="0" w:type="auto"/>
                    <w:hideMark/>
                  </w:tcPr>
                  <w:p w14:paraId="36F1538D" w14:textId="77777777" w:rsidR="006C2BBA" w:rsidRDefault="006C2BBA">
                    <w:pPr>
                      <w:pStyle w:val="Bibliography"/>
                      <w:rPr>
                        <w:noProof/>
                      </w:rPr>
                    </w:pPr>
                    <w:r>
                      <w:rPr>
                        <w:noProof/>
                      </w:rPr>
                      <w:t xml:space="preserve">A. A. Jami and P. R. Walsh , "Wind Power Deployment: The Role of Public Participation in the Decision-Making Process in Ontario, Canada," </w:t>
                    </w:r>
                    <w:r>
                      <w:rPr>
                        <w:i/>
                        <w:iCs/>
                        <w:noProof/>
                      </w:rPr>
                      <w:t xml:space="preserve">Renewable Energy, </w:t>
                    </w:r>
                    <w:r>
                      <w:rPr>
                        <w:noProof/>
                      </w:rPr>
                      <w:t xml:space="preserve">2016. </w:t>
                    </w:r>
                  </w:p>
                </w:tc>
              </w:tr>
              <w:tr w:rsidR="006C2BBA" w14:paraId="7F8A7FCA" w14:textId="77777777">
                <w:trPr>
                  <w:divId w:val="1093284913"/>
                  <w:tblCellSpacing w:w="15" w:type="dxa"/>
                </w:trPr>
                <w:tc>
                  <w:tcPr>
                    <w:tcW w:w="50" w:type="pct"/>
                    <w:hideMark/>
                  </w:tcPr>
                  <w:p w14:paraId="3A4E29CC" w14:textId="77777777" w:rsidR="006C2BBA" w:rsidRDefault="006C2BBA">
                    <w:pPr>
                      <w:pStyle w:val="Bibliography"/>
                      <w:rPr>
                        <w:noProof/>
                      </w:rPr>
                    </w:pPr>
                    <w:r>
                      <w:rPr>
                        <w:noProof/>
                      </w:rPr>
                      <w:t xml:space="preserve">[49] </w:t>
                    </w:r>
                  </w:p>
                </w:tc>
                <w:tc>
                  <w:tcPr>
                    <w:tcW w:w="0" w:type="auto"/>
                    <w:hideMark/>
                  </w:tcPr>
                  <w:p w14:paraId="63A657FD" w14:textId="77777777" w:rsidR="006C2BBA" w:rsidRDefault="006C2BBA">
                    <w:pPr>
                      <w:pStyle w:val="Bibliography"/>
                      <w:rPr>
                        <w:noProof/>
                      </w:rPr>
                    </w:pPr>
                    <w:r>
                      <w:rPr>
                        <w:noProof/>
                      </w:rPr>
                      <w:t xml:space="preserve">B. R. Upretia and D. . v. d. Horst, "National renewable energy policy and local opposition in the UK:the failed development of a biomass electricity plant," </w:t>
                    </w:r>
                    <w:r>
                      <w:rPr>
                        <w:i/>
                        <w:iCs/>
                        <w:noProof/>
                      </w:rPr>
                      <w:t xml:space="preserve">Biomass and Energy 26 (2004) 61-69, </w:t>
                    </w:r>
                    <w:r>
                      <w:rPr>
                        <w:noProof/>
                      </w:rPr>
                      <w:t xml:space="preserve">2003. </w:t>
                    </w:r>
                  </w:p>
                </w:tc>
              </w:tr>
              <w:tr w:rsidR="006C2BBA" w14:paraId="34A01EB7" w14:textId="77777777">
                <w:trPr>
                  <w:divId w:val="1093284913"/>
                  <w:tblCellSpacing w:w="15" w:type="dxa"/>
                </w:trPr>
                <w:tc>
                  <w:tcPr>
                    <w:tcW w:w="50" w:type="pct"/>
                    <w:hideMark/>
                  </w:tcPr>
                  <w:p w14:paraId="7F556463" w14:textId="77777777" w:rsidR="006C2BBA" w:rsidRDefault="006C2BBA">
                    <w:pPr>
                      <w:pStyle w:val="Bibliography"/>
                      <w:rPr>
                        <w:noProof/>
                      </w:rPr>
                    </w:pPr>
                    <w:r>
                      <w:rPr>
                        <w:noProof/>
                      </w:rPr>
                      <w:t xml:space="preserve">[50] </w:t>
                    </w:r>
                  </w:p>
                </w:tc>
                <w:tc>
                  <w:tcPr>
                    <w:tcW w:w="0" w:type="auto"/>
                    <w:hideMark/>
                  </w:tcPr>
                  <w:p w14:paraId="09F91B7C" w14:textId="77777777" w:rsidR="006C2BBA" w:rsidRDefault="006C2BBA">
                    <w:pPr>
                      <w:pStyle w:val="Bibliography"/>
                      <w:rPr>
                        <w:noProof/>
                      </w:rPr>
                    </w:pPr>
                    <w:r>
                      <w:rPr>
                        <w:noProof/>
                      </w:rPr>
                      <w:t xml:space="preserve">S. Willi, B. Joao Paulo, L. Andreas, T. Marieme and M. Hayde, Erin, "Fiscal Policies for a Low-Carbon Economy," </w:t>
                    </w:r>
                    <w:r>
                      <w:rPr>
                        <w:i/>
                        <w:iCs/>
                        <w:noProof/>
                      </w:rPr>
                      <w:t xml:space="preserve">World Bank, </w:t>
                    </w:r>
                    <w:r>
                      <w:rPr>
                        <w:noProof/>
                      </w:rPr>
                      <w:t xml:space="preserve">vol. 6, 2021. </w:t>
                    </w:r>
                  </w:p>
                </w:tc>
              </w:tr>
              <w:tr w:rsidR="006C2BBA" w14:paraId="57BE74C2" w14:textId="77777777">
                <w:trPr>
                  <w:divId w:val="1093284913"/>
                  <w:tblCellSpacing w:w="15" w:type="dxa"/>
                </w:trPr>
                <w:tc>
                  <w:tcPr>
                    <w:tcW w:w="50" w:type="pct"/>
                    <w:hideMark/>
                  </w:tcPr>
                  <w:p w14:paraId="7DC734EF" w14:textId="77777777" w:rsidR="006C2BBA" w:rsidRDefault="006C2BBA">
                    <w:pPr>
                      <w:pStyle w:val="Bibliography"/>
                      <w:rPr>
                        <w:noProof/>
                      </w:rPr>
                    </w:pPr>
                    <w:r>
                      <w:rPr>
                        <w:noProof/>
                      </w:rPr>
                      <w:t xml:space="preserve">[51] </w:t>
                    </w:r>
                  </w:p>
                </w:tc>
                <w:tc>
                  <w:tcPr>
                    <w:tcW w:w="0" w:type="auto"/>
                    <w:hideMark/>
                  </w:tcPr>
                  <w:p w14:paraId="5E46A896" w14:textId="77777777" w:rsidR="006C2BBA" w:rsidRDefault="006C2BBA">
                    <w:pPr>
                      <w:pStyle w:val="Bibliography"/>
                      <w:rPr>
                        <w:noProof/>
                      </w:rPr>
                    </w:pPr>
                    <w:r>
                      <w:rPr>
                        <w:noProof/>
                      </w:rPr>
                      <w:t>United Nations, Inter-agency Task Force on Financing for Development, "Financing for Sustainable Development Report," United Nations, New York, 2022.</w:t>
                    </w:r>
                  </w:p>
                </w:tc>
              </w:tr>
              <w:tr w:rsidR="006C2BBA" w14:paraId="0E44935E" w14:textId="77777777">
                <w:trPr>
                  <w:divId w:val="1093284913"/>
                  <w:tblCellSpacing w:w="15" w:type="dxa"/>
                </w:trPr>
                <w:tc>
                  <w:tcPr>
                    <w:tcW w:w="50" w:type="pct"/>
                    <w:hideMark/>
                  </w:tcPr>
                  <w:p w14:paraId="40921064" w14:textId="77777777" w:rsidR="006C2BBA" w:rsidRDefault="006C2BBA">
                    <w:pPr>
                      <w:pStyle w:val="Bibliography"/>
                      <w:rPr>
                        <w:noProof/>
                      </w:rPr>
                    </w:pPr>
                    <w:r>
                      <w:rPr>
                        <w:noProof/>
                      </w:rPr>
                      <w:t xml:space="preserve">[52] </w:t>
                    </w:r>
                  </w:p>
                </w:tc>
                <w:tc>
                  <w:tcPr>
                    <w:tcW w:w="0" w:type="auto"/>
                    <w:hideMark/>
                  </w:tcPr>
                  <w:p w14:paraId="3E8BA4F8" w14:textId="77777777" w:rsidR="006C2BBA" w:rsidRDefault="006C2BBA">
                    <w:pPr>
                      <w:pStyle w:val="Bibliography"/>
                      <w:rPr>
                        <w:noProof/>
                      </w:rPr>
                    </w:pPr>
                    <w:r>
                      <w:rPr>
                        <w:noProof/>
                      </w:rPr>
                      <w:t xml:space="preserve">J. C. J. M. van den Bergh, A. Baranzini, S. Carattini, R. B. Howarth, E. Padilla and J. Roca, "Carbon pricing in climate policy: seven reasons, complementary instruments, and political economy considerations," </w:t>
                    </w:r>
                    <w:r>
                      <w:rPr>
                        <w:i/>
                        <w:iCs/>
                        <w:noProof/>
                      </w:rPr>
                      <w:t xml:space="preserve">Wiley Interdisiplinary Reviews: Climate Change, </w:t>
                    </w:r>
                    <w:r>
                      <w:rPr>
                        <w:noProof/>
                      </w:rPr>
                      <w:t xml:space="preserve">vol. 8, no. 4, 2017. </w:t>
                    </w:r>
                  </w:p>
                </w:tc>
              </w:tr>
              <w:tr w:rsidR="006C2BBA" w14:paraId="5904CEE6" w14:textId="77777777">
                <w:trPr>
                  <w:divId w:val="1093284913"/>
                  <w:tblCellSpacing w:w="15" w:type="dxa"/>
                </w:trPr>
                <w:tc>
                  <w:tcPr>
                    <w:tcW w:w="50" w:type="pct"/>
                    <w:hideMark/>
                  </w:tcPr>
                  <w:p w14:paraId="77D62562" w14:textId="77777777" w:rsidR="006C2BBA" w:rsidRDefault="006C2BBA">
                    <w:pPr>
                      <w:pStyle w:val="Bibliography"/>
                      <w:rPr>
                        <w:noProof/>
                      </w:rPr>
                    </w:pPr>
                    <w:r>
                      <w:rPr>
                        <w:noProof/>
                      </w:rPr>
                      <w:t xml:space="preserve">[53] </w:t>
                    </w:r>
                  </w:p>
                </w:tc>
                <w:tc>
                  <w:tcPr>
                    <w:tcW w:w="0" w:type="auto"/>
                    <w:hideMark/>
                  </w:tcPr>
                  <w:p w14:paraId="6D650F31" w14:textId="77777777" w:rsidR="006C2BBA" w:rsidRDefault="006C2BBA">
                    <w:pPr>
                      <w:pStyle w:val="Bibliography"/>
                      <w:rPr>
                        <w:noProof/>
                      </w:rPr>
                    </w:pPr>
                    <w:r>
                      <w:rPr>
                        <w:noProof/>
                      </w:rPr>
                      <w:t xml:space="preserve">P. Milanés-Montero , A. Arroyo-Farrona and E. Pérez-Calderón, "Assessment of the Influence of Feed-In Tariffs on the Profitability of European Photovoltaic Companies," </w:t>
                    </w:r>
                    <w:r>
                      <w:rPr>
                        <w:i/>
                        <w:iCs/>
                        <w:noProof/>
                      </w:rPr>
                      <w:t xml:space="preserve">Sustainability, </w:t>
                    </w:r>
                    <w:r>
                      <w:rPr>
                        <w:noProof/>
                      </w:rPr>
                      <w:t xml:space="preserve">2018. </w:t>
                    </w:r>
                  </w:p>
                </w:tc>
              </w:tr>
              <w:tr w:rsidR="006C2BBA" w14:paraId="4977AF0E" w14:textId="77777777">
                <w:trPr>
                  <w:divId w:val="1093284913"/>
                  <w:tblCellSpacing w:w="15" w:type="dxa"/>
                </w:trPr>
                <w:tc>
                  <w:tcPr>
                    <w:tcW w:w="50" w:type="pct"/>
                    <w:hideMark/>
                  </w:tcPr>
                  <w:p w14:paraId="28823063" w14:textId="77777777" w:rsidR="006C2BBA" w:rsidRDefault="006C2BBA">
                    <w:pPr>
                      <w:pStyle w:val="Bibliography"/>
                      <w:rPr>
                        <w:noProof/>
                      </w:rPr>
                    </w:pPr>
                    <w:r>
                      <w:rPr>
                        <w:noProof/>
                      </w:rPr>
                      <w:t xml:space="preserve">[54] </w:t>
                    </w:r>
                  </w:p>
                </w:tc>
                <w:tc>
                  <w:tcPr>
                    <w:tcW w:w="0" w:type="auto"/>
                    <w:hideMark/>
                  </w:tcPr>
                  <w:p w14:paraId="25870FD9" w14:textId="77777777" w:rsidR="006C2BBA" w:rsidRDefault="006C2BBA">
                    <w:pPr>
                      <w:pStyle w:val="Bibliography"/>
                      <w:rPr>
                        <w:noProof/>
                      </w:rPr>
                    </w:pPr>
                    <w:r>
                      <w:rPr>
                        <w:noProof/>
                      </w:rPr>
                      <w:t>L. Wong, "Speech: D. Advance Our Green Transition," 2022. [Online]. Available: https://www.mof.gov.sg/singaporebudget/budget-2022/budget-statement/d-advance-our-green-transition.</w:t>
                    </w:r>
                  </w:p>
                </w:tc>
              </w:tr>
              <w:tr w:rsidR="006C2BBA" w14:paraId="4E5DF648" w14:textId="77777777">
                <w:trPr>
                  <w:divId w:val="1093284913"/>
                  <w:tblCellSpacing w:w="15" w:type="dxa"/>
                </w:trPr>
                <w:tc>
                  <w:tcPr>
                    <w:tcW w:w="50" w:type="pct"/>
                    <w:hideMark/>
                  </w:tcPr>
                  <w:p w14:paraId="0F8380E8" w14:textId="77777777" w:rsidR="006C2BBA" w:rsidRDefault="006C2BBA">
                    <w:pPr>
                      <w:pStyle w:val="Bibliography"/>
                      <w:rPr>
                        <w:noProof/>
                      </w:rPr>
                    </w:pPr>
                    <w:r>
                      <w:rPr>
                        <w:noProof/>
                      </w:rPr>
                      <w:t xml:space="preserve">[55] </w:t>
                    </w:r>
                  </w:p>
                </w:tc>
                <w:tc>
                  <w:tcPr>
                    <w:tcW w:w="0" w:type="auto"/>
                    <w:hideMark/>
                  </w:tcPr>
                  <w:p w14:paraId="42F50F6F" w14:textId="77777777" w:rsidR="006C2BBA" w:rsidRDefault="006C2BBA">
                    <w:pPr>
                      <w:pStyle w:val="Bibliography"/>
                      <w:rPr>
                        <w:noProof/>
                      </w:rPr>
                    </w:pPr>
                    <w:r>
                      <w:rPr>
                        <w:noProof/>
                      </w:rPr>
                      <w:t>European Commission, Directorate-General for Taxation and Customs Union, "Taxation in support of green transition : an overview and assessment of existing tax practices to reduce greenhouse gas emissions : final report," Publications Office, 2021.</w:t>
                    </w:r>
                  </w:p>
                </w:tc>
              </w:tr>
              <w:tr w:rsidR="006C2BBA" w14:paraId="11CB7AB0" w14:textId="77777777">
                <w:trPr>
                  <w:divId w:val="1093284913"/>
                  <w:tblCellSpacing w:w="15" w:type="dxa"/>
                </w:trPr>
                <w:tc>
                  <w:tcPr>
                    <w:tcW w:w="50" w:type="pct"/>
                    <w:hideMark/>
                  </w:tcPr>
                  <w:p w14:paraId="05BE03A6" w14:textId="77777777" w:rsidR="006C2BBA" w:rsidRDefault="006C2BBA">
                    <w:pPr>
                      <w:pStyle w:val="Bibliography"/>
                      <w:rPr>
                        <w:noProof/>
                      </w:rPr>
                    </w:pPr>
                    <w:r>
                      <w:rPr>
                        <w:noProof/>
                      </w:rPr>
                      <w:t xml:space="preserve">[56] </w:t>
                    </w:r>
                  </w:p>
                </w:tc>
                <w:tc>
                  <w:tcPr>
                    <w:tcW w:w="0" w:type="auto"/>
                    <w:hideMark/>
                  </w:tcPr>
                  <w:p w14:paraId="659EA276" w14:textId="77777777" w:rsidR="006C2BBA" w:rsidRDefault="006C2BBA">
                    <w:pPr>
                      <w:pStyle w:val="Bibliography"/>
                      <w:rPr>
                        <w:noProof/>
                      </w:rPr>
                    </w:pPr>
                    <w:r>
                      <w:rPr>
                        <w:noProof/>
                      </w:rPr>
                      <w:t xml:space="preserve">C. Năsulea, "The Effects of Fiscal Policy Instability on Wind Energy Resource Development in Romania," </w:t>
                    </w:r>
                    <w:r>
                      <w:rPr>
                        <w:i/>
                        <w:iCs/>
                        <w:noProof/>
                      </w:rPr>
                      <w:t xml:space="preserve">Economics and Sociology, Vol. 7, No 3, , </w:t>
                    </w:r>
                    <w:r>
                      <w:rPr>
                        <w:noProof/>
                      </w:rPr>
                      <w:t xml:space="preserve">pp. 51-59, 2014. </w:t>
                    </w:r>
                  </w:p>
                </w:tc>
              </w:tr>
              <w:tr w:rsidR="006C2BBA" w14:paraId="0AD6D206" w14:textId="77777777">
                <w:trPr>
                  <w:divId w:val="1093284913"/>
                  <w:tblCellSpacing w:w="15" w:type="dxa"/>
                </w:trPr>
                <w:tc>
                  <w:tcPr>
                    <w:tcW w:w="50" w:type="pct"/>
                    <w:hideMark/>
                  </w:tcPr>
                  <w:p w14:paraId="462E620B" w14:textId="77777777" w:rsidR="006C2BBA" w:rsidRDefault="006C2BBA">
                    <w:pPr>
                      <w:pStyle w:val="Bibliography"/>
                      <w:rPr>
                        <w:noProof/>
                      </w:rPr>
                    </w:pPr>
                    <w:r>
                      <w:rPr>
                        <w:noProof/>
                      </w:rPr>
                      <w:t xml:space="preserve">[57] </w:t>
                    </w:r>
                  </w:p>
                </w:tc>
                <w:tc>
                  <w:tcPr>
                    <w:tcW w:w="0" w:type="auto"/>
                    <w:hideMark/>
                  </w:tcPr>
                  <w:p w14:paraId="7C740AFF" w14:textId="77777777" w:rsidR="006C2BBA" w:rsidRDefault="006C2BBA">
                    <w:pPr>
                      <w:pStyle w:val="Bibliography"/>
                      <w:rPr>
                        <w:noProof/>
                      </w:rPr>
                    </w:pPr>
                    <w:r>
                      <w:rPr>
                        <w:noProof/>
                      </w:rPr>
                      <w:t xml:space="preserve">M. Bueno-Lorenzo, M. Ángeles Moreno and J. Usaola, "Analysis of the imbalance price scheme in the Spanish electricity market: A wind power test case," </w:t>
                    </w:r>
                    <w:r>
                      <w:rPr>
                        <w:i/>
                        <w:iCs/>
                        <w:noProof/>
                      </w:rPr>
                      <w:t xml:space="preserve">Energy Policy 62, </w:t>
                    </w:r>
                    <w:r>
                      <w:rPr>
                        <w:noProof/>
                      </w:rPr>
                      <w:t xml:space="preserve">pp. 1010-1019, 2013. </w:t>
                    </w:r>
                  </w:p>
                </w:tc>
              </w:tr>
              <w:tr w:rsidR="006C2BBA" w14:paraId="06DBED80" w14:textId="77777777">
                <w:trPr>
                  <w:divId w:val="1093284913"/>
                  <w:tblCellSpacing w:w="15" w:type="dxa"/>
                </w:trPr>
                <w:tc>
                  <w:tcPr>
                    <w:tcW w:w="50" w:type="pct"/>
                    <w:hideMark/>
                  </w:tcPr>
                  <w:p w14:paraId="6E43ED8B" w14:textId="77777777" w:rsidR="006C2BBA" w:rsidRDefault="006C2BBA">
                    <w:pPr>
                      <w:pStyle w:val="Bibliography"/>
                      <w:rPr>
                        <w:noProof/>
                      </w:rPr>
                    </w:pPr>
                    <w:r>
                      <w:rPr>
                        <w:noProof/>
                      </w:rPr>
                      <w:t xml:space="preserve">[58] </w:t>
                    </w:r>
                  </w:p>
                </w:tc>
                <w:tc>
                  <w:tcPr>
                    <w:tcW w:w="0" w:type="auto"/>
                    <w:hideMark/>
                  </w:tcPr>
                  <w:p w14:paraId="3EFCE4A2" w14:textId="77777777" w:rsidR="006C2BBA" w:rsidRDefault="006C2BBA">
                    <w:pPr>
                      <w:pStyle w:val="Bibliography"/>
                      <w:rPr>
                        <w:noProof/>
                      </w:rPr>
                    </w:pPr>
                    <w:r>
                      <w:rPr>
                        <w:noProof/>
                      </w:rPr>
                      <w:t xml:space="preserve">H. Lucas, S. Pinnington and L. Cabeza, "Education and training gaps in the renewable energy sector," </w:t>
                    </w:r>
                    <w:r>
                      <w:rPr>
                        <w:i/>
                        <w:iCs/>
                        <w:noProof/>
                      </w:rPr>
                      <w:t xml:space="preserve">Solar Energy, Volume 173, </w:t>
                    </w:r>
                    <w:r>
                      <w:rPr>
                        <w:noProof/>
                      </w:rPr>
                      <w:t xml:space="preserve">pp. 449-455, 2018. </w:t>
                    </w:r>
                  </w:p>
                </w:tc>
              </w:tr>
              <w:tr w:rsidR="006C2BBA" w14:paraId="0CE83798" w14:textId="77777777">
                <w:trPr>
                  <w:divId w:val="1093284913"/>
                  <w:tblCellSpacing w:w="15" w:type="dxa"/>
                </w:trPr>
                <w:tc>
                  <w:tcPr>
                    <w:tcW w:w="50" w:type="pct"/>
                    <w:hideMark/>
                  </w:tcPr>
                  <w:p w14:paraId="3E330863" w14:textId="77777777" w:rsidR="006C2BBA" w:rsidRDefault="006C2BBA">
                    <w:pPr>
                      <w:pStyle w:val="Bibliography"/>
                      <w:rPr>
                        <w:noProof/>
                      </w:rPr>
                    </w:pPr>
                    <w:r>
                      <w:rPr>
                        <w:noProof/>
                      </w:rPr>
                      <w:t xml:space="preserve">[59] </w:t>
                    </w:r>
                  </w:p>
                </w:tc>
                <w:tc>
                  <w:tcPr>
                    <w:tcW w:w="0" w:type="auto"/>
                    <w:hideMark/>
                  </w:tcPr>
                  <w:p w14:paraId="46D5A358" w14:textId="77777777" w:rsidR="006C2BBA" w:rsidRDefault="006C2BBA">
                    <w:pPr>
                      <w:pStyle w:val="Bibliography"/>
                      <w:rPr>
                        <w:noProof/>
                      </w:rPr>
                    </w:pPr>
                    <w:r>
                      <w:rPr>
                        <w:noProof/>
                      </w:rPr>
                      <w:t>Statista, IRENA, "Statista," 2022. [Online]. Available: https://www.statista.com.suss.remotexs.co/statistics/610607/renewable-electricity-generation-globally-by-region/.</w:t>
                    </w:r>
                  </w:p>
                </w:tc>
              </w:tr>
              <w:tr w:rsidR="006C2BBA" w14:paraId="124AAEB5" w14:textId="77777777">
                <w:trPr>
                  <w:divId w:val="1093284913"/>
                  <w:tblCellSpacing w:w="15" w:type="dxa"/>
                </w:trPr>
                <w:tc>
                  <w:tcPr>
                    <w:tcW w:w="50" w:type="pct"/>
                    <w:hideMark/>
                  </w:tcPr>
                  <w:p w14:paraId="43A986C7" w14:textId="77777777" w:rsidR="006C2BBA" w:rsidRDefault="006C2BBA">
                    <w:pPr>
                      <w:pStyle w:val="Bibliography"/>
                      <w:rPr>
                        <w:noProof/>
                      </w:rPr>
                    </w:pPr>
                    <w:r>
                      <w:rPr>
                        <w:noProof/>
                      </w:rPr>
                      <w:t xml:space="preserve">[60] </w:t>
                    </w:r>
                  </w:p>
                </w:tc>
                <w:tc>
                  <w:tcPr>
                    <w:tcW w:w="0" w:type="auto"/>
                    <w:hideMark/>
                  </w:tcPr>
                  <w:p w14:paraId="59A461D9" w14:textId="77777777" w:rsidR="006C2BBA" w:rsidRDefault="006C2BBA">
                    <w:pPr>
                      <w:pStyle w:val="Bibliography"/>
                      <w:rPr>
                        <w:noProof/>
                      </w:rPr>
                    </w:pPr>
                    <w:r>
                      <w:rPr>
                        <w:noProof/>
                      </w:rPr>
                      <w:t xml:space="preserve">K. A. Walz and J. B. Shoemaker, "Preparing the Future Sustainable Energy Workforce and The Center for Renewable Energy Advanced Technological Education," </w:t>
                    </w:r>
                    <w:r>
                      <w:rPr>
                        <w:i/>
                        <w:iCs/>
                        <w:noProof/>
                      </w:rPr>
                      <w:t xml:space="preserve">Journal of Sustainability Education Vol. 13, </w:t>
                    </w:r>
                    <w:r>
                      <w:rPr>
                        <w:noProof/>
                      </w:rPr>
                      <w:t xml:space="preserve">2017. </w:t>
                    </w:r>
                  </w:p>
                </w:tc>
              </w:tr>
              <w:tr w:rsidR="006C2BBA" w14:paraId="1FBC3977" w14:textId="77777777">
                <w:trPr>
                  <w:divId w:val="1093284913"/>
                  <w:tblCellSpacing w:w="15" w:type="dxa"/>
                </w:trPr>
                <w:tc>
                  <w:tcPr>
                    <w:tcW w:w="50" w:type="pct"/>
                    <w:hideMark/>
                  </w:tcPr>
                  <w:p w14:paraId="561D064E" w14:textId="77777777" w:rsidR="006C2BBA" w:rsidRDefault="006C2BBA">
                    <w:pPr>
                      <w:pStyle w:val="Bibliography"/>
                      <w:rPr>
                        <w:noProof/>
                      </w:rPr>
                    </w:pPr>
                    <w:r>
                      <w:rPr>
                        <w:noProof/>
                      </w:rPr>
                      <w:t xml:space="preserve">[61] </w:t>
                    </w:r>
                  </w:p>
                </w:tc>
                <w:tc>
                  <w:tcPr>
                    <w:tcW w:w="0" w:type="auto"/>
                    <w:hideMark/>
                  </w:tcPr>
                  <w:p w14:paraId="3287D326" w14:textId="77777777" w:rsidR="006C2BBA" w:rsidRDefault="006C2BBA">
                    <w:pPr>
                      <w:pStyle w:val="Bibliography"/>
                      <w:rPr>
                        <w:noProof/>
                      </w:rPr>
                    </w:pPr>
                    <w:r>
                      <w:rPr>
                        <w:noProof/>
                      </w:rPr>
                      <w:t xml:space="preserve">C. Malamatenios, "Renewable energy sources: Jobs created, skills required (and identified gaps), education and training," </w:t>
                    </w:r>
                    <w:r>
                      <w:rPr>
                        <w:i/>
                        <w:iCs/>
                        <w:noProof/>
                      </w:rPr>
                      <w:t xml:space="preserve">Renewable Energy and Environmental Sustainability, </w:t>
                    </w:r>
                    <w:r>
                      <w:rPr>
                        <w:noProof/>
                      </w:rPr>
                      <w:t xml:space="preserve">2016. </w:t>
                    </w:r>
                  </w:p>
                </w:tc>
              </w:tr>
              <w:tr w:rsidR="006C2BBA" w14:paraId="228AA347" w14:textId="77777777">
                <w:trPr>
                  <w:divId w:val="1093284913"/>
                  <w:tblCellSpacing w:w="15" w:type="dxa"/>
                </w:trPr>
                <w:tc>
                  <w:tcPr>
                    <w:tcW w:w="50" w:type="pct"/>
                    <w:hideMark/>
                  </w:tcPr>
                  <w:p w14:paraId="12F549D9" w14:textId="77777777" w:rsidR="006C2BBA" w:rsidRDefault="006C2BBA">
                    <w:pPr>
                      <w:pStyle w:val="Bibliography"/>
                      <w:rPr>
                        <w:noProof/>
                      </w:rPr>
                    </w:pPr>
                    <w:r>
                      <w:rPr>
                        <w:noProof/>
                      </w:rPr>
                      <w:t xml:space="preserve">[62] </w:t>
                    </w:r>
                  </w:p>
                </w:tc>
                <w:tc>
                  <w:tcPr>
                    <w:tcW w:w="0" w:type="auto"/>
                    <w:hideMark/>
                  </w:tcPr>
                  <w:p w14:paraId="671EC579" w14:textId="77777777" w:rsidR="006C2BBA" w:rsidRDefault="006C2BBA">
                    <w:pPr>
                      <w:pStyle w:val="Bibliography"/>
                      <w:rPr>
                        <w:noProof/>
                      </w:rPr>
                    </w:pPr>
                    <w:r>
                      <w:rPr>
                        <w:noProof/>
                      </w:rPr>
                      <w:t>S. Besta, "NS Energy," 2019. [Online]. Available: https://www.nsenergybusiness.com/features/top-renewable-energy-producing-countries-in-asia/.</w:t>
                    </w:r>
                  </w:p>
                </w:tc>
              </w:tr>
              <w:tr w:rsidR="006C2BBA" w14:paraId="3A73586A" w14:textId="77777777">
                <w:trPr>
                  <w:divId w:val="1093284913"/>
                  <w:tblCellSpacing w:w="15" w:type="dxa"/>
                </w:trPr>
                <w:tc>
                  <w:tcPr>
                    <w:tcW w:w="50" w:type="pct"/>
                    <w:hideMark/>
                  </w:tcPr>
                  <w:p w14:paraId="3BA698FC" w14:textId="77777777" w:rsidR="006C2BBA" w:rsidRDefault="006C2BBA">
                    <w:pPr>
                      <w:pStyle w:val="Bibliography"/>
                      <w:rPr>
                        <w:noProof/>
                      </w:rPr>
                    </w:pPr>
                    <w:r>
                      <w:rPr>
                        <w:noProof/>
                      </w:rPr>
                      <w:t xml:space="preserve">[63] </w:t>
                    </w:r>
                  </w:p>
                </w:tc>
                <w:tc>
                  <w:tcPr>
                    <w:tcW w:w="0" w:type="auto"/>
                    <w:hideMark/>
                  </w:tcPr>
                  <w:p w14:paraId="0147CC40" w14:textId="77777777" w:rsidR="006C2BBA" w:rsidRDefault="006C2BBA">
                    <w:pPr>
                      <w:pStyle w:val="Bibliography"/>
                      <w:rPr>
                        <w:noProof/>
                      </w:rPr>
                    </w:pPr>
                    <w:r>
                      <w:rPr>
                        <w:noProof/>
                      </w:rPr>
                      <w:t>O. Langniss, P. Helby and C. Mitchell, "Financing Renewable Energy Systems," Stuttgart, 1999.</w:t>
                    </w:r>
                  </w:p>
                </w:tc>
              </w:tr>
            </w:tbl>
            <w:p w14:paraId="7613B7F1" w14:textId="77777777" w:rsidR="006C2BBA" w:rsidRDefault="006C2BBA">
              <w:pPr>
                <w:divId w:val="1093284913"/>
                <w:rPr>
                  <w:rFonts w:eastAsia="Times New Roman"/>
                  <w:noProof/>
                </w:rPr>
              </w:pPr>
            </w:p>
            <w:p w14:paraId="05F7E6C9" w14:textId="2D1B62B0" w:rsidR="00F02240" w:rsidRPr="00AC405E" w:rsidRDefault="002018B9" w:rsidP="00D95B5E">
              <w:pPr>
                <w:jc w:val="both"/>
                <w:rPr>
                  <w:rFonts w:ascii="Times" w:hAnsi="Times" w:cs="Times"/>
                </w:rPr>
              </w:pPr>
              <w:r w:rsidRPr="00CD2259">
                <w:rPr>
                  <w:rFonts w:ascii="Times" w:hAnsi="Times" w:cs="Times"/>
                  <w:b/>
                  <w:bCs/>
                  <w:noProof/>
                </w:rPr>
                <w:fldChar w:fldCharType="end"/>
              </w:r>
            </w:p>
          </w:sdtContent>
        </w:sdt>
      </w:sdtContent>
    </w:sdt>
    <w:sectPr w:rsidR="00F02240" w:rsidRPr="00AC405E" w:rsidSect="002D2B9F">
      <w:headerReference w:type="default" r:id="rId21"/>
      <w:footerReference w:type="default" r:id="rId22"/>
      <w:headerReference w:type="first" r:id="rId23"/>
      <w:footerReference w:type="first" r:id="rId24"/>
      <w:pgSz w:w="12240" w:h="15840" w:code="1"/>
      <w:pgMar w:top="720" w:right="720" w:bottom="720" w:left="72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116592" w14:textId="77777777" w:rsidR="00CE6B44" w:rsidRDefault="00CE6B44" w:rsidP="00D73714">
      <w:r>
        <w:separator/>
      </w:r>
    </w:p>
  </w:endnote>
  <w:endnote w:type="continuationSeparator" w:id="0">
    <w:p w14:paraId="305F76E5" w14:textId="77777777" w:rsidR="00CE6B44" w:rsidRDefault="00CE6B44" w:rsidP="00D73714">
      <w:r>
        <w:continuationSeparator/>
      </w:r>
    </w:p>
  </w:endnote>
  <w:endnote w:type="continuationNotice" w:id="1">
    <w:p w14:paraId="7AC10848" w14:textId="77777777" w:rsidR="00CE6B44" w:rsidRDefault="00CE6B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1971"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6A002E">
      <w:rPr>
        <w:caps/>
        <w:noProof/>
        <w:color w:val="4F81BD" w:themeColor="accent1"/>
      </w:rPr>
      <w:t>9</w:t>
    </w:r>
    <w:r>
      <w:rPr>
        <w:caps/>
        <w:noProof/>
        <w:color w:val="4F81BD" w:themeColor="accent1"/>
      </w:rPr>
      <w:fldChar w:fldCharType="end"/>
    </w:r>
  </w:p>
  <w:p w14:paraId="31B7C28B" w14:textId="77777777" w:rsidR="00FC17B3" w:rsidRDefault="00FC17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6C3B" w14:textId="77777777" w:rsidR="00FC17B3" w:rsidRDefault="00FC17B3">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65EEFB22" w14:textId="77777777" w:rsidR="00FC17B3" w:rsidRDefault="00FC17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0F5E9" w14:textId="77777777" w:rsidR="00CE6B44" w:rsidRDefault="00CE6B44" w:rsidP="00D73714">
      <w:r>
        <w:separator/>
      </w:r>
    </w:p>
  </w:footnote>
  <w:footnote w:type="continuationSeparator" w:id="0">
    <w:p w14:paraId="7705762A" w14:textId="77777777" w:rsidR="00CE6B44" w:rsidRDefault="00CE6B44" w:rsidP="00D73714">
      <w:r>
        <w:continuationSeparator/>
      </w:r>
    </w:p>
  </w:footnote>
  <w:footnote w:type="continuationNotice" w:id="1">
    <w:p w14:paraId="51EFB988" w14:textId="77777777" w:rsidR="00CE6B44" w:rsidRDefault="00CE6B44"/>
  </w:footnote>
  <w:footnote w:id="2">
    <w:p w14:paraId="1F5D63E3" w14:textId="77777777" w:rsidR="00FC17B3" w:rsidRDefault="00FC17B3">
      <w:pPr>
        <w:pStyle w:val="FootnoteText"/>
      </w:pPr>
      <w:r>
        <w:rPr>
          <w:rStyle w:val="FootnoteReference"/>
        </w:rPr>
        <w:footnoteRef/>
      </w:r>
      <w:r>
        <w:t xml:space="preserve">  The </w:t>
      </w:r>
      <w:r w:rsidRPr="00F71F2A">
        <w:t>State Energy Program provides both financial and technical assistance for energy projects that are coherent with nationwide green energy goals</w:t>
      </w:r>
      <w:r>
        <w:t>.</w:t>
      </w:r>
    </w:p>
  </w:footnote>
  <w:footnote w:id="3">
    <w:p w14:paraId="5CCDC1D2" w14:textId="77777777" w:rsidR="00FC17B3" w:rsidRDefault="00FC17B3">
      <w:pPr>
        <w:pStyle w:val="FootnoteText"/>
      </w:pPr>
      <w:r>
        <w:rPr>
          <w:rStyle w:val="FootnoteReference"/>
        </w:rPr>
        <w:footnoteRef/>
      </w:r>
      <w:r>
        <w:t xml:space="preserve"> The Act (passed by congress) </w:t>
      </w:r>
      <w:r w:rsidRPr="00F71F2A">
        <w:t>established a legal requirement for federal agencies to derive at least 7.5% of energy consumption from renewable sources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84A2" w14:textId="77777777" w:rsidR="00FC17B3" w:rsidRDefault="00FC17B3" w:rsidP="00BD3B33">
    <w:pPr>
      <w:pStyle w:val="Header"/>
      <w:tabs>
        <w:tab w:val="clear" w:pos="4320"/>
        <w:tab w:val="clear" w:pos="8640"/>
        <w:tab w:val="left" w:pos="3240"/>
      </w:tabs>
      <w:jc w:val="center"/>
    </w:pPr>
    <w:r w:rsidRPr="00204015">
      <w:t>S</w:t>
    </w:r>
    <w:r>
      <w:t xml:space="preserve">ubmitted Manuscript: </w:t>
    </w:r>
    <w:r w:rsidRPr="00204015">
      <w:t>Confidential</w:t>
    </w:r>
  </w:p>
  <w:p w14:paraId="559A118B" w14:textId="586FCE54" w:rsidR="00FC17B3" w:rsidRDefault="00FC17B3" w:rsidP="00BD3B33">
    <w:pPr>
      <w:pStyle w:val="Header"/>
      <w:tabs>
        <w:tab w:val="clear" w:pos="4320"/>
        <w:tab w:val="clear" w:pos="8640"/>
        <w:tab w:val="left" w:pos="3240"/>
      </w:tabs>
      <w:jc w:val="center"/>
    </w:pPr>
    <w:r>
      <w:t>Template revised February 2021</w:t>
    </w:r>
  </w:p>
  <w:p w14:paraId="544B400F" w14:textId="77777777" w:rsidR="006E1E01" w:rsidRDefault="006E1E01" w:rsidP="00BD3B33">
    <w:pPr>
      <w:pStyle w:val="Header"/>
      <w:tabs>
        <w:tab w:val="clear" w:pos="4320"/>
        <w:tab w:val="clear" w:pos="8640"/>
        <w:tab w:val="left" w:pos="324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A1ECC" w14:textId="77777777" w:rsidR="00FC17B3" w:rsidRPr="00204015" w:rsidRDefault="00FC17B3" w:rsidP="00D73714">
    <w:pPr>
      <w:pStyle w:val="Header"/>
    </w:pPr>
    <w:r>
      <w:rPr>
        <w:noProof/>
        <w:lang w:val="en-SG" w:eastAsia="en-SG"/>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533C570B" w14:textId="77777777" w:rsidR="00FC17B3" w:rsidRDefault="00FC17B3"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5095B8E"/>
    <w:multiLevelType w:val="hybridMultilevel"/>
    <w:tmpl w:val="9C6EB332"/>
    <w:lvl w:ilvl="0" w:tplc="AE964CD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F0A5B7A"/>
    <w:multiLevelType w:val="hybridMultilevel"/>
    <w:tmpl w:val="76D2E932"/>
    <w:lvl w:ilvl="0" w:tplc="491E7798">
      <w:start w:val="1"/>
      <w:numFmt w:val="decimal"/>
      <w:lvlText w:val="%1."/>
      <w:lvlJc w:val="left"/>
      <w:pPr>
        <w:ind w:left="720" w:hanging="360"/>
      </w:pPr>
      <w:rPr>
        <w:rFonts w:ascii="Helvetica" w:hAnsi="Helvetica" w:hint="default"/>
        <w:color w:val="FFFFFF"/>
        <w:sz w:val="1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5B11595F"/>
    <w:multiLevelType w:val="hybridMultilevel"/>
    <w:tmpl w:val="62084EF0"/>
    <w:lvl w:ilvl="0" w:tplc="F8A80B78">
      <w:start w:val="1"/>
      <w:numFmt w:val="bullet"/>
      <w:lvlText w:val="-"/>
      <w:lvlJc w:val="left"/>
      <w:pPr>
        <w:ind w:left="720" w:hanging="360"/>
      </w:pPr>
      <w:rPr>
        <w:rFonts w:ascii="Times" w:eastAsia="Calibri" w:hAnsi="Times" w:cs="Time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4AA65F5"/>
    <w:multiLevelType w:val="multilevel"/>
    <w:tmpl w:val="4D540AEA"/>
    <w:lvl w:ilvl="0">
      <w:start w:val="1"/>
      <w:numFmt w:val="decimal"/>
      <w:lvlText w:val="%1."/>
      <w:lvlJc w:val="left"/>
      <w:pPr>
        <w:ind w:left="360" w:hanging="360"/>
      </w:pPr>
      <w:rPr>
        <w:rFonts w:hint="default"/>
        <w:b/>
        <w:bCs w:val="0"/>
      </w:rPr>
    </w:lvl>
    <w:lvl w:ilvl="1">
      <w:start w:val="1"/>
      <w:numFmt w:val="decimal"/>
      <w:isLgl/>
      <w:lvlText w:val="%1.%2"/>
      <w:lvlJc w:val="left"/>
      <w:pPr>
        <w:ind w:left="360" w:hanging="360"/>
      </w:pPr>
      <w:rPr>
        <w:rFonts w:hint="default"/>
        <w:b/>
        <w:bCs w:val="0"/>
        <w:i w:val="0"/>
        <w:iCs/>
      </w:rPr>
    </w:lvl>
    <w:lvl w:ilvl="2">
      <w:start w:val="1"/>
      <w:numFmt w:val="decimal"/>
      <w:isLgl/>
      <w:lvlText w:val="%1.%2.%3"/>
      <w:lvlJc w:val="left"/>
      <w:pPr>
        <w:ind w:left="720" w:hanging="720"/>
      </w:pPr>
      <w:rPr>
        <w:rFonts w:hint="default"/>
        <w:b/>
        <w:i/>
      </w:rPr>
    </w:lvl>
    <w:lvl w:ilvl="3">
      <w:start w:val="1"/>
      <w:numFmt w:val="decimal"/>
      <w:isLgl/>
      <w:lvlText w:val="%1.%2.%3.%4"/>
      <w:lvlJc w:val="left"/>
      <w:pPr>
        <w:ind w:left="720" w:hanging="720"/>
      </w:pPr>
      <w:rPr>
        <w:rFonts w:hint="default"/>
        <w:b/>
        <w:i/>
      </w:rPr>
    </w:lvl>
    <w:lvl w:ilvl="4">
      <w:start w:val="1"/>
      <w:numFmt w:val="decimal"/>
      <w:isLgl/>
      <w:lvlText w:val="%1.%2.%3.%4.%5"/>
      <w:lvlJc w:val="left"/>
      <w:pPr>
        <w:ind w:left="1080" w:hanging="1080"/>
      </w:pPr>
      <w:rPr>
        <w:rFonts w:hint="default"/>
        <w:b/>
        <w:i/>
      </w:rPr>
    </w:lvl>
    <w:lvl w:ilvl="5">
      <w:start w:val="1"/>
      <w:numFmt w:val="decimal"/>
      <w:isLgl/>
      <w:lvlText w:val="%1.%2.%3.%4.%5.%6"/>
      <w:lvlJc w:val="left"/>
      <w:pPr>
        <w:ind w:left="1080" w:hanging="1080"/>
      </w:pPr>
      <w:rPr>
        <w:rFonts w:hint="default"/>
        <w:b/>
        <w:i/>
      </w:rPr>
    </w:lvl>
    <w:lvl w:ilvl="6">
      <w:start w:val="1"/>
      <w:numFmt w:val="decimal"/>
      <w:isLgl/>
      <w:lvlText w:val="%1.%2.%3.%4.%5.%6.%7"/>
      <w:lvlJc w:val="left"/>
      <w:pPr>
        <w:ind w:left="1440" w:hanging="1440"/>
      </w:pPr>
      <w:rPr>
        <w:rFonts w:hint="default"/>
        <w:b/>
        <w:i/>
      </w:rPr>
    </w:lvl>
    <w:lvl w:ilvl="7">
      <w:start w:val="1"/>
      <w:numFmt w:val="decimal"/>
      <w:isLgl/>
      <w:lvlText w:val="%1.%2.%3.%4.%5.%6.%7.%8"/>
      <w:lvlJc w:val="left"/>
      <w:pPr>
        <w:ind w:left="1440" w:hanging="1440"/>
      </w:pPr>
      <w:rPr>
        <w:rFonts w:hint="default"/>
        <w:b/>
        <w:i/>
      </w:rPr>
    </w:lvl>
    <w:lvl w:ilvl="8">
      <w:start w:val="1"/>
      <w:numFmt w:val="decimal"/>
      <w:isLgl/>
      <w:lvlText w:val="%1.%2.%3.%4.%5.%6.%7.%8.%9"/>
      <w:lvlJc w:val="left"/>
      <w:pPr>
        <w:ind w:left="1800" w:hanging="1800"/>
      </w:pPr>
      <w:rPr>
        <w:rFonts w:hint="default"/>
        <w:b/>
        <w:i/>
      </w:r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4"/>
  </w:num>
  <w:num w:numId="14">
    <w:abstractNumId w:val="11"/>
  </w:num>
  <w:num w:numId="15">
    <w:abstractNumId w:val="16"/>
  </w:num>
  <w:num w:numId="16">
    <w:abstractNumId w:val="13"/>
  </w:num>
  <w:num w:numId="17">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 JANINE NG YOU EN (UC-FT)">
    <w15:presenceInfo w15:providerId="AD" w15:userId="S::janineng001@suss.edu.sg::4cd3be68-b43c-47a2-b36d-a657951a56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0162B"/>
    <w:rsid w:val="0000583B"/>
    <w:rsid w:val="00010A90"/>
    <w:rsid w:val="00017543"/>
    <w:rsid w:val="00022F72"/>
    <w:rsid w:val="00026FDD"/>
    <w:rsid w:val="00033E9F"/>
    <w:rsid w:val="000401F6"/>
    <w:rsid w:val="00041E36"/>
    <w:rsid w:val="000464E0"/>
    <w:rsid w:val="000562CC"/>
    <w:rsid w:val="000627F6"/>
    <w:rsid w:val="00063761"/>
    <w:rsid w:val="00071B2F"/>
    <w:rsid w:val="00077272"/>
    <w:rsid w:val="00083152"/>
    <w:rsid w:val="00095099"/>
    <w:rsid w:val="000965CE"/>
    <w:rsid w:val="000B2D81"/>
    <w:rsid w:val="000B7E4F"/>
    <w:rsid w:val="000C460C"/>
    <w:rsid w:val="000C7F0C"/>
    <w:rsid w:val="000D2729"/>
    <w:rsid w:val="000F0553"/>
    <w:rsid w:val="000F0936"/>
    <w:rsid w:val="00101767"/>
    <w:rsid w:val="00101AD2"/>
    <w:rsid w:val="00104F10"/>
    <w:rsid w:val="001073FE"/>
    <w:rsid w:val="001074DD"/>
    <w:rsid w:val="00110652"/>
    <w:rsid w:val="00111899"/>
    <w:rsid w:val="00115071"/>
    <w:rsid w:val="00117252"/>
    <w:rsid w:val="00122159"/>
    <w:rsid w:val="00122855"/>
    <w:rsid w:val="00124ABC"/>
    <w:rsid w:val="00126163"/>
    <w:rsid w:val="00130A5C"/>
    <w:rsid w:val="001331D7"/>
    <w:rsid w:val="001422D7"/>
    <w:rsid w:val="0014257F"/>
    <w:rsid w:val="001447DE"/>
    <w:rsid w:val="0015549E"/>
    <w:rsid w:val="001617C0"/>
    <w:rsid w:val="00165EB9"/>
    <w:rsid w:val="00170373"/>
    <w:rsid w:val="0017101D"/>
    <w:rsid w:val="00172CEB"/>
    <w:rsid w:val="00174271"/>
    <w:rsid w:val="00174D19"/>
    <w:rsid w:val="001775FA"/>
    <w:rsid w:val="00187DC5"/>
    <w:rsid w:val="0019094B"/>
    <w:rsid w:val="0019181F"/>
    <w:rsid w:val="001A4208"/>
    <w:rsid w:val="001B2E30"/>
    <w:rsid w:val="001B39E7"/>
    <w:rsid w:val="001C2D4C"/>
    <w:rsid w:val="001C5142"/>
    <w:rsid w:val="001C6230"/>
    <w:rsid w:val="001D2954"/>
    <w:rsid w:val="001D3DE1"/>
    <w:rsid w:val="001D4C6A"/>
    <w:rsid w:val="001D5CB0"/>
    <w:rsid w:val="001F5999"/>
    <w:rsid w:val="002015DE"/>
    <w:rsid w:val="002018B9"/>
    <w:rsid w:val="00202C98"/>
    <w:rsid w:val="002053AF"/>
    <w:rsid w:val="0021079F"/>
    <w:rsid w:val="00227AE4"/>
    <w:rsid w:val="00230D22"/>
    <w:rsid w:val="00236F8D"/>
    <w:rsid w:val="00243968"/>
    <w:rsid w:val="00244349"/>
    <w:rsid w:val="002475FA"/>
    <w:rsid w:val="00252368"/>
    <w:rsid w:val="00266308"/>
    <w:rsid w:val="00270F47"/>
    <w:rsid w:val="00277E11"/>
    <w:rsid w:val="00282550"/>
    <w:rsid w:val="0029404C"/>
    <w:rsid w:val="002A192C"/>
    <w:rsid w:val="002A1E84"/>
    <w:rsid w:val="002B09D6"/>
    <w:rsid w:val="002C07E9"/>
    <w:rsid w:val="002C2BCA"/>
    <w:rsid w:val="002C33B8"/>
    <w:rsid w:val="002C4DCA"/>
    <w:rsid w:val="002C5AFB"/>
    <w:rsid w:val="002D2B9F"/>
    <w:rsid w:val="002E05BE"/>
    <w:rsid w:val="002E13DD"/>
    <w:rsid w:val="002E5C7C"/>
    <w:rsid w:val="002E60B9"/>
    <w:rsid w:val="002E7A3C"/>
    <w:rsid w:val="002F022C"/>
    <w:rsid w:val="002F3215"/>
    <w:rsid w:val="002F7740"/>
    <w:rsid w:val="003071B0"/>
    <w:rsid w:val="003077BD"/>
    <w:rsid w:val="00307F53"/>
    <w:rsid w:val="00310501"/>
    <w:rsid w:val="00314BB9"/>
    <w:rsid w:val="003259BD"/>
    <w:rsid w:val="00332BDF"/>
    <w:rsid w:val="00332C57"/>
    <w:rsid w:val="00335297"/>
    <w:rsid w:val="00340286"/>
    <w:rsid w:val="00340CC0"/>
    <w:rsid w:val="00344EEC"/>
    <w:rsid w:val="00345066"/>
    <w:rsid w:val="003547DB"/>
    <w:rsid w:val="00356D87"/>
    <w:rsid w:val="00357455"/>
    <w:rsid w:val="00363BF8"/>
    <w:rsid w:val="003658DF"/>
    <w:rsid w:val="00370FED"/>
    <w:rsid w:val="0037196F"/>
    <w:rsid w:val="00372EF3"/>
    <w:rsid w:val="003809E9"/>
    <w:rsid w:val="00381E32"/>
    <w:rsid w:val="0038427C"/>
    <w:rsid w:val="003851C5"/>
    <w:rsid w:val="00387006"/>
    <w:rsid w:val="00391FA5"/>
    <w:rsid w:val="003932B7"/>
    <w:rsid w:val="003A77E5"/>
    <w:rsid w:val="003A7E63"/>
    <w:rsid w:val="003B0531"/>
    <w:rsid w:val="003B64ED"/>
    <w:rsid w:val="003C1C49"/>
    <w:rsid w:val="003C2385"/>
    <w:rsid w:val="003C2547"/>
    <w:rsid w:val="003C58F0"/>
    <w:rsid w:val="003C703C"/>
    <w:rsid w:val="003D0D13"/>
    <w:rsid w:val="003D0D72"/>
    <w:rsid w:val="003D39E6"/>
    <w:rsid w:val="003D6392"/>
    <w:rsid w:val="003E2BE6"/>
    <w:rsid w:val="003E3AA8"/>
    <w:rsid w:val="003E4453"/>
    <w:rsid w:val="003E47D5"/>
    <w:rsid w:val="003F19B9"/>
    <w:rsid w:val="003F4DAB"/>
    <w:rsid w:val="003F761E"/>
    <w:rsid w:val="004057E5"/>
    <w:rsid w:val="00406EFB"/>
    <w:rsid w:val="004071C3"/>
    <w:rsid w:val="00431FEB"/>
    <w:rsid w:val="00432A92"/>
    <w:rsid w:val="00436BFE"/>
    <w:rsid w:val="00443450"/>
    <w:rsid w:val="0044390F"/>
    <w:rsid w:val="00447D3F"/>
    <w:rsid w:val="00447EB3"/>
    <w:rsid w:val="0045266C"/>
    <w:rsid w:val="0045473B"/>
    <w:rsid w:val="0045640E"/>
    <w:rsid w:val="00464ABD"/>
    <w:rsid w:val="00465F7D"/>
    <w:rsid w:val="00467741"/>
    <w:rsid w:val="004716F0"/>
    <w:rsid w:val="00475539"/>
    <w:rsid w:val="00477F75"/>
    <w:rsid w:val="00482684"/>
    <w:rsid w:val="00484964"/>
    <w:rsid w:val="004870BF"/>
    <w:rsid w:val="004876B9"/>
    <w:rsid w:val="0049145F"/>
    <w:rsid w:val="00495EF4"/>
    <w:rsid w:val="0049673A"/>
    <w:rsid w:val="004A1C68"/>
    <w:rsid w:val="004A4ABB"/>
    <w:rsid w:val="004A5DD4"/>
    <w:rsid w:val="004A6EF2"/>
    <w:rsid w:val="004B4F4B"/>
    <w:rsid w:val="004B5E4F"/>
    <w:rsid w:val="004B6AD4"/>
    <w:rsid w:val="004C0CBE"/>
    <w:rsid w:val="004C5F18"/>
    <w:rsid w:val="004C6900"/>
    <w:rsid w:val="004D10EA"/>
    <w:rsid w:val="004D19A5"/>
    <w:rsid w:val="004D2EF6"/>
    <w:rsid w:val="004D6781"/>
    <w:rsid w:val="004E66E7"/>
    <w:rsid w:val="004E7B49"/>
    <w:rsid w:val="004F28EB"/>
    <w:rsid w:val="00506A69"/>
    <w:rsid w:val="00507C45"/>
    <w:rsid w:val="00517675"/>
    <w:rsid w:val="005202B7"/>
    <w:rsid w:val="00533723"/>
    <w:rsid w:val="00535F77"/>
    <w:rsid w:val="00541002"/>
    <w:rsid w:val="00545794"/>
    <w:rsid w:val="00545DD8"/>
    <w:rsid w:val="005525E8"/>
    <w:rsid w:val="00552A3E"/>
    <w:rsid w:val="005603BE"/>
    <w:rsid w:val="00560CF5"/>
    <w:rsid w:val="00562AF0"/>
    <w:rsid w:val="005659B1"/>
    <w:rsid w:val="00565D96"/>
    <w:rsid w:val="00567935"/>
    <w:rsid w:val="00572498"/>
    <w:rsid w:val="00575268"/>
    <w:rsid w:val="00575375"/>
    <w:rsid w:val="005768BF"/>
    <w:rsid w:val="00576E95"/>
    <w:rsid w:val="00583CCA"/>
    <w:rsid w:val="005862F3"/>
    <w:rsid w:val="005956BB"/>
    <w:rsid w:val="005A1D14"/>
    <w:rsid w:val="005A54A8"/>
    <w:rsid w:val="005A649A"/>
    <w:rsid w:val="005B2A61"/>
    <w:rsid w:val="005B3C66"/>
    <w:rsid w:val="005B50D5"/>
    <w:rsid w:val="005C7511"/>
    <w:rsid w:val="005C7805"/>
    <w:rsid w:val="005D03E9"/>
    <w:rsid w:val="005D1F27"/>
    <w:rsid w:val="005D653C"/>
    <w:rsid w:val="005E1F85"/>
    <w:rsid w:val="005E5E18"/>
    <w:rsid w:val="00606727"/>
    <w:rsid w:val="00606EBD"/>
    <w:rsid w:val="00615B01"/>
    <w:rsid w:val="006161C9"/>
    <w:rsid w:val="00627266"/>
    <w:rsid w:val="00630B31"/>
    <w:rsid w:val="00632F22"/>
    <w:rsid w:val="00633972"/>
    <w:rsid w:val="0064088B"/>
    <w:rsid w:val="0064261D"/>
    <w:rsid w:val="006455DA"/>
    <w:rsid w:val="00650038"/>
    <w:rsid w:val="006503E2"/>
    <w:rsid w:val="0065435C"/>
    <w:rsid w:val="00656DF6"/>
    <w:rsid w:val="00666EF1"/>
    <w:rsid w:val="006757DB"/>
    <w:rsid w:val="00681B1D"/>
    <w:rsid w:val="00690FDE"/>
    <w:rsid w:val="006934B3"/>
    <w:rsid w:val="00695278"/>
    <w:rsid w:val="006A002E"/>
    <w:rsid w:val="006A061A"/>
    <w:rsid w:val="006A0DD2"/>
    <w:rsid w:val="006A2645"/>
    <w:rsid w:val="006A5A34"/>
    <w:rsid w:val="006A62B2"/>
    <w:rsid w:val="006A7883"/>
    <w:rsid w:val="006B589C"/>
    <w:rsid w:val="006C117B"/>
    <w:rsid w:val="006C1591"/>
    <w:rsid w:val="006C2BBA"/>
    <w:rsid w:val="006C4522"/>
    <w:rsid w:val="006C5428"/>
    <w:rsid w:val="006C6348"/>
    <w:rsid w:val="006D06C7"/>
    <w:rsid w:val="006D108B"/>
    <w:rsid w:val="006D40FF"/>
    <w:rsid w:val="006D718F"/>
    <w:rsid w:val="006E1E01"/>
    <w:rsid w:val="006E2D52"/>
    <w:rsid w:val="006E48F0"/>
    <w:rsid w:val="006E5832"/>
    <w:rsid w:val="006E590E"/>
    <w:rsid w:val="006E7996"/>
    <w:rsid w:val="006F1AC9"/>
    <w:rsid w:val="00701FDB"/>
    <w:rsid w:val="007113A9"/>
    <w:rsid w:val="007161A3"/>
    <w:rsid w:val="00717B35"/>
    <w:rsid w:val="007268B8"/>
    <w:rsid w:val="00726BD1"/>
    <w:rsid w:val="007341BD"/>
    <w:rsid w:val="00741D39"/>
    <w:rsid w:val="00742782"/>
    <w:rsid w:val="00743982"/>
    <w:rsid w:val="00743FF2"/>
    <w:rsid w:val="007440FE"/>
    <w:rsid w:val="0075005C"/>
    <w:rsid w:val="00752B09"/>
    <w:rsid w:val="00755125"/>
    <w:rsid w:val="0076048F"/>
    <w:rsid w:val="0077592F"/>
    <w:rsid w:val="00777E2E"/>
    <w:rsid w:val="007B463E"/>
    <w:rsid w:val="007B7E30"/>
    <w:rsid w:val="007C05D6"/>
    <w:rsid w:val="007C62DA"/>
    <w:rsid w:val="007C6679"/>
    <w:rsid w:val="007D14F3"/>
    <w:rsid w:val="007D23A5"/>
    <w:rsid w:val="007D733F"/>
    <w:rsid w:val="007E0D9B"/>
    <w:rsid w:val="007E1A8E"/>
    <w:rsid w:val="007E37C1"/>
    <w:rsid w:val="007E5104"/>
    <w:rsid w:val="007F20A8"/>
    <w:rsid w:val="008022CE"/>
    <w:rsid w:val="0081093F"/>
    <w:rsid w:val="008146ED"/>
    <w:rsid w:val="00821BBC"/>
    <w:rsid w:val="008355F1"/>
    <w:rsid w:val="0084087F"/>
    <w:rsid w:val="0084365A"/>
    <w:rsid w:val="00852D1A"/>
    <w:rsid w:val="00864A5F"/>
    <w:rsid w:val="0086656C"/>
    <w:rsid w:val="00872487"/>
    <w:rsid w:val="00873477"/>
    <w:rsid w:val="00874B14"/>
    <w:rsid w:val="00891E64"/>
    <w:rsid w:val="008B018C"/>
    <w:rsid w:val="008B420E"/>
    <w:rsid w:val="008C1186"/>
    <w:rsid w:val="008C361F"/>
    <w:rsid w:val="008C5F47"/>
    <w:rsid w:val="008C7AA0"/>
    <w:rsid w:val="008D4C81"/>
    <w:rsid w:val="008E3640"/>
    <w:rsid w:val="008E562D"/>
    <w:rsid w:val="008F2233"/>
    <w:rsid w:val="0090050B"/>
    <w:rsid w:val="00904B29"/>
    <w:rsid w:val="0090529C"/>
    <w:rsid w:val="00907949"/>
    <w:rsid w:val="00910E40"/>
    <w:rsid w:val="00913B96"/>
    <w:rsid w:val="00913C25"/>
    <w:rsid w:val="00917491"/>
    <w:rsid w:val="00934AC1"/>
    <w:rsid w:val="00942EB0"/>
    <w:rsid w:val="009512E4"/>
    <w:rsid w:val="0095452E"/>
    <w:rsid w:val="009719B2"/>
    <w:rsid w:val="0097571B"/>
    <w:rsid w:val="00980B9F"/>
    <w:rsid w:val="009966F9"/>
    <w:rsid w:val="00997B10"/>
    <w:rsid w:val="009A2CC2"/>
    <w:rsid w:val="009A51BB"/>
    <w:rsid w:val="009A6B8F"/>
    <w:rsid w:val="009B5908"/>
    <w:rsid w:val="009C06BF"/>
    <w:rsid w:val="009E0415"/>
    <w:rsid w:val="009E10E2"/>
    <w:rsid w:val="009E4B81"/>
    <w:rsid w:val="009E78A6"/>
    <w:rsid w:val="009F2B56"/>
    <w:rsid w:val="009F379E"/>
    <w:rsid w:val="009F3EC9"/>
    <w:rsid w:val="009F70E2"/>
    <w:rsid w:val="00A06F30"/>
    <w:rsid w:val="00A07662"/>
    <w:rsid w:val="00A07C12"/>
    <w:rsid w:val="00A127AE"/>
    <w:rsid w:val="00A16681"/>
    <w:rsid w:val="00A1748D"/>
    <w:rsid w:val="00A176F3"/>
    <w:rsid w:val="00A17B1B"/>
    <w:rsid w:val="00A17C1D"/>
    <w:rsid w:val="00A20A3F"/>
    <w:rsid w:val="00A23CD5"/>
    <w:rsid w:val="00A25115"/>
    <w:rsid w:val="00A25A7E"/>
    <w:rsid w:val="00A25E52"/>
    <w:rsid w:val="00A31553"/>
    <w:rsid w:val="00A42284"/>
    <w:rsid w:val="00A51678"/>
    <w:rsid w:val="00A53647"/>
    <w:rsid w:val="00A56752"/>
    <w:rsid w:val="00A62D64"/>
    <w:rsid w:val="00A644A5"/>
    <w:rsid w:val="00A65440"/>
    <w:rsid w:val="00A65B50"/>
    <w:rsid w:val="00A704EE"/>
    <w:rsid w:val="00A80658"/>
    <w:rsid w:val="00A817E2"/>
    <w:rsid w:val="00A861BA"/>
    <w:rsid w:val="00A954C5"/>
    <w:rsid w:val="00AA14AF"/>
    <w:rsid w:val="00AA446F"/>
    <w:rsid w:val="00AA7BD6"/>
    <w:rsid w:val="00AC38A6"/>
    <w:rsid w:val="00AC4045"/>
    <w:rsid w:val="00AC405E"/>
    <w:rsid w:val="00AD1C23"/>
    <w:rsid w:val="00AD471D"/>
    <w:rsid w:val="00AD5881"/>
    <w:rsid w:val="00AE03C2"/>
    <w:rsid w:val="00AF07E1"/>
    <w:rsid w:val="00AF2DD8"/>
    <w:rsid w:val="00AF6AFC"/>
    <w:rsid w:val="00B0168D"/>
    <w:rsid w:val="00B01CB1"/>
    <w:rsid w:val="00B027F2"/>
    <w:rsid w:val="00B04786"/>
    <w:rsid w:val="00B052C9"/>
    <w:rsid w:val="00B0541D"/>
    <w:rsid w:val="00B0747B"/>
    <w:rsid w:val="00B13C22"/>
    <w:rsid w:val="00B229D5"/>
    <w:rsid w:val="00B2764B"/>
    <w:rsid w:val="00B31E25"/>
    <w:rsid w:val="00B40F6D"/>
    <w:rsid w:val="00B422F9"/>
    <w:rsid w:val="00B45C76"/>
    <w:rsid w:val="00B47304"/>
    <w:rsid w:val="00B47B29"/>
    <w:rsid w:val="00B504DA"/>
    <w:rsid w:val="00B52557"/>
    <w:rsid w:val="00B6197F"/>
    <w:rsid w:val="00B7352D"/>
    <w:rsid w:val="00B74510"/>
    <w:rsid w:val="00B84598"/>
    <w:rsid w:val="00B9331C"/>
    <w:rsid w:val="00B95CEA"/>
    <w:rsid w:val="00BA24C9"/>
    <w:rsid w:val="00BA64AE"/>
    <w:rsid w:val="00BA7A7B"/>
    <w:rsid w:val="00BB335F"/>
    <w:rsid w:val="00BB7348"/>
    <w:rsid w:val="00BB7527"/>
    <w:rsid w:val="00BC522A"/>
    <w:rsid w:val="00BD127C"/>
    <w:rsid w:val="00BD1667"/>
    <w:rsid w:val="00BD3B33"/>
    <w:rsid w:val="00BD576C"/>
    <w:rsid w:val="00BD652C"/>
    <w:rsid w:val="00BE12F0"/>
    <w:rsid w:val="00BE1EA8"/>
    <w:rsid w:val="00BE3F0C"/>
    <w:rsid w:val="00BE5D15"/>
    <w:rsid w:val="00BF49EA"/>
    <w:rsid w:val="00BF6C48"/>
    <w:rsid w:val="00C07264"/>
    <w:rsid w:val="00C13940"/>
    <w:rsid w:val="00C17C6E"/>
    <w:rsid w:val="00C17F1B"/>
    <w:rsid w:val="00C22A04"/>
    <w:rsid w:val="00C33662"/>
    <w:rsid w:val="00C33B06"/>
    <w:rsid w:val="00C3528D"/>
    <w:rsid w:val="00C426A5"/>
    <w:rsid w:val="00C42F79"/>
    <w:rsid w:val="00C44045"/>
    <w:rsid w:val="00C45397"/>
    <w:rsid w:val="00C5518E"/>
    <w:rsid w:val="00C61E91"/>
    <w:rsid w:val="00C62125"/>
    <w:rsid w:val="00C621C7"/>
    <w:rsid w:val="00C718B6"/>
    <w:rsid w:val="00C83E2D"/>
    <w:rsid w:val="00C86E03"/>
    <w:rsid w:val="00C90A88"/>
    <w:rsid w:val="00C9652B"/>
    <w:rsid w:val="00CB1F55"/>
    <w:rsid w:val="00CB7741"/>
    <w:rsid w:val="00CC2657"/>
    <w:rsid w:val="00CC69A5"/>
    <w:rsid w:val="00CC78A1"/>
    <w:rsid w:val="00CD2259"/>
    <w:rsid w:val="00CD5704"/>
    <w:rsid w:val="00CD5713"/>
    <w:rsid w:val="00CE229E"/>
    <w:rsid w:val="00CE6B44"/>
    <w:rsid w:val="00CE6F3A"/>
    <w:rsid w:val="00CF33DA"/>
    <w:rsid w:val="00CF6EBD"/>
    <w:rsid w:val="00D01145"/>
    <w:rsid w:val="00D21AFC"/>
    <w:rsid w:val="00D24182"/>
    <w:rsid w:val="00D44E33"/>
    <w:rsid w:val="00D47412"/>
    <w:rsid w:val="00D505BC"/>
    <w:rsid w:val="00D565D0"/>
    <w:rsid w:val="00D61494"/>
    <w:rsid w:val="00D648A3"/>
    <w:rsid w:val="00D67898"/>
    <w:rsid w:val="00D73714"/>
    <w:rsid w:val="00D768B9"/>
    <w:rsid w:val="00D77A5A"/>
    <w:rsid w:val="00D805A6"/>
    <w:rsid w:val="00D84561"/>
    <w:rsid w:val="00D85EC2"/>
    <w:rsid w:val="00D94850"/>
    <w:rsid w:val="00D95B5E"/>
    <w:rsid w:val="00D966E1"/>
    <w:rsid w:val="00DA7E8E"/>
    <w:rsid w:val="00DB72E6"/>
    <w:rsid w:val="00DC149F"/>
    <w:rsid w:val="00DC510E"/>
    <w:rsid w:val="00DC51CA"/>
    <w:rsid w:val="00DD0B76"/>
    <w:rsid w:val="00DD0D48"/>
    <w:rsid w:val="00DD19C0"/>
    <w:rsid w:val="00DD225C"/>
    <w:rsid w:val="00DD321E"/>
    <w:rsid w:val="00DD6ACB"/>
    <w:rsid w:val="00DE0E63"/>
    <w:rsid w:val="00DE28BD"/>
    <w:rsid w:val="00DE5171"/>
    <w:rsid w:val="00DE7047"/>
    <w:rsid w:val="00DF40F5"/>
    <w:rsid w:val="00DF4CA2"/>
    <w:rsid w:val="00E0133A"/>
    <w:rsid w:val="00E0440F"/>
    <w:rsid w:val="00E05FE2"/>
    <w:rsid w:val="00E10334"/>
    <w:rsid w:val="00E14A6E"/>
    <w:rsid w:val="00E21063"/>
    <w:rsid w:val="00E23B7F"/>
    <w:rsid w:val="00E262D7"/>
    <w:rsid w:val="00E27ADB"/>
    <w:rsid w:val="00E351C0"/>
    <w:rsid w:val="00E35207"/>
    <w:rsid w:val="00E37C62"/>
    <w:rsid w:val="00E42E87"/>
    <w:rsid w:val="00E43C8E"/>
    <w:rsid w:val="00E56D3D"/>
    <w:rsid w:val="00E64922"/>
    <w:rsid w:val="00E679EC"/>
    <w:rsid w:val="00E7206F"/>
    <w:rsid w:val="00E72365"/>
    <w:rsid w:val="00E737F7"/>
    <w:rsid w:val="00E75FA3"/>
    <w:rsid w:val="00E76B37"/>
    <w:rsid w:val="00E80A00"/>
    <w:rsid w:val="00E82F93"/>
    <w:rsid w:val="00E950DB"/>
    <w:rsid w:val="00E9593C"/>
    <w:rsid w:val="00EA045D"/>
    <w:rsid w:val="00EA5590"/>
    <w:rsid w:val="00EB70A7"/>
    <w:rsid w:val="00EC4D89"/>
    <w:rsid w:val="00EC685E"/>
    <w:rsid w:val="00ED3C7E"/>
    <w:rsid w:val="00ED4D2D"/>
    <w:rsid w:val="00ED7B28"/>
    <w:rsid w:val="00EE1D99"/>
    <w:rsid w:val="00EE6929"/>
    <w:rsid w:val="00EF69D9"/>
    <w:rsid w:val="00EF7BC2"/>
    <w:rsid w:val="00EF7FF4"/>
    <w:rsid w:val="00F02240"/>
    <w:rsid w:val="00F06A2D"/>
    <w:rsid w:val="00F15B30"/>
    <w:rsid w:val="00F26AF7"/>
    <w:rsid w:val="00F327CC"/>
    <w:rsid w:val="00F37CAA"/>
    <w:rsid w:val="00F417A3"/>
    <w:rsid w:val="00F420FF"/>
    <w:rsid w:val="00F43E8F"/>
    <w:rsid w:val="00F44B6F"/>
    <w:rsid w:val="00F44D3D"/>
    <w:rsid w:val="00F5789C"/>
    <w:rsid w:val="00F613C5"/>
    <w:rsid w:val="00F65EF7"/>
    <w:rsid w:val="00F66D82"/>
    <w:rsid w:val="00F67DE5"/>
    <w:rsid w:val="00F70401"/>
    <w:rsid w:val="00F716A3"/>
    <w:rsid w:val="00F71F2A"/>
    <w:rsid w:val="00F72442"/>
    <w:rsid w:val="00F72532"/>
    <w:rsid w:val="00F736A2"/>
    <w:rsid w:val="00F739FD"/>
    <w:rsid w:val="00F7745C"/>
    <w:rsid w:val="00F923C9"/>
    <w:rsid w:val="00F958AF"/>
    <w:rsid w:val="00F96AE5"/>
    <w:rsid w:val="00FB14FE"/>
    <w:rsid w:val="00FC17B3"/>
    <w:rsid w:val="00FC3B95"/>
    <w:rsid w:val="00FC3E35"/>
    <w:rsid w:val="00FC42B5"/>
    <w:rsid w:val="00FC451C"/>
    <w:rsid w:val="00FD09E4"/>
    <w:rsid w:val="00FD18B1"/>
    <w:rsid w:val="00FD48F1"/>
    <w:rsid w:val="00FD546E"/>
    <w:rsid w:val="00FF157A"/>
    <w:rsid w:val="00FF3A55"/>
    <w:rsid w:val="7FEA1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uiPriority w:val="99"/>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UnresolvedMention1">
    <w:name w:val="Unresolved Mention1"/>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 w:type="paragraph" w:styleId="FootnoteText">
    <w:name w:val="footnote text"/>
    <w:basedOn w:val="Normal"/>
    <w:link w:val="FootnoteTextChar"/>
    <w:uiPriority w:val="99"/>
    <w:semiHidden/>
    <w:unhideWhenUsed/>
    <w:rsid w:val="00F71F2A"/>
  </w:style>
  <w:style w:type="character" w:customStyle="1" w:styleId="FootnoteTextChar">
    <w:name w:val="Footnote Text Char"/>
    <w:basedOn w:val="DefaultParagraphFont"/>
    <w:link w:val="FootnoteText"/>
    <w:uiPriority w:val="99"/>
    <w:semiHidden/>
    <w:rsid w:val="00F71F2A"/>
  </w:style>
  <w:style w:type="paragraph" w:styleId="Revision">
    <w:name w:val="Revision"/>
    <w:hidden/>
    <w:uiPriority w:val="71"/>
    <w:semiHidden/>
    <w:rsid w:val="00122159"/>
  </w:style>
  <w:style w:type="table" w:styleId="TableGrid">
    <w:name w:val="Table Grid"/>
    <w:basedOn w:val="TableNormal"/>
    <w:uiPriority w:val="59"/>
    <w:rsid w:val="00EB70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72"/>
    <w:qFormat/>
    <w:rsid w:val="0049673A"/>
    <w:pPr>
      <w:ind w:left="720"/>
      <w:contextualSpacing/>
    </w:pPr>
  </w:style>
  <w:style w:type="character" w:styleId="UnresolvedMention">
    <w:name w:val="Unresolved Mention"/>
    <w:basedOn w:val="DefaultParagraphFont"/>
    <w:uiPriority w:val="99"/>
    <w:semiHidden/>
    <w:unhideWhenUsed/>
    <w:rsid w:val="00172CEB"/>
    <w:rPr>
      <w:color w:val="605E5C"/>
      <w:shd w:val="clear" w:color="auto" w:fill="E1DFDD"/>
    </w:rPr>
  </w:style>
  <w:style w:type="paragraph" w:styleId="NormalWeb">
    <w:name w:val="Normal (Web)"/>
    <w:basedOn w:val="Normal"/>
    <w:uiPriority w:val="99"/>
    <w:unhideWhenUsed/>
    <w:rsid w:val="00130A5C"/>
    <w:rPr>
      <w:rFonts w:eastAsia="Times New Roman"/>
      <w:sz w:val="24"/>
      <w:szCs w:val="24"/>
      <w:lang w:val="en-S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2396">
      <w:bodyDiv w:val="1"/>
      <w:marLeft w:val="0"/>
      <w:marRight w:val="0"/>
      <w:marTop w:val="0"/>
      <w:marBottom w:val="0"/>
      <w:divBdr>
        <w:top w:val="none" w:sz="0" w:space="0" w:color="auto"/>
        <w:left w:val="none" w:sz="0" w:space="0" w:color="auto"/>
        <w:bottom w:val="none" w:sz="0" w:space="0" w:color="auto"/>
        <w:right w:val="none" w:sz="0" w:space="0" w:color="auto"/>
      </w:divBdr>
    </w:div>
    <w:div w:id="1662301">
      <w:bodyDiv w:val="1"/>
      <w:marLeft w:val="0"/>
      <w:marRight w:val="0"/>
      <w:marTop w:val="0"/>
      <w:marBottom w:val="0"/>
      <w:divBdr>
        <w:top w:val="none" w:sz="0" w:space="0" w:color="auto"/>
        <w:left w:val="none" w:sz="0" w:space="0" w:color="auto"/>
        <w:bottom w:val="none" w:sz="0" w:space="0" w:color="auto"/>
        <w:right w:val="none" w:sz="0" w:space="0" w:color="auto"/>
      </w:divBdr>
    </w:div>
    <w:div w:id="7026625">
      <w:bodyDiv w:val="1"/>
      <w:marLeft w:val="0"/>
      <w:marRight w:val="0"/>
      <w:marTop w:val="0"/>
      <w:marBottom w:val="0"/>
      <w:divBdr>
        <w:top w:val="none" w:sz="0" w:space="0" w:color="auto"/>
        <w:left w:val="none" w:sz="0" w:space="0" w:color="auto"/>
        <w:bottom w:val="none" w:sz="0" w:space="0" w:color="auto"/>
        <w:right w:val="none" w:sz="0" w:space="0" w:color="auto"/>
      </w:divBdr>
    </w:div>
    <w:div w:id="7105697">
      <w:bodyDiv w:val="1"/>
      <w:marLeft w:val="0"/>
      <w:marRight w:val="0"/>
      <w:marTop w:val="0"/>
      <w:marBottom w:val="0"/>
      <w:divBdr>
        <w:top w:val="none" w:sz="0" w:space="0" w:color="auto"/>
        <w:left w:val="none" w:sz="0" w:space="0" w:color="auto"/>
        <w:bottom w:val="none" w:sz="0" w:space="0" w:color="auto"/>
        <w:right w:val="none" w:sz="0" w:space="0" w:color="auto"/>
      </w:divBdr>
    </w:div>
    <w:div w:id="7560256">
      <w:bodyDiv w:val="1"/>
      <w:marLeft w:val="0"/>
      <w:marRight w:val="0"/>
      <w:marTop w:val="0"/>
      <w:marBottom w:val="0"/>
      <w:divBdr>
        <w:top w:val="none" w:sz="0" w:space="0" w:color="auto"/>
        <w:left w:val="none" w:sz="0" w:space="0" w:color="auto"/>
        <w:bottom w:val="none" w:sz="0" w:space="0" w:color="auto"/>
        <w:right w:val="none" w:sz="0" w:space="0" w:color="auto"/>
      </w:divBdr>
    </w:div>
    <w:div w:id="16778845">
      <w:bodyDiv w:val="1"/>
      <w:marLeft w:val="0"/>
      <w:marRight w:val="0"/>
      <w:marTop w:val="0"/>
      <w:marBottom w:val="0"/>
      <w:divBdr>
        <w:top w:val="none" w:sz="0" w:space="0" w:color="auto"/>
        <w:left w:val="none" w:sz="0" w:space="0" w:color="auto"/>
        <w:bottom w:val="none" w:sz="0" w:space="0" w:color="auto"/>
        <w:right w:val="none" w:sz="0" w:space="0" w:color="auto"/>
      </w:divBdr>
    </w:div>
    <w:div w:id="17589853">
      <w:bodyDiv w:val="1"/>
      <w:marLeft w:val="0"/>
      <w:marRight w:val="0"/>
      <w:marTop w:val="0"/>
      <w:marBottom w:val="0"/>
      <w:divBdr>
        <w:top w:val="none" w:sz="0" w:space="0" w:color="auto"/>
        <w:left w:val="none" w:sz="0" w:space="0" w:color="auto"/>
        <w:bottom w:val="none" w:sz="0" w:space="0" w:color="auto"/>
        <w:right w:val="none" w:sz="0" w:space="0" w:color="auto"/>
      </w:divBdr>
    </w:div>
    <w:div w:id="18971468">
      <w:bodyDiv w:val="1"/>
      <w:marLeft w:val="0"/>
      <w:marRight w:val="0"/>
      <w:marTop w:val="0"/>
      <w:marBottom w:val="0"/>
      <w:divBdr>
        <w:top w:val="none" w:sz="0" w:space="0" w:color="auto"/>
        <w:left w:val="none" w:sz="0" w:space="0" w:color="auto"/>
        <w:bottom w:val="none" w:sz="0" w:space="0" w:color="auto"/>
        <w:right w:val="none" w:sz="0" w:space="0" w:color="auto"/>
      </w:divBdr>
    </w:div>
    <w:div w:id="25567530">
      <w:bodyDiv w:val="1"/>
      <w:marLeft w:val="0"/>
      <w:marRight w:val="0"/>
      <w:marTop w:val="0"/>
      <w:marBottom w:val="0"/>
      <w:divBdr>
        <w:top w:val="none" w:sz="0" w:space="0" w:color="auto"/>
        <w:left w:val="none" w:sz="0" w:space="0" w:color="auto"/>
        <w:bottom w:val="none" w:sz="0" w:space="0" w:color="auto"/>
        <w:right w:val="none" w:sz="0" w:space="0" w:color="auto"/>
      </w:divBdr>
    </w:div>
    <w:div w:id="26223934">
      <w:bodyDiv w:val="1"/>
      <w:marLeft w:val="0"/>
      <w:marRight w:val="0"/>
      <w:marTop w:val="0"/>
      <w:marBottom w:val="0"/>
      <w:divBdr>
        <w:top w:val="none" w:sz="0" w:space="0" w:color="auto"/>
        <w:left w:val="none" w:sz="0" w:space="0" w:color="auto"/>
        <w:bottom w:val="none" w:sz="0" w:space="0" w:color="auto"/>
        <w:right w:val="none" w:sz="0" w:space="0" w:color="auto"/>
      </w:divBdr>
    </w:div>
    <w:div w:id="27603951">
      <w:bodyDiv w:val="1"/>
      <w:marLeft w:val="0"/>
      <w:marRight w:val="0"/>
      <w:marTop w:val="0"/>
      <w:marBottom w:val="0"/>
      <w:divBdr>
        <w:top w:val="none" w:sz="0" w:space="0" w:color="auto"/>
        <w:left w:val="none" w:sz="0" w:space="0" w:color="auto"/>
        <w:bottom w:val="none" w:sz="0" w:space="0" w:color="auto"/>
        <w:right w:val="none" w:sz="0" w:space="0" w:color="auto"/>
      </w:divBdr>
    </w:div>
    <w:div w:id="28261150">
      <w:bodyDiv w:val="1"/>
      <w:marLeft w:val="0"/>
      <w:marRight w:val="0"/>
      <w:marTop w:val="0"/>
      <w:marBottom w:val="0"/>
      <w:divBdr>
        <w:top w:val="none" w:sz="0" w:space="0" w:color="auto"/>
        <w:left w:val="none" w:sz="0" w:space="0" w:color="auto"/>
        <w:bottom w:val="none" w:sz="0" w:space="0" w:color="auto"/>
        <w:right w:val="none" w:sz="0" w:space="0" w:color="auto"/>
      </w:divBdr>
    </w:div>
    <w:div w:id="31539752">
      <w:bodyDiv w:val="1"/>
      <w:marLeft w:val="0"/>
      <w:marRight w:val="0"/>
      <w:marTop w:val="0"/>
      <w:marBottom w:val="0"/>
      <w:divBdr>
        <w:top w:val="none" w:sz="0" w:space="0" w:color="auto"/>
        <w:left w:val="none" w:sz="0" w:space="0" w:color="auto"/>
        <w:bottom w:val="none" w:sz="0" w:space="0" w:color="auto"/>
        <w:right w:val="none" w:sz="0" w:space="0" w:color="auto"/>
      </w:divBdr>
    </w:div>
    <w:div w:id="33698254">
      <w:bodyDiv w:val="1"/>
      <w:marLeft w:val="0"/>
      <w:marRight w:val="0"/>
      <w:marTop w:val="0"/>
      <w:marBottom w:val="0"/>
      <w:divBdr>
        <w:top w:val="none" w:sz="0" w:space="0" w:color="auto"/>
        <w:left w:val="none" w:sz="0" w:space="0" w:color="auto"/>
        <w:bottom w:val="none" w:sz="0" w:space="0" w:color="auto"/>
        <w:right w:val="none" w:sz="0" w:space="0" w:color="auto"/>
      </w:divBdr>
    </w:div>
    <w:div w:id="35934222">
      <w:bodyDiv w:val="1"/>
      <w:marLeft w:val="0"/>
      <w:marRight w:val="0"/>
      <w:marTop w:val="0"/>
      <w:marBottom w:val="0"/>
      <w:divBdr>
        <w:top w:val="none" w:sz="0" w:space="0" w:color="auto"/>
        <w:left w:val="none" w:sz="0" w:space="0" w:color="auto"/>
        <w:bottom w:val="none" w:sz="0" w:space="0" w:color="auto"/>
        <w:right w:val="none" w:sz="0" w:space="0" w:color="auto"/>
      </w:divBdr>
    </w:div>
    <w:div w:id="36518107">
      <w:bodyDiv w:val="1"/>
      <w:marLeft w:val="0"/>
      <w:marRight w:val="0"/>
      <w:marTop w:val="0"/>
      <w:marBottom w:val="0"/>
      <w:divBdr>
        <w:top w:val="none" w:sz="0" w:space="0" w:color="auto"/>
        <w:left w:val="none" w:sz="0" w:space="0" w:color="auto"/>
        <w:bottom w:val="none" w:sz="0" w:space="0" w:color="auto"/>
        <w:right w:val="none" w:sz="0" w:space="0" w:color="auto"/>
      </w:divBdr>
    </w:div>
    <w:div w:id="43481090">
      <w:bodyDiv w:val="1"/>
      <w:marLeft w:val="0"/>
      <w:marRight w:val="0"/>
      <w:marTop w:val="0"/>
      <w:marBottom w:val="0"/>
      <w:divBdr>
        <w:top w:val="none" w:sz="0" w:space="0" w:color="auto"/>
        <w:left w:val="none" w:sz="0" w:space="0" w:color="auto"/>
        <w:bottom w:val="none" w:sz="0" w:space="0" w:color="auto"/>
        <w:right w:val="none" w:sz="0" w:space="0" w:color="auto"/>
      </w:divBdr>
    </w:div>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43723184">
      <w:bodyDiv w:val="1"/>
      <w:marLeft w:val="0"/>
      <w:marRight w:val="0"/>
      <w:marTop w:val="0"/>
      <w:marBottom w:val="0"/>
      <w:divBdr>
        <w:top w:val="none" w:sz="0" w:space="0" w:color="auto"/>
        <w:left w:val="none" w:sz="0" w:space="0" w:color="auto"/>
        <w:bottom w:val="none" w:sz="0" w:space="0" w:color="auto"/>
        <w:right w:val="none" w:sz="0" w:space="0" w:color="auto"/>
      </w:divBdr>
    </w:div>
    <w:div w:id="47919476">
      <w:bodyDiv w:val="1"/>
      <w:marLeft w:val="0"/>
      <w:marRight w:val="0"/>
      <w:marTop w:val="0"/>
      <w:marBottom w:val="0"/>
      <w:divBdr>
        <w:top w:val="none" w:sz="0" w:space="0" w:color="auto"/>
        <w:left w:val="none" w:sz="0" w:space="0" w:color="auto"/>
        <w:bottom w:val="none" w:sz="0" w:space="0" w:color="auto"/>
        <w:right w:val="none" w:sz="0" w:space="0" w:color="auto"/>
      </w:divBdr>
    </w:div>
    <w:div w:id="57364863">
      <w:bodyDiv w:val="1"/>
      <w:marLeft w:val="0"/>
      <w:marRight w:val="0"/>
      <w:marTop w:val="0"/>
      <w:marBottom w:val="0"/>
      <w:divBdr>
        <w:top w:val="none" w:sz="0" w:space="0" w:color="auto"/>
        <w:left w:val="none" w:sz="0" w:space="0" w:color="auto"/>
        <w:bottom w:val="none" w:sz="0" w:space="0" w:color="auto"/>
        <w:right w:val="none" w:sz="0" w:space="0" w:color="auto"/>
      </w:divBdr>
    </w:div>
    <w:div w:id="57558781">
      <w:bodyDiv w:val="1"/>
      <w:marLeft w:val="0"/>
      <w:marRight w:val="0"/>
      <w:marTop w:val="0"/>
      <w:marBottom w:val="0"/>
      <w:divBdr>
        <w:top w:val="none" w:sz="0" w:space="0" w:color="auto"/>
        <w:left w:val="none" w:sz="0" w:space="0" w:color="auto"/>
        <w:bottom w:val="none" w:sz="0" w:space="0" w:color="auto"/>
        <w:right w:val="none" w:sz="0" w:space="0" w:color="auto"/>
      </w:divBdr>
    </w:div>
    <w:div w:id="61563984">
      <w:bodyDiv w:val="1"/>
      <w:marLeft w:val="0"/>
      <w:marRight w:val="0"/>
      <w:marTop w:val="0"/>
      <w:marBottom w:val="0"/>
      <w:divBdr>
        <w:top w:val="none" w:sz="0" w:space="0" w:color="auto"/>
        <w:left w:val="none" w:sz="0" w:space="0" w:color="auto"/>
        <w:bottom w:val="none" w:sz="0" w:space="0" w:color="auto"/>
        <w:right w:val="none" w:sz="0" w:space="0" w:color="auto"/>
      </w:divBdr>
    </w:div>
    <w:div w:id="66343831">
      <w:bodyDiv w:val="1"/>
      <w:marLeft w:val="0"/>
      <w:marRight w:val="0"/>
      <w:marTop w:val="0"/>
      <w:marBottom w:val="0"/>
      <w:divBdr>
        <w:top w:val="none" w:sz="0" w:space="0" w:color="auto"/>
        <w:left w:val="none" w:sz="0" w:space="0" w:color="auto"/>
        <w:bottom w:val="none" w:sz="0" w:space="0" w:color="auto"/>
        <w:right w:val="none" w:sz="0" w:space="0" w:color="auto"/>
      </w:divBdr>
    </w:div>
    <w:div w:id="70784585">
      <w:bodyDiv w:val="1"/>
      <w:marLeft w:val="0"/>
      <w:marRight w:val="0"/>
      <w:marTop w:val="0"/>
      <w:marBottom w:val="0"/>
      <w:divBdr>
        <w:top w:val="none" w:sz="0" w:space="0" w:color="auto"/>
        <w:left w:val="none" w:sz="0" w:space="0" w:color="auto"/>
        <w:bottom w:val="none" w:sz="0" w:space="0" w:color="auto"/>
        <w:right w:val="none" w:sz="0" w:space="0" w:color="auto"/>
      </w:divBdr>
    </w:div>
    <w:div w:id="71783176">
      <w:bodyDiv w:val="1"/>
      <w:marLeft w:val="0"/>
      <w:marRight w:val="0"/>
      <w:marTop w:val="0"/>
      <w:marBottom w:val="0"/>
      <w:divBdr>
        <w:top w:val="none" w:sz="0" w:space="0" w:color="auto"/>
        <w:left w:val="none" w:sz="0" w:space="0" w:color="auto"/>
        <w:bottom w:val="none" w:sz="0" w:space="0" w:color="auto"/>
        <w:right w:val="none" w:sz="0" w:space="0" w:color="auto"/>
      </w:divBdr>
    </w:div>
    <w:div w:id="72239560">
      <w:bodyDiv w:val="1"/>
      <w:marLeft w:val="0"/>
      <w:marRight w:val="0"/>
      <w:marTop w:val="0"/>
      <w:marBottom w:val="0"/>
      <w:divBdr>
        <w:top w:val="none" w:sz="0" w:space="0" w:color="auto"/>
        <w:left w:val="none" w:sz="0" w:space="0" w:color="auto"/>
        <w:bottom w:val="none" w:sz="0" w:space="0" w:color="auto"/>
        <w:right w:val="none" w:sz="0" w:space="0" w:color="auto"/>
      </w:divBdr>
    </w:div>
    <w:div w:id="77292169">
      <w:bodyDiv w:val="1"/>
      <w:marLeft w:val="0"/>
      <w:marRight w:val="0"/>
      <w:marTop w:val="0"/>
      <w:marBottom w:val="0"/>
      <w:divBdr>
        <w:top w:val="none" w:sz="0" w:space="0" w:color="auto"/>
        <w:left w:val="none" w:sz="0" w:space="0" w:color="auto"/>
        <w:bottom w:val="none" w:sz="0" w:space="0" w:color="auto"/>
        <w:right w:val="none" w:sz="0" w:space="0" w:color="auto"/>
      </w:divBdr>
    </w:div>
    <w:div w:id="81806364">
      <w:bodyDiv w:val="1"/>
      <w:marLeft w:val="0"/>
      <w:marRight w:val="0"/>
      <w:marTop w:val="0"/>
      <w:marBottom w:val="0"/>
      <w:divBdr>
        <w:top w:val="none" w:sz="0" w:space="0" w:color="auto"/>
        <w:left w:val="none" w:sz="0" w:space="0" w:color="auto"/>
        <w:bottom w:val="none" w:sz="0" w:space="0" w:color="auto"/>
        <w:right w:val="none" w:sz="0" w:space="0" w:color="auto"/>
      </w:divBdr>
    </w:div>
    <w:div w:id="86193630">
      <w:bodyDiv w:val="1"/>
      <w:marLeft w:val="0"/>
      <w:marRight w:val="0"/>
      <w:marTop w:val="0"/>
      <w:marBottom w:val="0"/>
      <w:divBdr>
        <w:top w:val="none" w:sz="0" w:space="0" w:color="auto"/>
        <w:left w:val="none" w:sz="0" w:space="0" w:color="auto"/>
        <w:bottom w:val="none" w:sz="0" w:space="0" w:color="auto"/>
        <w:right w:val="none" w:sz="0" w:space="0" w:color="auto"/>
      </w:divBdr>
    </w:div>
    <w:div w:id="86577854">
      <w:bodyDiv w:val="1"/>
      <w:marLeft w:val="0"/>
      <w:marRight w:val="0"/>
      <w:marTop w:val="0"/>
      <w:marBottom w:val="0"/>
      <w:divBdr>
        <w:top w:val="none" w:sz="0" w:space="0" w:color="auto"/>
        <w:left w:val="none" w:sz="0" w:space="0" w:color="auto"/>
        <w:bottom w:val="none" w:sz="0" w:space="0" w:color="auto"/>
        <w:right w:val="none" w:sz="0" w:space="0" w:color="auto"/>
      </w:divBdr>
    </w:div>
    <w:div w:id="88549794">
      <w:bodyDiv w:val="1"/>
      <w:marLeft w:val="0"/>
      <w:marRight w:val="0"/>
      <w:marTop w:val="0"/>
      <w:marBottom w:val="0"/>
      <w:divBdr>
        <w:top w:val="none" w:sz="0" w:space="0" w:color="auto"/>
        <w:left w:val="none" w:sz="0" w:space="0" w:color="auto"/>
        <w:bottom w:val="none" w:sz="0" w:space="0" w:color="auto"/>
        <w:right w:val="none" w:sz="0" w:space="0" w:color="auto"/>
      </w:divBdr>
    </w:div>
    <w:div w:id="88552409">
      <w:bodyDiv w:val="1"/>
      <w:marLeft w:val="0"/>
      <w:marRight w:val="0"/>
      <w:marTop w:val="0"/>
      <w:marBottom w:val="0"/>
      <w:divBdr>
        <w:top w:val="none" w:sz="0" w:space="0" w:color="auto"/>
        <w:left w:val="none" w:sz="0" w:space="0" w:color="auto"/>
        <w:bottom w:val="none" w:sz="0" w:space="0" w:color="auto"/>
        <w:right w:val="none" w:sz="0" w:space="0" w:color="auto"/>
      </w:divBdr>
    </w:div>
    <w:div w:id="89398473">
      <w:bodyDiv w:val="1"/>
      <w:marLeft w:val="0"/>
      <w:marRight w:val="0"/>
      <w:marTop w:val="0"/>
      <w:marBottom w:val="0"/>
      <w:divBdr>
        <w:top w:val="none" w:sz="0" w:space="0" w:color="auto"/>
        <w:left w:val="none" w:sz="0" w:space="0" w:color="auto"/>
        <w:bottom w:val="none" w:sz="0" w:space="0" w:color="auto"/>
        <w:right w:val="none" w:sz="0" w:space="0" w:color="auto"/>
      </w:divBdr>
    </w:div>
    <w:div w:id="91629880">
      <w:bodyDiv w:val="1"/>
      <w:marLeft w:val="0"/>
      <w:marRight w:val="0"/>
      <w:marTop w:val="0"/>
      <w:marBottom w:val="0"/>
      <w:divBdr>
        <w:top w:val="none" w:sz="0" w:space="0" w:color="auto"/>
        <w:left w:val="none" w:sz="0" w:space="0" w:color="auto"/>
        <w:bottom w:val="none" w:sz="0" w:space="0" w:color="auto"/>
        <w:right w:val="none" w:sz="0" w:space="0" w:color="auto"/>
      </w:divBdr>
    </w:div>
    <w:div w:id="9602461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98795125">
      <w:bodyDiv w:val="1"/>
      <w:marLeft w:val="0"/>
      <w:marRight w:val="0"/>
      <w:marTop w:val="0"/>
      <w:marBottom w:val="0"/>
      <w:divBdr>
        <w:top w:val="none" w:sz="0" w:space="0" w:color="auto"/>
        <w:left w:val="none" w:sz="0" w:space="0" w:color="auto"/>
        <w:bottom w:val="none" w:sz="0" w:space="0" w:color="auto"/>
        <w:right w:val="none" w:sz="0" w:space="0" w:color="auto"/>
      </w:divBdr>
    </w:div>
    <w:div w:id="99305748">
      <w:bodyDiv w:val="1"/>
      <w:marLeft w:val="0"/>
      <w:marRight w:val="0"/>
      <w:marTop w:val="0"/>
      <w:marBottom w:val="0"/>
      <w:divBdr>
        <w:top w:val="none" w:sz="0" w:space="0" w:color="auto"/>
        <w:left w:val="none" w:sz="0" w:space="0" w:color="auto"/>
        <w:bottom w:val="none" w:sz="0" w:space="0" w:color="auto"/>
        <w:right w:val="none" w:sz="0" w:space="0" w:color="auto"/>
      </w:divBdr>
    </w:div>
    <w:div w:id="105003523">
      <w:bodyDiv w:val="1"/>
      <w:marLeft w:val="0"/>
      <w:marRight w:val="0"/>
      <w:marTop w:val="0"/>
      <w:marBottom w:val="0"/>
      <w:divBdr>
        <w:top w:val="none" w:sz="0" w:space="0" w:color="auto"/>
        <w:left w:val="none" w:sz="0" w:space="0" w:color="auto"/>
        <w:bottom w:val="none" w:sz="0" w:space="0" w:color="auto"/>
        <w:right w:val="none" w:sz="0" w:space="0" w:color="auto"/>
      </w:divBdr>
    </w:div>
    <w:div w:id="105194677">
      <w:bodyDiv w:val="1"/>
      <w:marLeft w:val="0"/>
      <w:marRight w:val="0"/>
      <w:marTop w:val="0"/>
      <w:marBottom w:val="0"/>
      <w:divBdr>
        <w:top w:val="none" w:sz="0" w:space="0" w:color="auto"/>
        <w:left w:val="none" w:sz="0" w:space="0" w:color="auto"/>
        <w:bottom w:val="none" w:sz="0" w:space="0" w:color="auto"/>
        <w:right w:val="none" w:sz="0" w:space="0" w:color="auto"/>
      </w:divBdr>
    </w:div>
    <w:div w:id="107047949">
      <w:bodyDiv w:val="1"/>
      <w:marLeft w:val="0"/>
      <w:marRight w:val="0"/>
      <w:marTop w:val="0"/>
      <w:marBottom w:val="0"/>
      <w:divBdr>
        <w:top w:val="none" w:sz="0" w:space="0" w:color="auto"/>
        <w:left w:val="none" w:sz="0" w:space="0" w:color="auto"/>
        <w:bottom w:val="none" w:sz="0" w:space="0" w:color="auto"/>
        <w:right w:val="none" w:sz="0" w:space="0" w:color="auto"/>
      </w:divBdr>
    </w:div>
    <w:div w:id="109864624">
      <w:bodyDiv w:val="1"/>
      <w:marLeft w:val="0"/>
      <w:marRight w:val="0"/>
      <w:marTop w:val="0"/>
      <w:marBottom w:val="0"/>
      <w:divBdr>
        <w:top w:val="none" w:sz="0" w:space="0" w:color="auto"/>
        <w:left w:val="none" w:sz="0" w:space="0" w:color="auto"/>
        <w:bottom w:val="none" w:sz="0" w:space="0" w:color="auto"/>
        <w:right w:val="none" w:sz="0" w:space="0" w:color="auto"/>
      </w:divBdr>
    </w:div>
    <w:div w:id="110515536">
      <w:bodyDiv w:val="1"/>
      <w:marLeft w:val="0"/>
      <w:marRight w:val="0"/>
      <w:marTop w:val="0"/>
      <w:marBottom w:val="0"/>
      <w:divBdr>
        <w:top w:val="none" w:sz="0" w:space="0" w:color="auto"/>
        <w:left w:val="none" w:sz="0" w:space="0" w:color="auto"/>
        <w:bottom w:val="none" w:sz="0" w:space="0" w:color="auto"/>
        <w:right w:val="none" w:sz="0" w:space="0" w:color="auto"/>
      </w:divBdr>
    </w:div>
    <w:div w:id="114520665">
      <w:bodyDiv w:val="1"/>
      <w:marLeft w:val="0"/>
      <w:marRight w:val="0"/>
      <w:marTop w:val="0"/>
      <w:marBottom w:val="0"/>
      <w:divBdr>
        <w:top w:val="none" w:sz="0" w:space="0" w:color="auto"/>
        <w:left w:val="none" w:sz="0" w:space="0" w:color="auto"/>
        <w:bottom w:val="none" w:sz="0" w:space="0" w:color="auto"/>
        <w:right w:val="none" w:sz="0" w:space="0" w:color="auto"/>
      </w:divBdr>
    </w:div>
    <w:div w:id="120999248">
      <w:bodyDiv w:val="1"/>
      <w:marLeft w:val="0"/>
      <w:marRight w:val="0"/>
      <w:marTop w:val="0"/>
      <w:marBottom w:val="0"/>
      <w:divBdr>
        <w:top w:val="none" w:sz="0" w:space="0" w:color="auto"/>
        <w:left w:val="none" w:sz="0" w:space="0" w:color="auto"/>
        <w:bottom w:val="none" w:sz="0" w:space="0" w:color="auto"/>
        <w:right w:val="none" w:sz="0" w:space="0" w:color="auto"/>
      </w:divBdr>
    </w:div>
    <w:div w:id="122621512">
      <w:bodyDiv w:val="1"/>
      <w:marLeft w:val="0"/>
      <w:marRight w:val="0"/>
      <w:marTop w:val="0"/>
      <w:marBottom w:val="0"/>
      <w:divBdr>
        <w:top w:val="none" w:sz="0" w:space="0" w:color="auto"/>
        <w:left w:val="none" w:sz="0" w:space="0" w:color="auto"/>
        <w:bottom w:val="none" w:sz="0" w:space="0" w:color="auto"/>
        <w:right w:val="none" w:sz="0" w:space="0" w:color="auto"/>
      </w:divBdr>
    </w:div>
    <w:div w:id="123934470">
      <w:bodyDiv w:val="1"/>
      <w:marLeft w:val="0"/>
      <w:marRight w:val="0"/>
      <w:marTop w:val="0"/>
      <w:marBottom w:val="0"/>
      <w:divBdr>
        <w:top w:val="none" w:sz="0" w:space="0" w:color="auto"/>
        <w:left w:val="none" w:sz="0" w:space="0" w:color="auto"/>
        <w:bottom w:val="none" w:sz="0" w:space="0" w:color="auto"/>
        <w:right w:val="none" w:sz="0" w:space="0" w:color="auto"/>
      </w:divBdr>
    </w:div>
    <w:div w:id="129639667">
      <w:bodyDiv w:val="1"/>
      <w:marLeft w:val="0"/>
      <w:marRight w:val="0"/>
      <w:marTop w:val="0"/>
      <w:marBottom w:val="0"/>
      <w:divBdr>
        <w:top w:val="none" w:sz="0" w:space="0" w:color="auto"/>
        <w:left w:val="none" w:sz="0" w:space="0" w:color="auto"/>
        <w:bottom w:val="none" w:sz="0" w:space="0" w:color="auto"/>
        <w:right w:val="none" w:sz="0" w:space="0" w:color="auto"/>
      </w:divBdr>
    </w:div>
    <w:div w:id="132453391">
      <w:bodyDiv w:val="1"/>
      <w:marLeft w:val="0"/>
      <w:marRight w:val="0"/>
      <w:marTop w:val="0"/>
      <w:marBottom w:val="0"/>
      <w:divBdr>
        <w:top w:val="none" w:sz="0" w:space="0" w:color="auto"/>
        <w:left w:val="none" w:sz="0" w:space="0" w:color="auto"/>
        <w:bottom w:val="none" w:sz="0" w:space="0" w:color="auto"/>
        <w:right w:val="none" w:sz="0" w:space="0" w:color="auto"/>
      </w:divBdr>
    </w:div>
    <w:div w:id="133448106">
      <w:bodyDiv w:val="1"/>
      <w:marLeft w:val="0"/>
      <w:marRight w:val="0"/>
      <w:marTop w:val="0"/>
      <w:marBottom w:val="0"/>
      <w:divBdr>
        <w:top w:val="none" w:sz="0" w:space="0" w:color="auto"/>
        <w:left w:val="none" w:sz="0" w:space="0" w:color="auto"/>
        <w:bottom w:val="none" w:sz="0" w:space="0" w:color="auto"/>
        <w:right w:val="none" w:sz="0" w:space="0" w:color="auto"/>
      </w:divBdr>
    </w:div>
    <w:div w:id="134489566">
      <w:bodyDiv w:val="1"/>
      <w:marLeft w:val="0"/>
      <w:marRight w:val="0"/>
      <w:marTop w:val="0"/>
      <w:marBottom w:val="0"/>
      <w:divBdr>
        <w:top w:val="none" w:sz="0" w:space="0" w:color="auto"/>
        <w:left w:val="none" w:sz="0" w:space="0" w:color="auto"/>
        <w:bottom w:val="none" w:sz="0" w:space="0" w:color="auto"/>
        <w:right w:val="none" w:sz="0" w:space="0" w:color="auto"/>
      </w:divBdr>
    </w:div>
    <w:div w:id="134757502">
      <w:bodyDiv w:val="1"/>
      <w:marLeft w:val="0"/>
      <w:marRight w:val="0"/>
      <w:marTop w:val="0"/>
      <w:marBottom w:val="0"/>
      <w:divBdr>
        <w:top w:val="none" w:sz="0" w:space="0" w:color="auto"/>
        <w:left w:val="none" w:sz="0" w:space="0" w:color="auto"/>
        <w:bottom w:val="none" w:sz="0" w:space="0" w:color="auto"/>
        <w:right w:val="none" w:sz="0" w:space="0" w:color="auto"/>
      </w:divBdr>
    </w:div>
    <w:div w:id="135536886">
      <w:bodyDiv w:val="1"/>
      <w:marLeft w:val="0"/>
      <w:marRight w:val="0"/>
      <w:marTop w:val="0"/>
      <w:marBottom w:val="0"/>
      <w:divBdr>
        <w:top w:val="none" w:sz="0" w:space="0" w:color="auto"/>
        <w:left w:val="none" w:sz="0" w:space="0" w:color="auto"/>
        <w:bottom w:val="none" w:sz="0" w:space="0" w:color="auto"/>
        <w:right w:val="none" w:sz="0" w:space="0" w:color="auto"/>
      </w:divBdr>
    </w:div>
    <w:div w:id="142964912">
      <w:bodyDiv w:val="1"/>
      <w:marLeft w:val="0"/>
      <w:marRight w:val="0"/>
      <w:marTop w:val="0"/>
      <w:marBottom w:val="0"/>
      <w:divBdr>
        <w:top w:val="none" w:sz="0" w:space="0" w:color="auto"/>
        <w:left w:val="none" w:sz="0" w:space="0" w:color="auto"/>
        <w:bottom w:val="none" w:sz="0" w:space="0" w:color="auto"/>
        <w:right w:val="none" w:sz="0" w:space="0" w:color="auto"/>
      </w:divBdr>
    </w:div>
    <w:div w:id="144781161">
      <w:bodyDiv w:val="1"/>
      <w:marLeft w:val="0"/>
      <w:marRight w:val="0"/>
      <w:marTop w:val="0"/>
      <w:marBottom w:val="0"/>
      <w:divBdr>
        <w:top w:val="none" w:sz="0" w:space="0" w:color="auto"/>
        <w:left w:val="none" w:sz="0" w:space="0" w:color="auto"/>
        <w:bottom w:val="none" w:sz="0" w:space="0" w:color="auto"/>
        <w:right w:val="none" w:sz="0" w:space="0" w:color="auto"/>
      </w:divBdr>
    </w:div>
    <w:div w:id="145249684">
      <w:bodyDiv w:val="1"/>
      <w:marLeft w:val="0"/>
      <w:marRight w:val="0"/>
      <w:marTop w:val="0"/>
      <w:marBottom w:val="0"/>
      <w:divBdr>
        <w:top w:val="none" w:sz="0" w:space="0" w:color="auto"/>
        <w:left w:val="none" w:sz="0" w:space="0" w:color="auto"/>
        <w:bottom w:val="none" w:sz="0" w:space="0" w:color="auto"/>
        <w:right w:val="none" w:sz="0" w:space="0" w:color="auto"/>
      </w:divBdr>
    </w:div>
    <w:div w:id="146094348">
      <w:bodyDiv w:val="1"/>
      <w:marLeft w:val="0"/>
      <w:marRight w:val="0"/>
      <w:marTop w:val="0"/>
      <w:marBottom w:val="0"/>
      <w:divBdr>
        <w:top w:val="none" w:sz="0" w:space="0" w:color="auto"/>
        <w:left w:val="none" w:sz="0" w:space="0" w:color="auto"/>
        <w:bottom w:val="none" w:sz="0" w:space="0" w:color="auto"/>
        <w:right w:val="none" w:sz="0" w:space="0" w:color="auto"/>
      </w:divBdr>
    </w:div>
    <w:div w:id="146630128">
      <w:bodyDiv w:val="1"/>
      <w:marLeft w:val="0"/>
      <w:marRight w:val="0"/>
      <w:marTop w:val="0"/>
      <w:marBottom w:val="0"/>
      <w:divBdr>
        <w:top w:val="none" w:sz="0" w:space="0" w:color="auto"/>
        <w:left w:val="none" w:sz="0" w:space="0" w:color="auto"/>
        <w:bottom w:val="none" w:sz="0" w:space="0" w:color="auto"/>
        <w:right w:val="none" w:sz="0" w:space="0" w:color="auto"/>
      </w:divBdr>
    </w:div>
    <w:div w:id="147210093">
      <w:bodyDiv w:val="1"/>
      <w:marLeft w:val="0"/>
      <w:marRight w:val="0"/>
      <w:marTop w:val="0"/>
      <w:marBottom w:val="0"/>
      <w:divBdr>
        <w:top w:val="none" w:sz="0" w:space="0" w:color="auto"/>
        <w:left w:val="none" w:sz="0" w:space="0" w:color="auto"/>
        <w:bottom w:val="none" w:sz="0" w:space="0" w:color="auto"/>
        <w:right w:val="none" w:sz="0" w:space="0" w:color="auto"/>
      </w:divBdr>
    </w:div>
    <w:div w:id="151063921">
      <w:bodyDiv w:val="1"/>
      <w:marLeft w:val="0"/>
      <w:marRight w:val="0"/>
      <w:marTop w:val="0"/>
      <w:marBottom w:val="0"/>
      <w:divBdr>
        <w:top w:val="none" w:sz="0" w:space="0" w:color="auto"/>
        <w:left w:val="none" w:sz="0" w:space="0" w:color="auto"/>
        <w:bottom w:val="none" w:sz="0" w:space="0" w:color="auto"/>
        <w:right w:val="none" w:sz="0" w:space="0" w:color="auto"/>
      </w:divBdr>
    </w:div>
    <w:div w:id="151143312">
      <w:bodyDiv w:val="1"/>
      <w:marLeft w:val="0"/>
      <w:marRight w:val="0"/>
      <w:marTop w:val="0"/>
      <w:marBottom w:val="0"/>
      <w:divBdr>
        <w:top w:val="none" w:sz="0" w:space="0" w:color="auto"/>
        <w:left w:val="none" w:sz="0" w:space="0" w:color="auto"/>
        <w:bottom w:val="none" w:sz="0" w:space="0" w:color="auto"/>
        <w:right w:val="none" w:sz="0" w:space="0" w:color="auto"/>
      </w:divBdr>
    </w:div>
    <w:div w:id="152139390">
      <w:bodyDiv w:val="1"/>
      <w:marLeft w:val="0"/>
      <w:marRight w:val="0"/>
      <w:marTop w:val="0"/>
      <w:marBottom w:val="0"/>
      <w:divBdr>
        <w:top w:val="none" w:sz="0" w:space="0" w:color="auto"/>
        <w:left w:val="none" w:sz="0" w:space="0" w:color="auto"/>
        <w:bottom w:val="none" w:sz="0" w:space="0" w:color="auto"/>
        <w:right w:val="none" w:sz="0" w:space="0" w:color="auto"/>
      </w:divBdr>
    </w:div>
    <w:div w:id="153648222">
      <w:bodyDiv w:val="1"/>
      <w:marLeft w:val="0"/>
      <w:marRight w:val="0"/>
      <w:marTop w:val="0"/>
      <w:marBottom w:val="0"/>
      <w:divBdr>
        <w:top w:val="none" w:sz="0" w:space="0" w:color="auto"/>
        <w:left w:val="none" w:sz="0" w:space="0" w:color="auto"/>
        <w:bottom w:val="none" w:sz="0" w:space="0" w:color="auto"/>
        <w:right w:val="none" w:sz="0" w:space="0" w:color="auto"/>
      </w:divBdr>
    </w:div>
    <w:div w:id="158155326">
      <w:bodyDiv w:val="1"/>
      <w:marLeft w:val="0"/>
      <w:marRight w:val="0"/>
      <w:marTop w:val="0"/>
      <w:marBottom w:val="0"/>
      <w:divBdr>
        <w:top w:val="none" w:sz="0" w:space="0" w:color="auto"/>
        <w:left w:val="none" w:sz="0" w:space="0" w:color="auto"/>
        <w:bottom w:val="none" w:sz="0" w:space="0" w:color="auto"/>
        <w:right w:val="none" w:sz="0" w:space="0" w:color="auto"/>
      </w:divBdr>
    </w:div>
    <w:div w:id="159777155">
      <w:bodyDiv w:val="1"/>
      <w:marLeft w:val="0"/>
      <w:marRight w:val="0"/>
      <w:marTop w:val="0"/>
      <w:marBottom w:val="0"/>
      <w:divBdr>
        <w:top w:val="none" w:sz="0" w:space="0" w:color="auto"/>
        <w:left w:val="none" w:sz="0" w:space="0" w:color="auto"/>
        <w:bottom w:val="none" w:sz="0" w:space="0" w:color="auto"/>
        <w:right w:val="none" w:sz="0" w:space="0" w:color="auto"/>
      </w:divBdr>
    </w:div>
    <w:div w:id="170264135">
      <w:bodyDiv w:val="1"/>
      <w:marLeft w:val="0"/>
      <w:marRight w:val="0"/>
      <w:marTop w:val="0"/>
      <w:marBottom w:val="0"/>
      <w:divBdr>
        <w:top w:val="none" w:sz="0" w:space="0" w:color="auto"/>
        <w:left w:val="none" w:sz="0" w:space="0" w:color="auto"/>
        <w:bottom w:val="none" w:sz="0" w:space="0" w:color="auto"/>
        <w:right w:val="none" w:sz="0" w:space="0" w:color="auto"/>
      </w:divBdr>
    </w:div>
    <w:div w:id="170336560">
      <w:bodyDiv w:val="1"/>
      <w:marLeft w:val="0"/>
      <w:marRight w:val="0"/>
      <w:marTop w:val="0"/>
      <w:marBottom w:val="0"/>
      <w:divBdr>
        <w:top w:val="none" w:sz="0" w:space="0" w:color="auto"/>
        <w:left w:val="none" w:sz="0" w:space="0" w:color="auto"/>
        <w:bottom w:val="none" w:sz="0" w:space="0" w:color="auto"/>
        <w:right w:val="none" w:sz="0" w:space="0" w:color="auto"/>
      </w:divBdr>
    </w:div>
    <w:div w:id="179510122">
      <w:bodyDiv w:val="1"/>
      <w:marLeft w:val="0"/>
      <w:marRight w:val="0"/>
      <w:marTop w:val="0"/>
      <w:marBottom w:val="0"/>
      <w:divBdr>
        <w:top w:val="none" w:sz="0" w:space="0" w:color="auto"/>
        <w:left w:val="none" w:sz="0" w:space="0" w:color="auto"/>
        <w:bottom w:val="none" w:sz="0" w:space="0" w:color="auto"/>
        <w:right w:val="none" w:sz="0" w:space="0" w:color="auto"/>
      </w:divBdr>
    </w:div>
    <w:div w:id="182597841">
      <w:bodyDiv w:val="1"/>
      <w:marLeft w:val="0"/>
      <w:marRight w:val="0"/>
      <w:marTop w:val="0"/>
      <w:marBottom w:val="0"/>
      <w:divBdr>
        <w:top w:val="none" w:sz="0" w:space="0" w:color="auto"/>
        <w:left w:val="none" w:sz="0" w:space="0" w:color="auto"/>
        <w:bottom w:val="none" w:sz="0" w:space="0" w:color="auto"/>
        <w:right w:val="none" w:sz="0" w:space="0" w:color="auto"/>
      </w:divBdr>
    </w:div>
    <w:div w:id="183790022">
      <w:bodyDiv w:val="1"/>
      <w:marLeft w:val="0"/>
      <w:marRight w:val="0"/>
      <w:marTop w:val="0"/>
      <w:marBottom w:val="0"/>
      <w:divBdr>
        <w:top w:val="none" w:sz="0" w:space="0" w:color="auto"/>
        <w:left w:val="none" w:sz="0" w:space="0" w:color="auto"/>
        <w:bottom w:val="none" w:sz="0" w:space="0" w:color="auto"/>
        <w:right w:val="none" w:sz="0" w:space="0" w:color="auto"/>
      </w:divBdr>
    </w:div>
    <w:div w:id="184177952">
      <w:bodyDiv w:val="1"/>
      <w:marLeft w:val="0"/>
      <w:marRight w:val="0"/>
      <w:marTop w:val="0"/>
      <w:marBottom w:val="0"/>
      <w:divBdr>
        <w:top w:val="none" w:sz="0" w:space="0" w:color="auto"/>
        <w:left w:val="none" w:sz="0" w:space="0" w:color="auto"/>
        <w:bottom w:val="none" w:sz="0" w:space="0" w:color="auto"/>
        <w:right w:val="none" w:sz="0" w:space="0" w:color="auto"/>
      </w:divBdr>
    </w:div>
    <w:div w:id="188573556">
      <w:bodyDiv w:val="1"/>
      <w:marLeft w:val="0"/>
      <w:marRight w:val="0"/>
      <w:marTop w:val="0"/>
      <w:marBottom w:val="0"/>
      <w:divBdr>
        <w:top w:val="none" w:sz="0" w:space="0" w:color="auto"/>
        <w:left w:val="none" w:sz="0" w:space="0" w:color="auto"/>
        <w:bottom w:val="none" w:sz="0" w:space="0" w:color="auto"/>
        <w:right w:val="none" w:sz="0" w:space="0" w:color="auto"/>
      </w:divBdr>
    </w:div>
    <w:div w:id="192037360">
      <w:bodyDiv w:val="1"/>
      <w:marLeft w:val="0"/>
      <w:marRight w:val="0"/>
      <w:marTop w:val="0"/>
      <w:marBottom w:val="0"/>
      <w:divBdr>
        <w:top w:val="none" w:sz="0" w:space="0" w:color="auto"/>
        <w:left w:val="none" w:sz="0" w:space="0" w:color="auto"/>
        <w:bottom w:val="none" w:sz="0" w:space="0" w:color="auto"/>
        <w:right w:val="none" w:sz="0" w:space="0" w:color="auto"/>
      </w:divBdr>
    </w:div>
    <w:div w:id="192616286">
      <w:bodyDiv w:val="1"/>
      <w:marLeft w:val="0"/>
      <w:marRight w:val="0"/>
      <w:marTop w:val="0"/>
      <w:marBottom w:val="0"/>
      <w:divBdr>
        <w:top w:val="none" w:sz="0" w:space="0" w:color="auto"/>
        <w:left w:val="none" w:sz="0" w:space="0" w:color="auto"/>
        <w:bottom w:val="none" w:sz="0" w:space="0" w:color="auto"/>
        <w:right w:val="none" w:sz="0" w:space="0" w:color="auto"/>
      </w:divBdr>
    </w:div>
    <w:div w:id="194658392">
      <w:bodyDiv w:val="1"/>
      <w:marLeft w:val="0"/>
      <w:marRight w:val="0"/>
      <w:marTop w:val="0"/>
      <w:marBottom w:val="0"/>
      <w:divBdr>
        <w:top w:val="none" w:sz="0" w:space="0" w:color="auto"/>
        <w:left w:val="none" w:sz="0" w:space="0" w:color="auto"/>
        <w:bottom w:val="none" w:sz="0" w:space="0" w:color="auto"/>
        <w:right w:val="none" w:sz="0" w:space="0" w:color="auto"/>
      </w:divBdr>
    </w:div>
    <w:div w:id="202182793">
      <w:bodyDiv w:val="1"/>
      <w:marLeft w:val="0"/>
      <w:marRight w:val="0"/>
      <w:marTop w:val="0"/>
      <w:marBottom w:val="0"/>
      <w:divBdr>
        <w:top w:val="none" w:sz="0" w:space="0" w:color="auto"/>
        <w:left w:val="none" w:sz="0" w:space="0" w:color="auto"/>
        <w:bottom w:val="none" w:sz="0" w:space="0" w:color="auto"/>
        <w:right w:val="none" w:sz="0" w:space="0" w:color="auto"/>
      </w:divBdr>
    </w:div>
    <w:div w:id="215897916">
      <w:bodyDiv w:val="1"/>
      <w:marLeft w:val="0"/>
      <w:marRight w:val="0"/>
      <w:marTop w:val="0"/>
      <w:marBottom w:val="0"/>
      <w:divBdr>
        <w:top w:val="none" w:sz="0" w:space="0" w:color="auto"/>
        <w:left w:val="none" w:sz="0" w:space="0" w:color="auto"/>
        <w:bottom w:val="none" w:sz="0" w:space="0" w:color="auto"/>
        <w:right w:val="none" w:sz="0" w:space="0" w:color="auto"/>
      </w:divBdr>
    </w:div>
    <w:div w:id="216625588">
      <w:bodyDiv w:val="1"/>
      <w:marLeft w:val="0"/>
      <w:marRight w:val="0"/>
      <w:marTop w:val="0"/>
      <w:marBottom w:val="0"/>
      <w:divBdr>
        <w:top w:val="none" w:sz="0" w:space="0" w:color="auto"/>
        <w:left w:val="none" w:sz="0" w:space="0" w:color="auto"/>
        <w:bottom w:val="none" w:sz="0" w:space="0" w:color="auto"/>
        <w:right w:val="none" w:sz="0" w:space="0" w:color="auto"/>
      </w:divBdr>
    </w:div>
    <w:div w:id="219680239">
      <w:bodyDiv w:val="1"/>
      <w:marLeft w:val="0"/>
      <w:marRight w:val="0"/>
      <w:marTop w:val="0"/>
      <w:marBottom w:val="0"/>
      <w:divBdr>
        <w:top w:val="none" w:sz="0" w:space="0" w:color="auto"/>
        <w:left w:val="none" w:sz="0" w:space="0" w:color="auto"/>
        <w:bottom w:val="none" w:sz="0" w:space="0" w:color="auto"/>
        <w:right w:val="none" w:sz="0" w:space="0" w:color="auto"/>
      </w:divBdr>
    </w:div>
    <w:div w:id="222061924">
      <w:bodyDiv w:val="1"/>
      <w:marLeft w:val="0"/>
      <w:marRight w:val="0"/>
      <w:marTop w:val="0"/>
      <w:marBottom w:val="0"/>
      <w:divBdr>
        <w:top w:val="none" w:sz="0" w:space="0" w:color="auto"/>
        <w:left w:val="none" w:sz="0" w:space="0" w:color="auto"/>
        <w:bottom w:val="none" w:sz="0" w:space="0" w:color="auto"/>
        <w:right w:val="none" w:sz="0" w:space="0" w:color="auto"/>
      </w:divBdr>
    </w:div>
    <w:div w:id="223682096">
      <w:bodyDiv w:val="1"/>
      <w:marLeft w:val="0"/>
      <w:marRight w:val="0"/>
      <w:marTop w:val="0"/>
      <w:marBottom w:val="0"/>
      <w:divBdr>
        <w:top w:val="none" w:sz="0" w:space="0" w:color="auto"/>
        <w:left w:val="none" w:sz="0" w:space="0" w:color="auto"/>
        <w:bottom w:val="none" w:sz="0" w:space="0" w:color="auto"/>
        <w:right w:val="none" w:sz="0" w:space="0" w:color="auto"/>
      </w:divBdr>
    </w:div>
    <w:div w:id="230699942">
      <w:bodyDiv w:val="1"/>
      <w:marLeft w:val="0"/>
      <w:marRight w:val="0"/>
      <w:marTop w:val="0"/>
      <w:marBottom w:val="0"/>
      <w:divBdr>
        <w:top w:val="none" w:sz="0" w:space="0" w:color="auto"/>
        <w:left w:val="none" w:sz="0" w:space="0" w:color="auto"/>
        <w:bottom w:val="none" w:sz="0" w:space="0" w:color="auto"/>
        <w:right w:val="none" w:sz="0" w:space="0" w:color="auto"/>
      </w:divBdr>
    </w:div>
    <w:div w:id="230846198">
      <w:bodyDiv w:val="1"/>
      <w:marLeft w:val="0"/>
      <w:marRight w:val="0"/>
      <w:marTop w:val="0"/>
      <w:marBottom w:val="0"/>
      <w:divBdr>
        <w:top w:val="none" w:sz="0" w:space="0" w:color="auto"/>
        <w:left w:val="none" w:sz="0" w:space="0" w:color="auto"/>
        <w:bottom w:val="none" w:sz="0" w:space="0" w:color="auto"/>
        <w:right w:val="none" w:sz="0" w:space="0" w:color="auto"/>
      </w:divBdr>
    </w:div>
    <w:div w:id="230965616">
      <w:bodyDiv w:val="1"/>
      <w:marLeft w:val="0"/>
      <w:marRight w:val="0"/>
      <w:marTop w:val="0"/>
      <w:marBottom w:val="0"/>
      <w:divBdr>
        <w:top w:val="none" w:sz="0" w:space="0" w:color="auto"/>
        <w:left w:val="none" w:sz="0" w:space="0" w:color="auto"/>
        <w:bottom w:val="none" w:sz="0" w:space="0" w:color="auto"/>
        <w:right w:val="none" w:sz="0" w:space="0" w:color="auto"/>
      </w:divBdr>
    </w:div>
    <w:div w:id="235631911">
      <w:bodyDiv w:val="1"/>
      <w:marLeft w:val="0"/>
      <w:marRight w:val="0"/>
      <w:marTop w:val="0"/>
      <w:marBottom w:val="0"/>
      <w:divBdr>
        <w:top w:val="none" w:sz="0" w:space="0" w:color="auto"/>
        <w:left w:val="none" w:sz="0" w:space="0" w:color="auto"/>
        <w:bottom w:val="none" w:sz="0" w:space="0" w:color="auto"/>
        <w:right w:val="none" w:sz="0" w:space="0" w:color="auto"/>
      </w:divBdr>
    </w:div>
    <w:div w:id="235744539">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38713578">
      <w:bodyDiv w:val="1"/>
      <w:marLeft w:val="0"/>
      <w:marRight w:val="0"/>
      <w:marTop w:val="0"/>
      <w:marBottom w:val="0"/>
      <w:divBdr>
        <w:top w:val="none" w:sz="0" w:space="0" w:color="auto"/>
        <w:left w:val="none" w:sz="0" w:space="0" w:color="auto"/>
        <w:bottom w:val="none" w:sz="0" w:space="0" w:color="auto"/>
        <w:right w:val="none" w:sz="0" w:space="0" w:color="auto"/>
      </w:divBdr>
    </w:div>
    <w:div w:id="239142220">
      <w:bodyDiv w:val="1"/>
      <w:marLeft w:val="0"/>
      <w:marRight w:val="0"/>
      <w:marTop w:val="0"/>
      <w:marBottom w:val="0"/>
      <w:divBdr>
        <w:top w:val="none" w:sz="0" w:space="0" w:color="auto"/>
        <w:left w:val="none" w:sz="0" w:space="0" w:color="auto"/>
        <w:bottom w:val="none" w:sz="0" w:space="0" w:color="auto"/>
        <w:right w:val="none" w:sz="0" w:space="0" w:color="auto"/>
      </w:divBdr>
    </w:div>
    <w:div w:id="250044872">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53511207">
      <w:bodyDiv w:val="1"/>
      <w:marLeft w:val="0"/>
      <w:marRight w:val="0"/>
      <w:marTop w:val="0"/>
      <w:marBottom w:val="0"/>
      <w:divBdr>
        <w:top w:val="none" w:sz="0" w:space="0" w:color="auto"/>
        <w:left w:val="none" w:sz="0" w:space="0" w:color="auto"/>
        <w:bottom w:val="none" w:sz="0" w:space="0" w:color="auto"/>
        <w:right w:val="none" w:sz="0" w:space="0" w:color="auto"/>
      </w:divBdr>
    </w:div>
    <w:div w:id="256446975">
      <w:bodyDiv w:val="1"/>
      <w:marLeft w:val="0"/>
      <w:marRight w:val="0"/>
      <w:marTop w:val="0"/>
      <w:marBottom w:val="0"/>
      <w:divBdr>
        <w:top w:val="none" w:sz="0" w:space="0" w:color="auto"/>
        <w:left w:val="none" w:sz="0" w:space="0" w:color="auto"/>
        <w:bottom w:val="none" w:sz="0" w:space="0" w:color="auto"/>
        <w:right w:val="none" w:sz="0" w:space="0" w:color="auto"/>
      </w:divBdr>
    </w:div>
    <w:div w:id="256720712">
      <w:bodyDiv w:val="1"/>
      <w:marLeft w:val="0"/>
      <w:marRight w:val="0"/>
      <w:marTop w:val="0"/>
      <w:marBottom w:val="0"/>
      <w:divBdr>
        <w:top w:val="none" w:sz="0" w:space="0" w:color="auto"/>
        <w:left w:val="none" w:sz="0" w:space="0" w:color="auto"/>
        <w:bottom w:val="none" w:sz="0" w:space="0" w:color="auto"/>
        <w:right w:val="none" w:sz="0" w:space="0" w:color="auto"/>
      </w:divBdr>
    </w:div>
    <w:div w:id="263730882">
      <w:bodyDiv w:val="1"/>
      <w:marLeft w:val="0"/>
      <w:marRight w:val="0"/>
      <w:marTop w:val="0"/>
      <w:marBottom w:val="0"/>
      <w:divBdr>
        <w:top w:val="none" w:sz="0" w:space="0" w:color="auto"/>
        <w:left w:val="none" w:sz="0" w:space="0" w:color="auto"/>
        <w:bottom w:val="none" w:sz="0" w:space="0" w:color="auto"/>
        <w:right w:val="none" w:sz="0" w:space="0" w:color="auto"/>
      </w:divBdr>
    </w:div>
    <w:div w:id="269167327">
      <w:bodyDiv w:val="1"/>
      <w:marLeft w:val="0"/>
      <w:marRight w:val="0"/>
      <w:marTop w:val="0"/>
      <w:marBottom w:val="0"/>
      <w:divBdr>
        <w:top w:val="none" w:sz="0" w:space="0" w:color="auto"/>
        <w:left w:val="none" w:sz="0" w:space="0" w:color="auto"/>
        <w:bottom w:val="none" w:sz="0" w:space="0" w:color="auto"/>
        <w:right w:val="none" w:sz="0" w:space="0" w:color="auto"/>
      </w:divBdr>
    </w:div>
    <w:div w:id="270934648">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274093061">
      <w:bodyDiv w:val="1"/>
      <w:marLeft w:val="0"/>
      <w:marRight w:val="0"/>
      <w:marTop w:val="0"/>
      <w:marBottom w:val="0"/>
      <w:divBdr>
        <w:top w:val="none" w:sz="0" w:space="0" w:color="auto"/>
        <w:left w:val="none" w:sz="0" w:space="0" w:color="auto"/>
        <w:bottom w:val="none" w:sz="0" w:space="0" w:color="auto"/>
        <w:right w:val="none" w:sz="0" w:space="0" w:color="auto"/>
      </w:divBdr>
    </w:div>
    <w:div w:id="274557131">
      <w:bodyDiv w:val="1"/>
      <w:marLeft w:val="0"/>
      <w:marRight w:val="0"/>
      <w:marTop w:val="0"/>
      <w:marBottom w:val="0"/>
      <w:divBdr>
        <w:top w:val="none" w:sz="0" w:space="0" w:color="auto"/>
        <w:left w:val="none" w:sz="0" w:space="0" w:color="auto"/>
        <w:bottom w:val="none" w:sz="0" w:space="0" w:color="auto"/>
        <w:right w:val="none" w:sz="0" w:space="0" w:color="auto"/>
      </w:divBdr>
    </w:div>
    <w:div w:id="275991741">
      <w:bodyDiv w:val="1"/>
      <w:marLeft w:val="0"/>
      <w:marRight w:val="0"/>
      <w:marTop w:val="0"/>
      <w:marBottom w:val="0"/>
      <w:divBdr>
        <w:top w:val="none" w:sz="0" w:space="0" w:color="auto"/>
        <w:left w:val="none" w:sz="0" w:space="0" w:color="auto"/>
        <w:bottom w:val="none" w:sz="0" w:space="0" w:color="auto"/>
        <w:right w:val="none" w:sz="0" w:space="0" w:color="auto"/>
      </w:divBdr>
    </w:div>
    <w:div w:id="277032230">
      <w:bodyDiv w:val="1"/>
      <w:marLeft w:val="0"/>
      <w:marRight w:val="0"/>
      <w:marTop w:val="0"/>
      <w:marBottom w:val="0"/>
      <w:divBdr>
        <w:top w:val="none" w:sz="0" w:space="0" w:color="auto"/>
        <w:left w:val="none" w:sz="0" w:space="0" w:color="auto"/>
        <w:bottom w:val="none" w:sz="0" w:space="0" w:color="auto"/>
        <w:right w:val="none" w:sz="0" w:space="0" w:color="auto"/>
      </w:divBdr>
    </w:div>
    <w:div w:id="277950723">
      <w:bodyDiv w:val="1"/>
      <w:marLeft w:val="0"/>
      <w:marRight w:val="0"/>
      <w:marTop w:val="0"/>
      <w:marBottom w:val="0"/>
      <w:divBdr>
        <w:top w:val="none" w:sz="0" w:space="0" w:color="auto"/>
        <w:left w:val="none" w:sz="0" w:space="0" w:color="auto"/>
        <w:bottom w:val="none" w:sz="0" w:space="0" w:color="auto"/>
        <w:right w:val="none" w:sz="0" w:space="0" w:color="auto"/>
      </w:divBdr>
    </w:div>
    <w:div w:id="279186867">
      <w:bodyDiv w:val="1"/>
      <w:marLeft w:val="0"/>
      <w:marRight w:val="0"/>
      <w:marTop w:val="0"/>
      <w:marBottom w:val="0"/>
      <w:divBdr>
        <w:top w:val="none" w:sz="0" w:space="0" w:color="auto"/>
        <w:left w:val="none" w:sz="0" w:space="0" w:color="auto"/>
        <w:bottom w:val="none" w:sz="0" w:space="0" w:color="auto"/>
        <w:right w:val="none" w:sz="0" w:space="0" w:color="auto"/>
      </w:divBdr>
    </w:div>
    <w:div w:id="286157989">
      <w:bodyDiv w:val="1"/>
      <w:marLeft w:val="0"/>
      <w:marRight w:val="0"/>
      <w:marTop w:val="0"/>
      <w:marBottom w:val="0"/>
      <w:divBdr>
        <w:top w:val="none" w:sz="0" w:space="0" w:color="auto"/>
        <w:left w:val="none" w:sz="0" w:space="0" w:color="auto"/>
        <w:bottom w:val="none" w:sz="0" w:space="0" w:color="auto"/>
        <w:right w:val="none" w:sz="0" w:space="0" w:color="auto"/>
      </w:divBdr>
    </w:div>
    <w:div w:id="295569106">
      <w:bodyDiv w:val="1"/>
      <w:marLeft w:val="0"/>
      <w:marRight w:val="0"/>
      <w:marTop w:val="0"/>
      <w:marBottom w:val="0"/>
      <w:divBdr>
        <w:top w:val="none" w:sz="0" w:space="0" w:color="auto"/>
        <w:left w:val="none" w:sz="0" w:space="0" w:color="auto"/>
        <w:bottom w:val="none" w:sz="0" w:space="0" w:color="auto"/>
        <w:right w:val="none" w:sz="0" w:space="0" w:color="auto"/>
      </w:divBdr>
    </w:div>
    <w:div w:id="305135889">
      <w:bodyDiv w:val="1"/>
      <w:marLeft w:val="0"/>
      <w:marRight w:val="0"/>
      <w:marTop w:val="0"/>
      <w:marBottom w:val="0"/>
      <w:divBdr>
        <w:top w:val="none" w:sz="0" w:space="0" w:color="auto"/>
        <w:left w:val="none" w:sz="0" w:space="0" w:color="auto"/>
        <w:bottom w:val="none" w:sz="0" w:space="0" w:color="auto"/>
        <w:right w:val="none" w:sz="0" w:space="0" w:color="auto"/>
      </w:divBdr>
    </w:div>
    <w:div w:id="309752750">
      <w:bodyDiv w:val="1"/>
      <w:marLeft w:val="0"/>
      <w:marRight w:val="0"/>
      <w:marTop w:val="0"/>
      <w:marBottom w:val="0"/>
      <w:divBdr>
        <w:top w:val="none" w:sz="0" w:space="0" w:color="auto"/>
        <w:left w:val="none" w:sz="0" w:space="0" w:color="auto"/>
        <w:bottom w:val="none" w:sz="0" w:space="0" w:color="auto"/>
        <w:right w:val="none" w:sz="0" w:space="0" w:color="auto"/>
      </w:divBdr>
    </w:div>
    <w:div w:id="310792006">
      <w:bodyDiv w:val="1"/>
      <w:marLeft w:val="0"/>
      <w:marRight w:val="0"/>
      <w:marTop w:val="0"/>
      <w:marBottom w:val="0"/>
      <w:divBdr>
        <w:top w:val="none" w:sz="0" w:space="0" w:color="auto"/>
        <w:left w:val="none" w:sz="0" w:space="0" w:color="auto"/>
        <w:bottom w:val="none" w:sz="0" w:space="0" w:color="auto"/>
        <w:right w:val="none" w:sz="0" w:space="0" w:color="auto"/>
      </w:divBdr>
    </w:div>
    <w:div w:id="312027272">
      <w:bodyDiv w:val="1"/>
      <w:marLeft w:val="0"/>
      <w:marRight w:val="0"/>
      <w:marTop w:val="0"/>
      <w:marBottom w:val="0"/>
      <w:divBdr>
        <w:top w:val="none" w:sz="0" w:space="0" w:color="auto"/>
        <w:left w:val="none" w:sz="0" w:space="0" w:color="auto"/>
        <w:bottom w:val="none" w:sz="0" w:space="0" w:color="auto"/>
        <w:right w:val="none" w:sz="0" w:space="0" w:color="auto"/>
      </w:divBdr>
    </w:div>
    <w:div w:id="312412720">
      <w:bodyDiv w:val="1"/>
      <w:marLeft w:val="0"/>
      <w:marRight w:val="0"/>
      <w:marTop w:val="0"/>
      <w:marBottom w:val="0"/>
      <w:divBdr>
        <w:top w:val="none" w:sz="0" w:space="0" w:color="auto"/>
        <w:left w:val="none" w:sz="0" w:space="0" w:color="auto"/>
        <w:bottom w:val="none" w:sz="0" w:space="0" w:color="auto"/>
        <w:right w:val="none" w:sz="0" w:space="0" w:color="auto"/>
      </w:divBdr>
    </w:div>
    <w:div w:id="316541668">
      <w:bodyDiv w:val="1"/>
      <w:marLeft w:val="0"/>
      <w:marRight w:val="0"/>
      <w:marTop w:val="0"/>
      <w:marBottom w:val="0"/>
      <w:divBdr>
        <w:top w:val="none" w:sz="0" w:space="0" w:color="auto"/>
        <w:left w:val="none" w:sz="0" w:space="0" w:color="auto"/>
        <w:bottom w:val="none" w:sz="0" w:space="0" w:color="auto"/>
        <w:right w:val="none" w:sz="0" w:space="0" w:color="auto"/>
      </w:divBdr>
    </w:div>
    <w:div w:id="321277586">
      <w:bodyDiv w:val="1"/>
      <w:marLeft w:val="0"/>
      <w:marRight w:val="0"/>
      <w:marTop w:val="0"/>
      <w:marBottom w:val="0"/>
      <w:divBdr>
        <w:top w:val="none" w:sz="0" w:space="0" w:color="auto"/>
        <w:left w:val="none" w:sz="0" w:space="0" w:color="auto"/>
        <w:bottom w:val="none" w:sz="0" w:space="0" w:color="auto"/>
        <w:right w:val="none" w:sz="0" w:space="0" w:color="auto"/>
      </w:divBdr>
    </w:div>
    <w:div w:id="321936030">
      <w:bodyDiv w:val="1"/>
      <w:marLeft w:val="0"/>
      <w:marRight w:val="0"/>
      <w:marTop w:val="0"/>
      <w:marBottom w:val="0"/>
      <w:divBdr>
        <w:top w:val="none" w:sz="0" w:space="0" w:color="auto"/>
        <w:left w:val="none" w:sz="0" w:space="0" w:color="auto"/>
        <w:bottom w:val="none" w:sz="0" w:space="0" w:color="auto"/>
        <w:right w:val="none" w:sz="0" w:space="0" w:color="auto"/>
      </w:divBdr>
    </w:div>
    <w:div w:id="326172793">
      <w:bodyDiv w:val="1"/>
      <w:marLeft w:val="0"/>
      <w:marRight w:val="0"/>
      <w:marTop w:val="0"/>
      <w:marBottom w:val="0"/>
      <w:divBdr>
        <w:top w:val="none" w:sz="0" w:space="0" w:color="auto"/>
        <w:left w:val="none" w:sz="0" w:space="0" w:color="auto"/>
        <w:bottom w:val="none" w:sz="0" w:space="0" w:color="auto"/>
        <w:right w:val="none" w:sz="0" w:space="0" w:color="auto"/>
      </w:divBdr>
    </w:div>
    <w:div w:id="326250712">
      <w:bodyDiv w:val="1"/>
      <w:marLeft w:val="0"/>
      <w:marRight w:val="0"/>
      <w:marTop w:val="0"/>
      <w:marBottom w:val="0"/>
      <w:divBdr>
        <w:top w:val="none" w:sz="0" w:space="0" w:color="auto"/>
        <w:left w:val="none" w:sz="0" w:space="0" w:color="auto"/>
        <w:bottom w:val="none" w:sz="0" w:space="0" w:color="auto"/>
        <w:right w:val="none" w:sz="0" w:space="0" w:color="auto"/>
      </w:divBdr>
    </w:div>
    <w:div w:id="327633969">
      <w:bodyDiv w:val="1"/>
      <w:marLeft w:val="0"/>
      <w:marRight w:val="0"/>
      <w:marTop w:val="0"/>
      <w:marBottom w:val="0"/>
      <w:divBdr>
        <w:top w:val="none" w:sz="0" w:space="0" w:color="auto"/>
        <w:left w:val="none" w:sz="0" w:space="0" w:color="auto"/>
        <w:bottom w:val="none" w:sz="0" w:space="0" w:color="auto"/>
        <w:right w:val="none" w:sz="0" w:space="0" w:color="auto"/>
      </w:divBdr>
    </w:div>
    <w:div w:id="334302327">
      <w:bodyDiv w:val="1"/>
      <w:marLeft w:val="0"/>
      <w:marRight w:val="0"/>
      <w:marTop w:val="0"/>
      <w:marBottom w:val="0"/>
      <w:divBdr>
        <w:top w:val="none" w:sz="0" w:space="0" w:color="auto"/>
        <w:left w:val="none" w:sz="0" w:space="0" w:color="auto"/>
        <w:bottom w:val="none" w:sz="0" w:space="0" w:color="auto"/>
        <w:right w:val="none" w:sz="0" w:space="0" w:color="auto"/>
      </w:divBdr>
    </w:div>
    <w:div w:id="340207525">
      <w:bodyDiv w:val="1"/>
      <w:marLeft w:val="0"/>
      <w:marRight w:val="0"/>
      <w:marTop w:val="0"/>
      <w:marBottom w:val="0"/>
      <w:divBdr>
        <w:top w:val="none" w:sz="0" w:space="0" w:color="auto"/>
        <w:left w:val="none" w:sz="0" w:space="0" w:color="auto"/>
        <w:bottom w:val="none" w:sz="0" w:space="0" w:color="auto"/>
        <w:right w:val="none" w:sz="0" w:space="0" w:color="auto"/>
      </w:divBdr>
    </w:div>
    <w:div w:id="340595898">
      <w:bodyDiv w:val="1"/>
      <w:marLeft w:val="0"/>
      <w:marRight w:val="0"/>
      <w:marTop w:val="0"/>
      <w:marBottom w:val="0"/>
      <w:divBdr>
        <w:top w:val="none" w:sz="0" w:space="0" w:color="auto"/>
        <w:left w:val="none" w:sz="0" w:space="0" w:color="auto"/>
        <w:bottom w:val="none" w:sz="0" w:space="0" w:color="auto"/>
        <w:right w:val="none" w:sz="0" w:space="0" w:color="auto"/>
      </w:divBdr>
    </w:div>
    <w:div w:id="342169178">
      <w:bodyDiv w:val="1"/>
      <w:marLeft w:val="0"/>
      <w:marRight w:val="0"/>
      <w:marTop w:val="0"/>
      <w:marBottom w:val="0"/>
      <w:divBdr>
        <w:top w:val="none" w:sz="0" w:space="0" w:color="auto"/>
        <w:left w:val="none" w:sz="0" w:space="0" w:color="auto"/>
        <w:bottom w:val="none" w:sz="0" w:space="0" w:color="auto"/>
        <w:right w:val="none" w:sz="0" w:space="0" w:color="auto"/>
      </w:divBdr>
    </w:div>
    <w:div w:id="343170139">
      <w:bodyDiv w:val="1"/>
      <w:marLeft w:val="0"/>
      <w:marRight w:val="0"/>
      <w:marTop w:val="0"/>
      <w:marBottom w:val="0"/>
      <w:divBdr>
        <w:top w:val="none" w:sz="0" w:space="0" w:color="auto"/>
        <w:left w:val="none" w:sz="0" w:space="0" w:color="auto"/>
        <w:bottom w:val="none" w:sz="0" w:space="0" w:color="auto"/>
        <w:right w:val="none" w:sz="0" w:space="0" w:color="auto"/>
      </w:divBdr>
    </w:div>
    <w:div w:id="344208912">
      <w:bodyDiv w:val="1"/>
      <w:marLeft w:val="0"/>
      <w:marRight w:val="0"/>
      <w:marTop w:val="0"/>
      <w:marBottom w:val="0"/>
      <w:divBdr>
        <w:top w:val="none" w:sz="0" w:space="0" w:color="auto"/>
        <w:left w:val="none" w:sz="0" w:space="0" w:color="auto"/>
        <w:bottom w:val="none" w:sz="0" w:space="0" w:color="auto"/>
        <w:right w:val="none" w:sz="0" w:space="0" w:color="auto"/>
      </w:divBdr>
    </w:div>
    <w:div w:id="346057803">
      <w:bodyDiv w:val="1"/>
      <w:marLeft w:val="0"/>
      <w:marRight w:val="0"/>
      <w:marTop w:val="0"/>
      <w:marBottom w:val="0"/>
      <w:divBdr>
        <w:top w:val="none" w:sz="0" w:space="0" w:color="auto"/>
        <w:left w:val="none" w:sz="0" w:space="0" w:color="auto"/>
        <w:bottom w:val="none" w:sz="0" w:space="0" w:color="auto"/>
        <w:right w:val="none" w:sz="0" w:space="0" w:color="auto"/>
      </w:divBdr>
    </w:div>
    <w:div w:id="349381822">
      <w:bodyDiv w:val="1"/>
      <w:marLeft w:val="0"/>
      <w:marRight w:val="0"/>
      <w:marTop w:val="0"/>
      <w:marBottom w:val="0"/>
      <w:divBdr>
        <w:top w:val="none" w:sz="0" w:space="0" w:color="auto"/>
        <w:left w:val="none" w:sz="0" w:space="0" w:color="auto"/>
        <w:bottom w:val="none" w:sz="0" w:space="0" w:color="auto"/>
        <w:right w:val="none" w:sz="0" w:space="0" w:color="auto"/>
      </w:divBdr>
    </w:div>
    <w:div w:id="349843272">
      <w:bodyDiv w:val="1"/>
      <w:marLeft w:val="0"/>
      <w:marRight w:val="0"/>
      <w:marTop w:val="0"/>
      <w:marBottom w:val="0"/>
      <w:divBdr>
        <w:top w:val="none" w:sz="0" w:space="0" w:color="auto"/>
        <w:left w:val="none" w:sz="0" w:space="0" w:color="auto"/>
        <w:bottom w:val="none" w:sz="0" w:space="0" w:color="auto"/>
        <w:right w:val="none" w:sz="0" w:space="0" w:color="auto"/>
      </w:divBdr>
    </w:div>
    <w:div w:id="351685094">
      <w:bodyDiv w:val="1"/>
      <w:marLeft w:val="0"/>
      <w:marRight w:val="0"/>
      <w:marTop w:val="0"/>
      <w:marBottom w:val="0"/>
      <w:divBdr>
        <w:top w:val="none" w:sz="0" w:space="0" w:color="auto"/>
        <w:left w:val="none" w:sz="0" w:space="0" w:color="auto"/>
        <w:bottom w:val="none" w:sz="0" w:space="0" w:color="auto"/>
        <w:right w:val="none" w:sz="0" w:space="0" w:color="auto"/>
      </w:divBdr>
    </w:div>
    <w:div w:id="354890058">
      <w:bodyDiv w:val="1"/>
      <w:marLeft w:val="0"/>
      <w:marRight w:val="0"/>
      <w:marTop w:val="0"/>
      <w:marBottom w:val="0"/>
      <w:divBdr>
        <w:top w:val="none" w:sz="0" w:space="0" w:color="auto"/>
        <w:left w:val="none" w:sz="0" w:space="0" w:color="auto"/>
        <w:bottom w:val="none" w:sz="0" w:space="0" w:color="auto"/>
        <w:right w:val="none" w:sz="0" w:space="0" w:color="auto"/>
      </w:divBdr>
    </w:div>
    <w:div w:id="355666579">
      <w:bodyDiv w:val="1"/>
      <w:marLeft w:val="0"/>
      <w:marRight w:val="0"/>
      <w:marTop w:val="0"/>
      <w:marBottom w:val="0"/>
      <w:divBdr>
        <w:top w:val="none" w:sz="0" w:space="0" w:color="auto"/>
        <w:left w:val="none" w:sz="0" w:space="0" w:color="auto"/>
        <w:bottom w:val="none" w:sz="0" w:space="0" w:color="auto"/>
        <w:right w:val="none" w:sz="0" w:space="0" w:color="auto"/>
      </w:divBdr>
    </w:div>
    <w:div w:id="358169557">
      <w:bodyDiv w:val="1"/>
      <w:marLeft w:val="0"/>
      <w:marRight w:val="0"/>
      <w:marTop w:val="0"/>
      <w:marBottom w:val="0"/>
      <w:divBdr>
        <w:top w:val="none" w:sz="0" w:space="0" w:color="auto"/>
        <w:left w:val="none" w:sz="0" w:space="0" w:color="auto"/>
        <w:bottom w:val="none" w:sz="0" w:space="0" w:color="auto"/>
        <w:right w:val="none" w:sz="0" w:space="0" w:color="auto"/>
      </w:divBdr>
    </w:div>
    <w:div w:id="358505300">
      <w:bodyDiv w:val="1"/>
      <w:marLeft w:val="0"/>
      <w:marRight w:val="0"/>
      <w:marTop w:val="0"/>
      <w:marBottom w:val="0"/>
      <w:divBdr>
        <w:top w:val="none" w:sz="0" w:space="0" w:color="auto"/>
        <w:left w:val="none" w:sz="0" w:space="0" w:color="auto"/>
        <w:bottom w:val="none" w:sz="0" w:space="0" w:color="auto"/>
        <w:right w:val="none" w:sz="0" w:space="0" w:color="auto"/>
      </w:divBdr>
    </w:div>
    <w:div w:id="359280845">
      <w:bodyDiv w:val="1"/>
      <w:marLeft w:val="0"/>
      <w:marRight w:val="0"/>
      <w:marTop w:val="0"/>
      <w:marBottom w:val="0"/>
      <w:divBdr>
        <w:top w:val="none" w:sz="0" w:space="0" w:color="auto"/>
        <w:left w:val="none" w:sz="0" w:space="0" w:color="auto"/>
        <w:bottom w:val="none" w:sz="0" w:space="0" w:color="auto"/>
        <w:right w:val="none" w:sz="0" w:space="0" w:color="auto"/>
      </w:divBdr>
    </w:div>
    <w:div w:id="359429235">
      <w:bodyDiv w:val="1"/>
      <w:marLeft w:val="0"/>
      <w:marRight w:val="0"/>
      <w:marTop w:val="0"/>
      <w:marBottom w:val="0"/>
      <w:divBdr>
        <w:top w:val="none" w:sz="0" w:space="0" w:color="auto"/>
        <w:left w:val="none" w:sz="0" w:space="0" w:color="auto"/>
        <w:bottom w:val="none" w:sz="0" w:space="0" w:color="auto"/>
        <w:right w:val="none" w:sz="0" w:space="0" w:color="auto"/>
      </w:divBdr>
    </w:div>
    <w:div w:id="360008866">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3286289">
      <w:bodyDiv w:val="1"/>
      <w:marLeft w:val="0"/>
      <w:marRight w:val="0"/>
      <w:marTop w:val="0"/>
      <w:marBottom w:val="0"/>
      <w:divBdr>
        <w:top w:val="none" w:sz="0" w:space="0" w:color="auto"/>
        <w:left w:val="none" w:sz="0" w:space="0" w:color="auto"/>
        <w:bottom w:val="none" w:sz="0" w:space="0" w:color="auto"/>
        <w:right w:val="none" w:sz="0" w:space="0" w:color="auto"/>
      </w:divBdr>
    </w:div>
    <w:div w:id="364720714">
      <w:bodyDiv w:val="1"/>
      <w:marLeft w:val="0"/>
      <w:marRight w:val="0"/>
      <w:marTop w:val="0"/>
      <w:marBottom w:val="0"/>
      <w:divBdr>
        <w:top w:val="none" w:sz="0" w:space="0" w:color="auto"/>
        <w:left w:val="none" w:sz="0" w:space="0" w:color="auto"/>
        <w:bottom w:val="none" w:sz="0" w:space="0" w:color="auto"/>
        <w:right w:val="none" w:sz="0" w:space="0" w:color="auto"/>
      </w:divBdr>
    </w:div>
    <w:div w:id="368068008">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71073353">
      <w:bodyDiv w:val="1"/>
      <w:marLeft w:val="0"/>
      <w:marRight w:val="0"/>
      <w:marTop w:val="0"/>
      <w:marBottom w:val="0"/>
      <w:divBdr>
        <w:top w:val="none" w:sz="0" w:space="0" w:color="auto"/>
        <w:left w:val="none" w:sz="0" w:space="0" w:color="auto"/>
        <w:bottom w:val="none" w:sz="0" w:space="0" w:color="auto"/>
        <w:right w:val="none" w:sz="0" w:space="0" w:color="auto"/>
      </w:divBdr>
    </w:div>
    <w:div w:id="382364206">
      <w:bodyDiv w:val="1"/>
      <w:marLeft w:val="0"/>
      <w:marRight w:val="0"/>
      <w:marTop w:val="0"/>
      <w:marBottom w:val="0"/>
      <w:divBdr>
        <w:top w:val="none" w:sz="0" w:space="0" w:color="auto"/>
        <w:left w:val="none" w:sz="0" w:space="0" w:color="auto"/>
        <w:bottom w:val="none" w:sz="0" w:space="0" w:color="auto"/>
        <w:right w:val="none" w:sz="0" w:space="0" w:color="auto"/>
      </w:divBdr>
    </w:div>
    <w:div w:id="383531939">
      <w:bodyDiv w:val="1"/>
      <w:marLeft w:val="0"/>
      <w:marRight w:val="0"/>
      <w:marTop w:val="0"/>
      <w:marBottom w:val="0"/>
      <w:divBdr>
        <w:top w:val="none" w:sz="0" w:space="0" w:color="auto"/>
        <w:left w:val="none" w:sz="0" w:space="0" w:color="auto"/>
        <w:bottom w:val="none" w:sz="0" w:space="0" w:color="auto"/>
        <w:right w:val="none" w:sz="0" w:space="0" w:color="auto"/>
      </w:divBdr>
    </w:div>
    <w:div w:id="383648337">
      <w:bodyDiv w:val="1"/>
      <w:marLeft w:val="0"/>
      <w:marRight w:val="0"/>
      <w:marTop w:val="0"/>
      <w:marBottom w:val="0"/>
      <w:divBdr>
        <w:top w:val="none" w:sz="0" w:space="0" w:color="auto"/>
        <w:left w:val="none" w:sz="0" w:space="0" w:color="auto"/>
        <w:bottom w:val="none" w:sz="0" w:space="0" w:color="auto"/>
        <w:right w:val="none" w:sz="0" w:space="0" w:color="auto"/>
      </w:divBdr>
    </w:div>
    <w:div w:id="391586987">
      <w:bodyDiv w:val="1"/>
      <w:marLeft w:val="0"/>
      <w:marRight w:val="0"/>
      <w:marTop w:val="0"/>
      <w:marBottom w:val="0"/>
      <w:divBdr>
        <w:top w:val="none" w:sz="0" w:space="0" w:color="auto"/>
        <w:left w:val="none" w:sz="0" w:space="0" w:color="auto"/>
        <w:bottom w:val="none" w:sz="0" w:space="0" w:color="auto"/>
        <w:right w:val="none" w:sz="0" w:space="0" w:color="auto"/>
      </w:divBdr>
    </w:div>
    <w:div w:id="391662384">
      <w:bodyDiv w:val="1"/>
      <w:marLeft w:val="0"/>
      <w:marRight w:val="0"/>
      <w:marTop w:val="0"/>
      <w:marBottom w:val="0"/>
      <w:divBdr>
        <w:top w:val="none" w:sz="0" w:space="0" w:color="auto"/>
        <w:left w:val="none" w:sz="0" w:space="0" w:color="auto"/>
        <w:bottom w:val="none" w:sz="0" w:space="0" w:color="auto"/>
        <w:right w:val="none" w:sz="0" w:space="0" w:color="auto"/>
      </w:divBdr>
    </w:div>
    <w:div w:id="394158290">
      <w:bodyDiv w:val="1"/>
      <w:marLeft w:val="0"/>
      <w:marRight w:val="0"/>
      <w:marTop w:val="0"/>
      <w:marBottom w:val="0"/>
      <w:divBdr>
        <w:top w:val="none" w:sz="0" w:space="0" w:color="auto"/>
        <w:left w:val="none" w:sz="0" w:space="0" w:color="auto"/>
        <w:bottom w:val="none" w:sz="0" w:space="0" w:color="auto"/>
        <w:right w:val="none" w:sz="0" w:space="0" w:color="auto"/>
      </w:divBdr>
    </w:div>
    <w:div w:id="396561278">
      <w:bodyDiv w:val="1"/>
      <w:marLeft w:val="0"/>
      <w:marRight w:val="0"/>
      <w:marTop w:val="0"/>
      <w:marBottom w:val="0"/>
      <w:divBdr>
        <w:top w:val="none" w:sz="0" w:space="0" w:color="auto"/>
        <w:left w:val="none" w:sz="0" w:space="0" w:color="auto"/>
        <w:bottom w:val="none" w:sz="0" w:space="0" w:color="auto"/>
        <w:right w:val="none" w:sz="0" w:space="0" w:color="auto"/>
      </w:divBdr>
    </w:div>
    <w:div w:id="397554882">
      <w:bodyDiv w:val="1"/>
      <w:marLeft w:val="0"/>
      <w:marRight w:val="0"/>
      <w:marTop w:val="0"/>
      <w:marBottom w:val="0"/>
      <w:divBdr>
        <w:top w:val="none" w:sz="0" w:space="0" w:color="auto"/>
        <w:left w:val="none" w:sz="0" w:space="0" w:color="auto"/>
        <w:bottom w:val="none" w:sz="0" w:space="0" w:color="auto"/>
        <w:right w:val="none" w:sz="0" w:space="0" w:color="auto"/>
      </w:divBdr>
    </w:div>
    <w:div w:id="398751483">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10322527">
      <w:bodyDiv w:val="1"/>
      <w:marLeft w:val="0"/>
      <w:marRight w:val="0"/>
      <w:marTop w:val="0"/>
      <w:marBottom w:val="0"/>
      <w:divBdr>
        <w:top w:val="none" w:sz="0" w:space="0" w:color="auto"/>
        <w:left w:val="none" w:sz="0" w:space="0" w:color="auto"/>
        <w:bottom w:val="none" w:sz="0" w:space="0" w:color="auto"/>
        <w:right w:val="none" w:sz="0" w:space="0" w:color="auto"/>
      </w:divBdr>
    </w:div>
    <w:div w:id="410590804">
      <w:bodyDiv w:val="1"/>
      <w:marLeft w:val="0"/>
      <w:marRight w:val="0"/>
      <w:marTop w:val="0"/>
      <w:marBottom w:val="0"/>
      <w:divBdr>
        <w:top w:val="none" w:sz="0" w:space="0" w:color="auto"/>
        <w:left w:val="none" w:sz="0" w:space="0" w:color="auto"/>
        <w:bottom w:val="none" w:sz="0" w:space="0" w:color="auto"/>
        <w:right w:val="none" w:sz="0" w:space="0" w:color="auto"/>
      </w:divBdr>
    </w:div>
    <w:div w:id="412437099">
      <w:bodyDiv w:val="1"/>
      <w:marLeft w:val="0"/>
      <w:marRight w:val="0"/>
      <w:marTop w:val="0"/>
      <w:marBottom w:val="0"/>
      <w:divBdr>
        <w:top w:val="none" w:sz="0" w:space="0" w:color="auto"/>
        <w:left w:val="none" w:sz="0" w:space="0" w:color="auto"/>
        <w:bottom w:val="none" w:sz="0" w:space="0" w:color="auto"/>
        <w:right w:val="none" w:sz="0" w:space="0" w:color="auto"/>
      </w:divBdr>
    </w:div>
    <w:div w:id="414518004">
      <w:bodyDiv w:val="1"/>
      <w:marLeft w:val="0"/>
      <w:marRight w:val="0"/>
      <w:marTop w:val="0"/>
      <w:marBottom w:val="0"/>
      <w:divBdr>
        <w:top w:val="none" w:sz="0" w:space="0" w:color="auto"/>
        <w:left w:val="none" w:sz="0" w:space="0" w:color="auto"/>
        <w:bottom w:val="none" w:sz="0" w:space="0" w:color="auto"/>
        <w:right w:val="none" w:sz="0" w:space="0" w:color="auto"/>
      </w:divBdr>
    </w:div>
    <w:div w:id="414936483">
      <w:bodyDiv w:val="1"/>
      <w:marLeft w:val="0"/>
      <w:marRight w:val="0"/>
      <w:marTop w:val="0"/>
      <w:marBottom w:val="0"/>
      <w:divBdr>
        <w:top w:val="none" w:sz="0" w:space="0" w:color="auto"/>
        <w:left w:val="none" w:sz="0" w:space="0" w:color="auto"/>
        <w:bottom w:val="none" w:sz="0" w:space="0" w:color="auto"/>
        <w:right w:val="none" w:sz="0" w:space="0" w:color="auto"/>
      </w:divBdr>
    </w:div>
    <w:div w:id="417336564">
      <w:bodyDiv w:val="1"/>
      <w:marLeft w:val="0"/>
      <w:marRight w:val="0"/>
      <w:marTop w:val="0"/>
      <w:marBottom w:val="0"/>
      <w:divBdr>
        <w:top w:val="none" w:sz="0" w:space="0" w:color="auto"/>
        <w:left w:val="none" w:sz="0" w:space="0" w:color="auto"/>
        <w:bottom w:val="none" w:sz="0" w:space="0" w:color="auto"/>
        <w:right w:val="none" w:sz="0" w:space="0" w:color="auto"/>
      </w:divBdr>
    </w:div>
    <w:div w:id="425735233">
      <w:bodyDiv w:val="1"/>
      <w:marLeft w:val="0"/>
      <w:marRight w:val="0"/>
      <w:marTop w:val="0"/>
      <w:marBottom w:val="0"/>
      <w:divBdr>
        <w:top w:val="none" w:sz="0" w:space="0" w:color="auto"/>
        <w:left w:val="none" w:sz="0" w:space="0" w:color="auto"/>
        <w:bottom w:val="none" w:sz="0" w:space="0" w:color="auto"/>
        <w:right w:val="none" w:sz="0" w:space="0" w:color="auto"/>
      </w:divBdr>
    </w:div>
    <w:div w:id="427888790">
      <w:bodyDiv w:val="1"/>
      <w:marLeft w:val="0"/>
      <w:marRight w:val="0"/>
      <w:marTop w:val="0"/>
      <w:marBottom w:val="0"/>
      <w:divBdr>
        <w:top w:val="none" w:sz="0" w:space="0" w:color="auto"/>
        <w:left w:val="none" w:sz="0" w:space="0" w:color="auto"/>
        <w:bottom w:val="none" w:sz="0" w:space="0" w:color="auto"/>
        <w:right w:val="none" w:sz="0" w:space="0" w:color="auto"/>
      </w:divBdr>
    </w:div>
    <w:div w:id="428425233">
      <w:bodyDiv w:val="1"/>
      <w:marLeft w:val="0"/>
      <w:marRight w:val="0"/>
      <w:marTop w:val="0"/>
      <w:marBottom w:val="0"/>
      <w:divBdr>
        <w:top w:val="none" w:sz="0" w:space="0" w:color="auto"/>
        <w:left w:val="none" w:sz="0" w:space="0" w:color="auto"/>
        <w:bottom w:val="none" w:sz="0" w:space="0" w:color="auto"/>
        <w:right w:val="none" w:sz="0" w:space="0" w:color="auto"/>
      </w:divBdr>
    </w:div>
    <w:div w:id="431898613">
      <w:bodyDiv w:val="1"/>
      <w:marLeft w:val="0"/>
      <w:marRight w:val="0"/>
      <w:marTop w:val="0"/>
      <w:marBottom w:val="0"/>
      <w:divBdr>
        <w:top w:val="none" w:sz="0" w:space="0" w:color="auto"/>
        <w:left w:val="none" w:sz="0" w:space="0" w:color="auto"/>
        <w:bottom w:val="none" w:sz="0" w:space="0" w:color="auto"/>
        <w:right w:val="none" w:sz="0" w:space="0" w:color="auto"/>
      </w:divBdr>
    </w:div>
    <w:div w:id="434905205">
      <w:bodyDiv w:val="1"/>
      <w:marLeft w:val="0"/>
      <w:marRight w:val="0"/>
      <w:marTop w:val="0"/>
      <w:marBottom w:val="0"/>
      <w:divBdr>
        <w:top w:val="none" w:sz="0" w:space="0" w:color="auto"/>
        <w:left w:val="none" w:sz="0" w:space="0" w:color="auto"/>
        <w:bottom w:val="none" w:sz="0" w:space="0" w:color="auto"/>
        <w:right w:val="none" w:sz="0" w:space="0" w:color="auto"/>
      </w:divBdr>
    </w:div>
    <w:div w:id="435757163">
      <w:bodyDiv w:val="1"/>
      <w:marLeft w:val="0"/>
      <w:marRight w:val="0"/>
      <w:marTop w:val="0"/>
      <w:marBottom w:val="0"/>
      <w:divBdr>
        <w:top w:val="none" w:sz="0" w:space="0" w:color="auto"/>
        <w:left w:val="none" w:sz="0" w:space="0" w:color="auto"/>
        <w:bottom w:val="none" w:sz="0" w:space="0" w:color="auto"/>
        <w:right w:val="none" w:sz="0" w:space="0" w:color="auto"/>
      </w:divBdr>
    </w:div>
    <w:div w:id="435950274">
      <w:bodyDiv w:val="1"/>
      <w:marLeft w:val="0"/>
      <w:marRight w:val="0"/>
      <w:marTop w:val="0"/>
      <w:marBottom w:val="0"/>
      <w:divBdr>
        <w:top w:val="none" w:sz="0" w:space="0" w:color="auto"/>
        <w:left w:val="none" w:sz="0" w:space="0" w:color="auto"/>
        <w:bottom w:val="none" w:sz="0" w:space="0" w:color="auto"/>
        <w:right w:val="none" w:sz="0" w:space="0" w:color="auto"/>
      </w:divBdr>
    </w:div>
    <w:div w:id="436409090">
      <w:bodyDiv w:val="1"/>
      <w:marLeft w:val="0"/>
      <w:marRight w:val="0"/>
      <w:marTop w:val="0"/>
      <w:marBottom w:val="0"/>
      <w:divBdr>
        <w:top w:val="none" w:sz="0" w:space="0" w:color="auto"/>
        <w:left w:val="none" w:sz="0" w:space="0" w:color="auto"/>
        <w:bottom w:val="none" w:sz="0" w:space="0" w:color="auto"/>
        <w:right w:val="none" w:sz="0" w:space="0" w:color="auto"/>
      </w:divBdr>
    </w:div>
    <w:div w:id="437600838">
      <w:bodyDiv w:val="1"/>
      <w:marLeft w:val="0"/>
      <w:marRight w:val="0"/>
      <w:marTop w:val="0"/>
      <w:marBottom w:val="0"/>
      <w:divBdr>
        <w:top w:val="none" w:sz="0" w:space="0" w:color="auto"/>
        <w:left w:val="none" w:sz="0" w:space="0" w:color="auto"/>
        <w:bottom w:val="none" w:sz="0" w:space="0" w:color="auto"/>
        <w:right w:val="none" w:sz="0" w:space="0" w:color="auto"/>
      </w:divBdr>
    </w:div>
    <w:div w:id="438646140">
      <w:bodyDiv w:val="1"/>
      <w:marLeft w:val="0"/>
      <w:marRight w:val="0"/>
      <w:marTop w:val="0"/>
      <w:marBottom w:val="0"/>
      <w:divBdr>
        <w:top w:val="none" w:sz="0" w:space="0" w:color="auto"/>
        <w:left w:val="none" w:sz="0" w:space="0" w:color="auto"/>
        <w:bottom w:val="none" w:sz="0" w:space="0" w:color="auto"/>
        <w:right w:val="none" w:sz="0" w:space="0" w:color="auto"/>
      </w:divBdr>
    </w:div>
    <w:div w:id="444692469">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46579669">
      <w:bodyDiv w:val="1"/>
      <w:marLeft w:val="0"/>
      <w:marRight w:val="0"/>
      <w:marTop w:val="0"/>
      <w:marBottom w:val="0"/>
      <w:divBdr>
        <w:top w:val="none" w:sz="0" w:space="0" w:color="auto"/>
        <w:left w:val="none" w:sz="0" w:space="0" w:color="auto"/>
        <w:bottom w:val="none" w:sz="0" w:space="0" w:color="auto"/>
        <w:right w:val="none" w:sz="0" w:space="0" w:color="auto"/>
      </w:divBdr>
    </w:div>
    <w:div w:id="447238005">
      <w:bodyDiv w:val="1"/>
      <w:marLeft w:val="0"/>
      <w:marRight w:val="0"/>
      <w:marTop w:val="0"/>
      <w:marBottom w:val="0"/>
      <w:divBdr>
        <w:top w:val="none" w:sz="0" w:space="0" w:color="auto"/>
        <w:left w:val="none" w:sz="0" w:space="0" w:color="auto"/>
        <w:bottom w:val="none" w:sz="0" w:space="0" w:color="auto"/>
        <w:right w:val="none" w:sz="0" w:space="0" w:color="auto"/>
      </w:divBdr>
    </w:div>
    <w:div w:id="447819653">
      <w:bodyDiv w:val="1"/>
      <w:marLeft w:val="0"/>
      <w:marRight w:val="0"/>
      <w:marTop w:val="0"/>
      <w:marBottom w:val="0"/>
      <w:divBdr>
        <w:top w:val="none" w:sz="0" w:space="0" w:color="auto"/>
        <w:left w:val="none" w:sz="0" w:space="0" w:color="auto"/>
        <w:bottom w:val="none" w:sz="0" w:space="0" w:color="auto"/>
        <w:right w:val="none" w:sz="0" w:space="0" w:color="auto"/>
      </w:divBdr>
    </w:div>
    <w:div w:id="450713590">
      <w:bodyDiv w:val="1"/>
      <w:marLeft w:val="0"/>
      <w:marRight w:val="0"/>
      <w:marTop w:val="0"/>
      <w:marBottom w:val="0"/>
      <w:divBdr>
        <w:top w:val="none" w:sz="0" w:space="0" w:color="auto"/>
        <w:left w:val="none" w:sz="0" w:space="0" w:color="auto"/>
        <w:bottom w:val="none" w:sz="0" w:space="0" w:color="auto"/>
        <w:right w:val="none" w:sz="0" w:space="0" w:color="auto"/>
      </w:divBdr>
    </w:div>
    <w:div w:id="451166871">
      <w:bodyDiv w:val="1"/>
      <w:marLeft w:val="0"/>
      <w:marRight w:val="0"/>
      <w:marTop w:val="0"/>
      <w:marBottom w:val="0"/>
      <w:divBdr>
        <w:top w:val="none" w:sz="0" w:space="0" w:color="auto"/>
        <w:left w:val="none" w:sz="0" w:space="0" w:color="auto"/>
        <w:bottom w:val="none" w:sz="0" w:space="0" w:color="auto"/>
        <w:right w:val="none" w:sz="0" w:space="0" w:color="auto"/>
      </w:divBdr>
    </w:div>
    <w:div w:id="451243576">
      <w:bodyDiv w:val="1"/>
      <w:marLeft w:val="0"/>
      <w:marRight w:val="0"/>
      <w:marTop w:val="0"/>
      <w:marBottom w:val="0"/>
      <w:divBdr>
        <w:top w:val="none" w:sz="0" w:space="0" w:color="auto"/>
        <w:left w:val="none" w:sz="0" w:space="0" w:color="auto"/>
        <w:bottom w:val="none" w:sz="0" w:space="0" w:color="auto"/>
        <w:right w:val="none" w:sz="0" w:space="0" w:color="auto"/>
      </w:divBdr>
    </w:div>
    <w:div w:id="451631104">
      <w:bodyDiv w:val="1"/>
      <w:marLeft w:val="0"/>
      <w:marRight w:val="0"/>
      <w:marTop w:val="0"/>
      <w:marBottom w:val="0"/>
      <w:divBdr>
        <w:top w:val="none" w:sz="0" w:space="0" w:color="auto"/>
        <w:left w:val="none" w:sz="0" w:space="0" w:color="auto"/>
        <w:bottom w:val="none" w:sz="0" w:space="0" w:color="auto"/>
        <w:right w:val="none" w:sz="0" w:space="0" w:color="auto"/>
      </w:divBdr>
    </w:div>
    <w:div w:id="457837795">
      <w:bodyDiv w:val="1"/>
      <w:marLeft w:val="0"/>
      <w:marRight w:val="0"/>
      <w:marTop w:val="0"/>
      <w:marBottom w:val="0"/>
      <w:divBdr>
        <w:top w:val="none" w:sz="0" w:space="0" w:color="auto"/>
        <w:left w:val="none" w:sz="0" w:space="0" w:color="auto"/>
        <w:bottom w:val="none" w:sz="0" w:space="0" w:color="auto"/>
        <w:right w:val="none" w:sz="0" w:space="0" w:color="auto"/>
      </w:divBdr>
    </w:div>
    <w:div w:id="462624982">
      <w:bodyDiv w:val="1"/>
      <w:marLeft w:val="0"/>
      <w:marRight w:val="0"/>
      <w:marTop w:val="0"/>
      <w:marBottom w:val="0"/>
      <w:divBdr>
        <w:top w:val="none" w:sz="0" w:space="0" w:color="auto"/>
        <w:left w:val="none" w:sz="0" w:space="0" w:color="auto"/>
        <w:bottom w:val="none" w:sz="0" w:space="0" w:color="auto"/>
        <w:right w:val="none" w:sz="0" w:space="0" w:color="auto"/>
      </w:divBdr>
    </w:div>
    <w:div w:id="463929722">
      <w:bodyDiv w:val="1"/>
      <w:marLeft w:val="0"/>
      <w:marRight w:val="0"/>
      <w:marTop w:val="0"/>
      <w:marBottom w:val="0"/>
      <w:divBdr>
        <w:top w:val="none" w:sz="0" w:space="0" w:color="auto"/>
        <w:left w:val="none" w:sz="0" w:space="0" w:color="auto"/>
        <w:bottom w:val="none" w:sz="0" w:space="0" w:color="auto"/>
        <w:right w:val="none" w:sz="0" w:space="0" w:color="auto"/>
      </w:divBdr>
    </w:div>
    <w:div w:id="464782354">
      <w:bodyDiv w:val="1"/>
      <w:marLeft w:val="0"/>
      <w:marRight w:val="0"/>
      <w:marTop w:val="0"/>
      <w:marBottom w:val="0"/>
      <w:divBdr>
        <w:top w:val="none" w:sz="0" w:space="0" w:color="auto"/>
        <w:left w:val="none" w:sz="0" w:space="0" w:color="auto"/>
        <w:bottom w:val="none" w:sz="0" w:space="0" w:color="auto"/>
        <w:right w:val="none" w:sz="0" w:space="0" w:color="auto"/>
      </w:divBdr>
    </w:div>
    <w:div w:id="471755836">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5342803">
      <w:bodyDiv w:val="1"/>
      <w:marLeft w:val="0"/>
      <w:marRight w:val="0"/>
      <w:marTop w:val="0"/>
      <w:marBottom w:val="0"/>
      <w:divBdr>
        <w:top w:val="none" w:sz="0" w:space="0" w:color="auto"/>
        <w:left w:val="none" w:sz="0" w:space="0" w:color="auto"/>
        <w:bottom w:val="none" w:sz="0" w:space="0" w:color="auto"/>
        <w:right w:val="none" w:sz="0" w:space="0" w:color="auto"/>
      </w:divBdr>
    </w:div>
    <w:div w:id="477378924">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479425383">
      <w:bodyDiv w:val="1"/>
      <w:marLeft w:val="0"/>
      <w:marRight w:val="0"/>
      <w:marTop w:val="0"/>
      <w:marBottom w:val="0"/>
      <w:divBdr>
        <w:top w:val="none" w:sz="0" w:space="0" w:color="auto"/>
        <w:left w:val="none" w:sz="0" w:space="0" w:color="auto"/>
        <w:bottom w:val="none" w:sz="0" w:space="0" w:color="auto"/>
        <w:right w:val="none" w:sz="0" w:space="0" w:color="auto"/>
      </w:divBdr>
    </w:div>
    <w:div w:id="482433345">
      <w:bodyDiv w:val="1"/>
      <w:marLeft w:val="0"/>
      <w:marRight w:val="0"/>
      <w:marTop w:val="0"/>
      <w:marBottom w:val="0"/>
      <w:divBdr>
        <w:top w:val="none" w:sz="0" w:space="0" w:color="auto"/>
        <w:left w:val="none" w:sz="0" w:space="0" w:color="auto"/>
        <w:bottom w:val="none" w:sz="0" w:space="0" w:color="auto"/>
        <w:right w:val="none" w:sz="0" w:space="0" w:color="auto"/>
      </w:divBdr>
    </w:div>
    <w:div w:id="482551254">
      <w:bodyDiv w:val="1"/>
      <w:marLeft w:val="0"/>
      <w:marRight w:val="0"/>
      <w:marTop w:val="0"/>
      <w:marBottom w:val="0"/>
      <w:divBdr>
        <w:top w:val="none" w:sz="0" w:space="0" w:color="auto"/>
        <w:left w:val="none" w:sz="0" w:space="0" w:color="auto"/>
        <w:bottom w:val="none" w:sz="0" w:space="0" w:color="auto"/>
        <w:right w:val="none" w:sz="0" w:space="0" w:color="auto"/>
      </w:divBdr>
    </w:div>
    <w:div w:id="484510961">
      <w:bodyDiv w:val="1"/>
      <w:marLeft w:val="0"/>
      <w:marRight w:val="0"/>
      <w:marTop w:val="0"/>
      <w:marBottom w:val="0"/>
      <w:divBdr>
        <w:top w:val="none" w:sz="0" w:space="0" w:color="auto"/>
        <w:left w:val="none" w:sz="0" w:space="0" w:color="auto"/>
        <w:bottom w:val="none" w:sz="0" w:space="0" w:color="auto"/>
        <w:right w:val="none" w:sz="0" w:space="0" w:color="auto"/>
      </w:divBdr>
    </w:div>
    <w:div w:id="486291322">
      <w:bodyDiv w:val="1"/>
      <w:marLeft w:val="0"/>
      <w:marRight w:val="0"/>
      <w:marTop w:val="0"/>
      <w:marBottom w:val="0"/>
      <w:divBdr>
        <w:top w:val="none" w:sz="0" w:space="0" w:color="auto"/>
        <w:left w:val="none" w:sz="0" w:space="0" w:color="auto"/>
        <w:bottom w:val="none" w:sz="0" w:space="0" w:color="auto"/>
        <w:right w:val="none" w:sz="0" w:space="0" w:color="auto"/>
      </w:divBdr>
    </w:div>
    <w:div w:id="486749746">
      <w:bodyDiv w:val="1"/>
      <w:marLeft w:val="0"/>
      <w:marRight w:val="0"/>
      <w:marTop w:val="0"/>
      <w:marBottom w:val="0"/>
      <w:divBdr>
        <w:top w:val="none" w:sz="0" w:space="0" w:color="auto"/>
        <w:left w:val="none" w:sz="0" w:space="0" w:color="auto"/>
        <w:bottom w:val="none" w:sz="0" w:space="0" w:color="auto"/>
        <w:right w:val="none" w:sz="0" w:space="0" w:color="auto"/>
      </w:divBdr>
    </w:div>
    <w:div w:id="492532625">
      <w:bodyDiv w:val="1"/>
      <w:marLeft w:val="0"/>
      <w:marRight w:val="0"/>
      <w:marTop w:val="0"/>
      <w:marBottom w:val="0"/>
      <w:divBdr>
        <w:top w:val="none" w:sz="0" w:space="0" w:color="auto"/>
        <w:left w:val="none" w:sz="0" w:space="0" w:color="auto"/>
        <w:bottom w:val="none" w:sz="0" w:space="0" w:color="auto"/>
        <w:right w:val="none" w:sz="0" w:space="0" w:color="auto"/>
      </w:divBdr>
    </w:div>
    <w:div w:id="497578848">
      <w:bodyDiv w:val="1"/>
      <w:marLeft w:val="0"/>
      <w:marRight w:val="0"/>
      <w:marTop w:val="0"/>
      <w:marBottom w:val="0"/>
      <w:divBdr>
        <w:top w:val="none" w:sz="0" w:space="0" w:color="auto"/>
        <w:left w:val="none" w:sz="0" w:space="0" w:color="auto"/>
        <w:bottom w:val="none" w:sz="0" w:space="0" w:color="auto"/>
        <w:right w:val="none" w:sz="0" w:space="0" w:color="auto"/>
      </w:divBdr>
    </w:div>
    <w:div w:id="498935214">
      <w:bodyDiv w:val="1"/>
      <w:marLeft w:val="0"/>
      <w:marRight w:val="0"/>
      <w:marTop w:val="0"/>
      <w:marBottom w:val="0"/>
      <w:divBdr>
        <w:top w:val="none" w:sz="0" w:space="0" w:color="auto"/>
        <w:left w:val="none" w:sz="0" w:space="0" w:color="auto"/>
        <w:bottom w:val="none" w:sz="0" w:space="0" w:color="auto"/>
        <w:right w:val="none" w:sz="0" w:space="0" w:color="auto"/>
      </w:divBdr>
    </w:div>
    <w:div w:id="500510345">
      <w:bodyDiv w:val="1"/>
      <w:marLeft w:val="0"/>
      <w:marRight w:val="0"/>
      <w:marTop w:val="0"/>
      <w:marBottom w:val="0"/>
      <w:divBdr>
        <w:top w:val="none" w:sz="0" w:space="0" w:color="auto"/>
        <w:left w:val="none" w:sz="0" w:space="0" w:color="auto"/>
        <w:bottom w:val="none" w:sz="0" w:space="0" w:color="auto"/>
        <w:right w:val="none" w:sz="0" w:space="0" w:color="auto"/>
      </w:divBdr>
    </w:div>
    <w:div w:id="506479467">
      <w:bodyDiv w:val="1"/>
      <w:marLeft w:val="0"/>
      <w:marRight w:val="0"/>
      <w:marTop w:val="0"/>
      <w:marBottom w:val="0"/>
      <w:divBdr>
        <w:top w:val="none" w:sz="0" w:space="0" w:color="auto"/>
        <w:left w:val="none" w:sz="0" w:space="0" w:color="auto"/>
        <w:bottom w:val="none" w:sz="0" w:space="0" w:color="auto"/>
        <w:right w:val="none" w:sz="0" w:space="0" w:color="auto"/>
      </w:divBdr>
    </w:div>
    <w:div w:id="512454656">
      <w:bodyDiv w:val="1"/>
      <w:marLeft w:val="0"/>
      <w:marRight w:val="0"/>
      <w:marTop w:val="0"/>
      <w:marBottom w:val="0"/>
      <w:divBdr>
        <w:top w:val="none" w:sz="0" w:space="0" w:color="auto"/>
        <w:left w:val="none" w:sz="0" w:space="0" w:color="auto"/>
        <w:bottom w:val="none" w:sz="0" w:space="0" w:color="auto"/>
        <w:right w:val="none" w:sz="0" w:space="0" w:color="auto"/>
      </w:divBdr>
    </w:div>
    <w:div w:id="513344817">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24170808">
      <w:bodyDiv w:val="1"/>
      <w:marLeft w:val="0"/>
      <w:marRight w:val="0"/>
      <w:marTop w:val="0"/>
      <w:marBottom w:val="0"/>
      <w:divBdr>
        <w:top w:val="none" w:sz="0" w:space="0" w:color="auto"/>
        <w:left w:val="none" w:sz="0" w:space="0" w:color="auto"/>
        <w:bottom w:val="none" w:sz="0" w:space="0" w:color="auto"/>
        <w:right w:val="none" w:sz="0" w:space="0" w:color="auto"/>
      </w:divBdr>
    </w:div>
    <w:div w:id="524253630">
      <w:bodyDiv w:val="1"/>
      <w:marLeft w:val="0"/>
      <w:marRight w:val="0"/>
      <w:marTop w:val="0"/>
      <w:marBottom w:val="0"/>
      <w:divBdr>
        <w:top w:val="none" w:sz="0" w:space="0" w:color="auto"/>
        <w:left w:val="none" w:sz="0" w:space="0" w:color="auto"/>
        <w:bottom w:val="none" w:sz="0" w:space="0" w:color="auto"/>
        <w:right w:val="none" w:sz="0" w:space="0" w:color="auto"/>
      </w:divBdr>
    </w:div>
    <w:div w:id="525214536">
      <w:bodyDiv w:val="1"/>
      <w:marLeft w:val="0"/>
      <w:marRight w:val="0"/>
      <w:marTop w:val="0"/>
      <w:marBottom w:val="0"/>
      <w:divBdr>
        <w:top w:val="none" w:sz="0" w:space="0" w:color="auto"/>
        <w:left w:val="none" w:sz="0" w:space="0" w:color="auto"/>
        <w:bottom w:val="none" w:sz="0" w:space="0" w:color="auto"/>
        <w:right w:val="none" w:sz="0" w:space="0" w:color="auto"/>
      </w:divBdr>
    </w:div>
    <w:div w:id="526336740">
      <w:bodyDiv w:val="1"/>
      <w:marLeft w:val="0"/>
      <w:marRight w:val="0"/>
      <w:marTop w:val="0"/>
      <w:marBottom w:val="0"/>
      <w:divBdr>
        <w:top w:val="none" w:sz="0" w:space="0" w:color="auto"/>
        <w:left w:val="none" w:sz="0" w:space="0" w:color="auto"/>
        <w:bottom w:val="none" w:sz="0" w:space="0" w:color="auto"/>
        <w:right w:val="none" w:sz="0" w:space="0" w:color="auto"/>
      </w:divBdr>
    </w:div>
    <w:div w:id="526607031">
      <w:bodyDiv w:val="1"/>
      <w:marLeft w:val="0"/>
      <w:marRight w:val="0"/>
      <w:marTop w:val="0"/>
      <w:marBottom w:val="0"/>
      <w:divBdr>
        <w:top w:val="none" w:sz="0" w:space="0" w:color="auto"/>
        <w:left w:val="none" w:sz="0" w:space="0" w:color="auto"/>
        <w:bottom w:val="none" w:sz="0" w:space="0" w:color="auto"/>
        <w:right w:val="none" w:sz="0" w:space="0" w:color="auto"/>
      </w:divBdr>
    </w:div>
    <w:div w:id="529688780">
      <w:bodyDiv w:val="1"/>
      <w:marLeft w:val="0"/>
      <w:marRight w:val="0"/>
      <w:marTop w:val="0"/>
      <w:marBottom w:val="0"/>
      <w:divBdr>
        <w:top w:val="none" w:sz="0" w:space="0" w:color="auto"/>
        <w:left w:val="none" w:sz="0" w:space="0" w:color="auto"/>
        <w:bottom w:val="none" w:sz="0" w:space="0" w:color="auto"/>
        <w:right w:val="none" w:sz="0" w:space="0" w:color="auto"/>
      </w:divBdr>
    </w:div>
    <w:div w:id="533469176">
      <w:bodyDiv w:val="1"/>
      <w:marLeft w:val="0"/>
      <w:marRight w:val="0"/>
      <w:marTop w:val="0"/>
      <w:marBottom w:val="0"/>
      <w:divBdr>
        <w:top w:val="none" w:sz="0" w:space="0" w:color="auto"/>
        <w:left w:val="none" w:sz="0" w:space="0" w:color="auto"/>
        <w:bottom w:val="none" w:sz="0" w:space="0" w:color="auto"/>
        <w:right w:val="none" w:sz="0" w:space="0" w:color="auto"/>
      </w:divBdr>
    </w:div>
    <w:div w:id="534122226">
      <w:bodyDiv w:val="1"/>
      <w:marLeft w:val="0"/>
      <w:marRight w:val="0"/>
      <w:marTop w:val="0"/>
      <w:marBottom w:val="0"/>
      <w:divBdr>
        <w:top w:val="none" w:sz="0" w:space="0" w:color="auto"/>
        <w:left w:val="none" w:sz="0" w:space="0" w:color="auto"/>
        <w:bottom w:val="none" w:sz="0" w:space="0" w:color="auto"/>
        <w:right w:val="none" w:sz="0" w:space="0" w:color="auto"/>
      </w:divBdr>
    </w:div>
    <w:div w:id="535847617">
      <w:bodyDiv w:val="1"/>
      <w:marLeft w:val="0"/>
      <w:marRight w:val="0"/>
      <w:marTop w:val="0"/>
      <w:marBottom w:val="0"/>
      <w:divBdr>
        <w:top w:val="none" w:sz="0" w:space="0" w:color="auto"/>
        <w:left w:val="none" w:sz="0" w:space="0" w:color="auto"/>
        <w:bottom w:val="none" w:sz="0" w:space="0" w:color="auto"/>
        <w:right w:val="none" w:sz="0" w:space="0" w:color="auto"/>
      </w:divBdr>
    </w:div>
    <w:div w:id="536701873">
      <w:bodyDiv w:val="1"/>
      <w:marLeft w:val="0"/>
      <w:marRight w:val="0"/>
      <w:marTop w:val="0"/>
      <w:marBottom w:val="0"/>
      <w:divBdr>
        <w:top w:val="none" w:sz="0" w:space="0" w:color="auto"/>
        <w:left w:val="none" w:sz="0" w:space="0" w:color="auto"/>
        <w:bottom w:val="none" w:sz="0" w:space="0" w:color="auto"/>
        <w:right w:val="none" w:sz="0" w:space="0" w:color="auto"/>
      </w:divBdr>
    </w:div>
    <w:div w:id="541408936">
      <w:bodyDiv w:val="1"/>
      <w:marLeft w:val="0"/>
      <w:marRight w:val="0"/>
      <w:marTop w:val="0"/>
      <w:marBottom w:val="0"/>
      <w:divBdr>
        <w:top w:val="none" w:sz="0" w:space="0" w:color="auto"/>
        <w:left w:val="none" w:sz="0" w:space="0" w:color="auto"/>
        <w:bottom w:val="none" w:sz="0" w:space="0" w:color="auto"/>
        <w:right w:val="none" w:sz="0" w:space="0" w:color="auto"/>
      </w:divBdr>
    </w:div>
    <w:div w:id="542442921">
      <w:bodyDiv w:val="1"/>
      <w:marLeft w:val="0"/>
      <w:marRight w:val="0"/>
      <w:marTop w:val="0"/>
      <w:marBottom w:val="0"/>
      <w:divBdr>
        <w:top w:val="none" w:sz="0" w:space="0" w:color="auto"/>
        <w:left w:val="none" w:sz="0" w:space="0" w:color="auto"/>
        <w:bottom w:val="none" w:sz="0" w:space="0" w:color="auto"/>
        <w:right w:val="none" w:sz="0" w:space="0" w:color="auto"/>
      </w:divBdr>
    </w:div>
    <w:div w:id="543757500">
      <w:bodyDiv w:val="1"/>
      <w:marLeft w:val="0"/>
      <w:marRight w:val="0"/>
      <w:marTop w:val="0"/>
      <w:marBottom w:val="0"/>
      <w:divBdr>
        <w:top w:val="none" w:sz="0" w:space="0" w:color="auto"/>
        <w:left w:val="none" w:sz="0" w:space="0" w:color="auto"/>
        <w:bottom w:val="none" w:sz="0" w:space="0" w:color="auto"/>
        <w:right w:val="none" w:sz="0" w:space="0" w:color="auto"/>
      </w:divBdr>
    </w:div>
    <w:div w:id="550699740">
      <w:bodyDiv w:val="1"/>
      <w:marLeft w:val="0"/>
      <w:marRight w:val="0"/>
      <w:marTop w:val="0"/>
      <w:marBottom w:val="0"/>
      <w:divBdr>
        <w:top w:val="none" w:sz="0" w:space="0" w:color="auto"/>
        <w:left w:val="none" w:sz="0" w:space="0" w:color="auto"/>
        <w:bottom w:val="none" w:sz="0" w:space="0" w:color="auto"/>
        <w:right w:val="none" w:sz="0" w:space="0" w:color="auto"/>
      </w:divBdr>
    </w:div>
    <w:div w:id="553741965">
      <w:bodyDiv w:val="1"/>
      <w:marLeft w:val="0"/>
      <w:marRight w:val="0"/>
      <w:marTop w:val="0"/>
      <w:marBottom w:val="0"/>
      <w:divBdr>
        <w:top w:val="none" w:sz="0" w:space="0" w:color="auto"/>
        <w:left w:val="none" w:sz="0" w:space="0" w:color="auto"/>
        <w:bottom w:val="none" w:sz="0" w:space="0" w:color="auto"/>
        <w:right w:val="none" w:sz="0" w:space="0" w:color="auto"/>
      </w:divBdr>
    </w:div>
    <w:div w:id="556163150">
      <w:bodyDiv w:val="1"/>
      <w:marLeft w:val="0"/>
      <w:marRight w:val="0"/>
      <w:marTop w:val="0"/>
      <w:marBottom w:val="0"/>
      <w:divBdr>
        <w:top w:val="none" w:sz="0" w:space="0" w:color="auto"/>
        <w:left w:val="none" w:sz="0" w:space="0" w:color="auto"/>
        <w:bottom w:val="none" w:sz="0" w:space="0" w:color="auto"/>
        <w:right w:val="none" w:sz="0" w:space="0" w:color="auto"/>
      </w:divBdr>
    </w:div>
    <w:div w:id="564073605">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71815075">
      <w:bodyDiv w:val="1"/>
      <w:marLeft w:val="0"/>
      <w:marRight w:val="0"/>
      <w:marTop w:val="0"/>
      <w:marBottom w:val="0"/>
      <w:divBdr>
        <w:top w:val="none" w:sz="0" w:space="0" w:color="auto"/>
        <w:left w:val="none" w:sz="0" w:space="0" w:color="auto"/>
        <w:bottom w:val="none" w:sz="0" w:space="0" w:color="auto"/>
        <w:right w:val="none" w:sz="0" w:space="0" w:color="auto"/>
      </w:divBdr>
    </w:div>
    <w:div w:id="583228973">
      <w:bodyDiv w:val="1"/>
      <w:marLeft w:val="0"/>
      <w:marRight w:val="0"/>
      <w:marTop w:val="0"/>
      <w:marBottom w:val="0"/>
      <w:divBdr>
        <w:top w:val="none" w:sz="0" w:space="0" w:color="auto"/>
        <w:left w:val="none" w:sz="0" w:space="0" w:color="auto"/>
        <w:bottom w:val="none" w:sz="0" w:space="0" w:color="auto"/>
        <w:right w:val="none" w:sz="0" w:space="0" w:color="auto"/>
      </w:divBdr>
    </w:div>
    <w:div w:id="583683076">
      <w:bodyDiv w:val="1"/>
      <w:marLeft w:val="0"/>
      <w:marRight w:val="0"/>
      <w:marTop w:val="0"/>
      <w:marBottom w:val="0"/>
      <w:divBdr>
        <w:top w:val="none" w:sz="0" w:space="0" w:color="auto"/>
        <w:left w:val="none" w:sz="0" w:space="0" w:color="auto"/>
        <w:bottom w:val="none" w:sz="0" w:space="0" w:color="auto"/>
        <w:right w:val="none" w:sz="0" w:space="0" w:color="auto"/>
      </w:divBdr>
    </w:div>
    <w:div w:id="583806889">
      <w:bodyDiv w:val="1"/>
      <w:marLeft w:val="0"/>
      <w:marRight w:val="0"/>
      <w:marTop w:val="0"/>
      <w:marBottom w:val="0"/>
      <w:divBdr>
        <w:top w:val="none" w:sz="0" w:space="0" w:color="auto"/>
        <w:left w:val="none" w:sz="0" w:space="0" w:color="auto"/>
        <w:bottom w:val="none" w:sz="0" w:space="0" w:color="auto"/>
        <w:right w:val="none" w:sz="0" w:space="0" w:color="auto"/>
      </w:divBdr>
    </w:div>
    <w:div w:id="584151588">
      <w:bodyDiv w:val="1"/>
      <w:marLeft w:val="0"/>
      <w:marRight w:val="0"/>
      <w:marTop w:val="0"/>
      <w:marBottom w:val="0"/>
      <w:divBdr>
        <w:top w:val="none" w:sz="0" w:space="0" w:color="auto"/>
        <w:left w:val="none" w:sz="0" w:space="0" w:color="auto"/>
        <w:bottom w:val="none" w:sz="0" w:space="0" w:color="auto"/>
        <w:right w:val="none" w:sz="0" w:space="0" w:color="auto"/>
      </w:divBdr>
    </w:div>
    <w:div w:id="585579928">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588929924">
      <w:bodyDiv w:val="1"/>
      <w:marLeft w:val="0"/>
      <w:marRight w:val="0"/>
      <w:marTop w:val="0"/>
      <w:marBottom w:val="0"/>
      <w:divBdr>
        <w:top w:val="none" w:sz="0" w:space="0" w:color="auto"/>
        <w:left w:val="none" w:sz="0" w:space="0" w:color="auto"/>
        <w:bottom w:val="none" w:sz="0" w:space="0" w:color="auto"/>
        <w:right w:val="none" w:sz="0" w:space="0" w:color="auto"/>
      </w:divBdr>
    </w:div>
    <w:div w:id="591740521">
      <w:bodyDiv w:val="1"/>
      <w:marLeft w:val="0"/>
      <w:marRight w:val="0"/>
      <w:marTop w:val="0"/>
      <w:marBottom w:val="0"/>
      <w:divBdr>
        <w:top w:val="none" w:sz="0" w:space="0" w:color="auto"/>
        <w:left w:val="none" w:sz="0" w:space="0" w:color="auto"/>
        <w:bottom w:val="none" w:sz="0" w:space="0" w:color="auto"/>
        <w:right w:val="none" w:sz="0" w:space="0" w:color="auto"/>
      </w:divBdr>
    </w:div>
    <w:div w:id="604657208">
      <w:bodyDiv w:val="1"/>
      <w:marLeft w:val="0"/>
      <w:marRight w:val="0"/>
      <w:marTop w:val="0"/>
      <w:marBottom w:val="0"/>
      <w:divBdr>
        <w:top w:val="none" w:sz="0" w:space="0" w:color="auto"/>
        <w:left w:val="none" w:sz="0" w:space="0" w:color="auto"/>
        <w:bottom w:val="none" w:sz="0" w:space="0" w:color="auto"/>
        <w:right w:val="none" w:sz="0" w:space="0" w:color="auto"/>
      </w:divBdr>
    </w:div>
    <w:div w:id="611128076">
      <w:bodyDiv w:val="1"/>
      <w:marLeft w:val="0"/>
      <w:marRight w:val="0"/>
      <w:marTop w:val="0"/>
      <w:marBottom w:val="0"/>
      <w:divBdr>
        <w:top w:val="none" w:sz="0" w:space="0" w:color="auto"/>
        <w:left w:val="none" w:sz="0" w:space="0" w:color="auto"/>
        <w:bottom w:val="none" w:sz="0" w:space="0" w:color="auto"/>
        <w:right w:val="none" w:sz="0" w:space="0" w:color="auto"/>
      </w:divBdr>
    </w:div>
    <w:div w:id="612245491">
      <w:bodyDiv w:val="1"/>
      <w:marLeft w:val="0"/>
      <w:marRight w:val="0"/>
      <w:marTop w:val="0"/>
      <w:marBottom w:val="0"/>
      <w:divBdr>
        <w:top w:val="none" w:sz="0" w:space="0" w:color="auto"/>
        <w:left w:val="none" w:sz="0" w:space="0" w:color="auto"/>
        <w:bottom w:val="none" w:sz="0" w:space="0" w:color="auto"/>
        <w:right w:val="none" w:sz="0" w:space="0" w:color="auto"/>
      </w:divBdr>
    </w:div>
    <w:div w:id="614409183">
      <w:bodyDiv w:val="1"/>
      <w:marLeft w:val="0"/>
      <w:marRight w:val="0"/>
      <w:marTop w:val="0"/>
      <w:marBottom w:val="0"/>
      <w:divBdr>
        <w:top w:val="none" w:sz="0" w:space="0" w:color="auto"/>
        <w:left w:val="none" w:sz="0" w:space="0" w:color="auto"/>
        <w:bottom w:val="none" w:sz="0" w:space="0" w:color="auto"/>
        <w:right w:val="none" w:sz="0" w:space="0" w:color="auto"/>
      </w:divBdr>
    </w:div>
    <w:div w:id="615136266">
      <w:bodyDiv w:val="1"/>
      <w:marLeft w:val="0"/>
      <w:marRight w:val="0"/>
      <w:marTop w:val="0"/>
      <w:marBottom w:val="0"/>
      <w:divBdr>
        <w:top w:val="none" w:sz="0" w:space="0" w:color="auto"/>
        <w:left w:val="none" w:sz="0" w:space="0" w:color="auto"/>
        <w:bottom w:val="none" w:sz="0" w:space="0" w:color="auto"/>
        <w:right w:val="none" w:sz="0" w:space="0" w:color="auto"/>
      </w:divBdr>
    </w:div>
    <w:div w:id="621305440">
      <w:bodyDiv w:val="1"/>
      <w:marLeft w:val="0"/>
      <w:marRight w:val="0"/>
      <w:marTop w:val="0"/>
      <w:marBottom w:val="0"/>
      <w:divBdr>
        <w:top w:val="none" w:sz="0" w:space="0" w:color="auto"/>
        <w:left w:val="none" w:sz="0" w:space="0" w:color="auto"/>
        <w:bottom w:val="none" w:sz="0" w:space="0" w:color="auto"/>
        <w:right w:val="none" w:sz="0" w:space="0" w:color="auto"/>
      </w:divBdr>
    </w:div>
    <w:div w:id="621502028">
      <w:bodyDiv w:val="1"/>
      <w:marLeft w:val="0"/>
      <w:marRight w:val="0"/>
      <w:marTop w:val="0"/>
      <w:marBottom w:val="0"/>
      <w:divBdr>
        <w:top w:val="none" w:sz="0" w:space="0" w:color="auto"/>
        <w:left w:val="none" w:sz="0" w:space="0" w:color="auto"/>
        <w:bottom w:val="none" w:sz="0" w:space="0" w:color="auto"/>
        <w:right w:val="none" w:sz="0" w:space="0" w:color="auto"/>
      </w:divBdr>
    </w:div>
    <w:div w:id="623729617">
      <w:bodyDiv w:val="1"/>
      <w:marLeft w:val="0"/>
      <w:marRight w:val="0"/>
      <w:marTop w:val="0"/>
      <w:marBottom w:val="0"/>
      <w:divBdr>
        <w:top w:val="none" w:sz="0" w:space="0" w:color="auto"/>
        <w:left w:val="none" w:sz="0" w:space="0" w:color="auto"/>
        <w:bottom w:val="none" w:sz="0" w:space="0" w:color="auto"/>
        <w:right w:val="none" w:sz="0" w:space="0" w:color="auto"/>
      </w:divBdr>
    </w:div>
    <w:div w:id="624777396">
      <w:bodyDiv w:val="1"/>
      <w:marLeft w:val="0"/>
      <w:marRight w:val="0"/>
      <w:marTop w:val="0"/>
      <w:marBottom w:val="0"/>
      <w:divBdr>
        <w:top w:val="none" w:sz="0" w:space="0" w:color="auto"/>
        <w:left w:val="none" w:sz="0" w:space="0" w:color="auto"/>
        <w:bottom w:val="none" w:sz="0" w:space="0" w:color="auto"/>
        <w:right w:val="none" w:sz="0" w:space="0" w:color="auto"/>
      </w:divBdr>
    </w:div>
    <w:div w:id="625040220">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33873878">
      <w:bodyDiv w:val="1"/>
      <w:marLeft w:val="0"/>
      <w:marRight w:val="0"/>
      <w:marTop w:val="0"/>
      <w:marBottom w:val="0"/>
      <w:divBdr>
        <w:top w:val="none" w:sz="0" w:space="0" w:color="auto"/>
        <w:left w:val="none" w:sz="0" w:space="0" w:color="auto"/>
        <w:bottom w:val="none" w:sz="0" w:space="0" w:color="auto"/>
        <w:right w:val="none" w:sz="0" w:space="0" w:color="auto"/>
      </w:divBdr>
    </w:div>
    <w:div w:id="634020829">
      <w:bodyDiv w:val="1"/>
      <w:marLeft w:val="0"/>
      <w:marRight w:val="0"/>
      <w:marTop w:val="0"/>
      <w:marBottom w:val="0"/>
      <w:divBdr>
        <w:top w:val="none" w:sz="0" w:space="0" w:color="auto"/>
        <w:left w:val="none" w:sz="0" w:space="0" w:color="auto"/>
        <w:bottom w:val="none" w:sz="0" w:space="0" w:color="auto"/>
        <w:right w:val="none" w:sz="0" w:space="0" w:color="auto"/>
      </w:divBdr>
    </w:div>
    <w:div w:id="641231727">
      <w:bodyDiv w:val="1"/>
      <w:marLeft w:val="0"/>
      <w:marRight w:val="0"/>
      <w:marTop w:val="0"/>
      <w:marBottom w:val="0"/>
      <w:divBdr>
        <w:top w:val="none" w:sz="0" w:space="0" w:color="auto"/>
        <w:left w:val="none" w:sz="0" w:space="0" w:color="auto"/>
        <w:bottom w:val="none" w:sz="0" w:space="0" w:color="auto"/>
        <w:right w:val="none" w:sz="0" w:space="0" w:color="auto"/>
      </w:divBdr>
    </w:div>
    <w:div w:id="643194062">
      <w:bodyDiv w:val="1"/>
      <w:marLeft w:val="0"/>
      <w:marRight w:val="0"/>
      <w:marTop w:val="0"/>
      <w:marBottom w:val="0"/>
      <w:divBdr>
        <w:top w:val="none" w:sz="0" w:space="0" w:color="auto"/>
        <w:left w:val="none" w:sz="0" w:space="0" w:color="auto"/>
        <w:bottom w:val="none" w:sz="0" w:space="0" w:color="auto"/>
        <w:right w:val="none" w:sz="0" w:space="0" w:color="auto"/>
      </w:divBdr>
    </w:div>
    <w:div w:id="644437276">
      <w:bodyDiv w:val="1"/>
      <w:marLeft w:val="0"/>
      <w:marRight w:val="0"/>
      <w:marTop w:val="0"/>
      <w:marBottom w:val="0"/>
      <w:divBdr>
        <w:top w:val="none" w:sz="0" w:space="0" w:color="auto"/>
        <w:left w:val="none" w:sz="0" w:space="0" w:color="auto"/>
        <w:bottom w:val="none" w:sz="0" w:space="0" w:color="auto"/>
        <w:right w:val="none" w:sz="0" w:space="0" w:color="auto"/>
      </w:divBdr>
    </w:div>
    <w:div w:id="648752838">
      <w:bodyDiv w:val="1"/>
      <w:marLeft w:val="0"/>
      <w:marRight w:val="0"/>
      <w:marTop w:val="0"/>
      <w:marBottom w:val="0"/>
      <w:divBdr>
        <w:top w:val="none" w:sz="0" w:space="0" w:color="auto"/>
        <w:left w:val="none" w:sz="0" w:space="0" w:color="auto"/>
        <w:bottom w:val="none" w:sz="0" w:space="0" w:color="auto"/>
        <w:right w:val="none" w:sz="0" w:space="0" w:color="auto"/>
      </w:divBdr>
    </w:div>
    <w:div w:id="649095686">
      <w:bodyDiv w:val="1"/>
      <w:marLeft w:val="0"/>
      <w:marRight w:val="0"/>
      <w:marTop w:val="0"/>
      <w:marBottom w:val="0"/>
      <w:divBdr>
        <w:top w:val="none" w:sz="0" w:space="0" w:color="auto"/>
        <w:left w:val="none" w:sz="0" w:space="0" w:color="auto"/>
        <w:bottom w:val="none" w:sz="0" w:space="0" w:color="auto"/>
        <w:right w:val="none" w:sz="0" w:space="0" w:color="auto"/>
      </w:divBdr>
    </w:div>
    <w:div w:id="650643286">
      <w:bodyDiv w:val="1"/>
      <w:marLeft w:val="0"/>
      <w:marRight w:val="0"/>
      <w:marTop w:val="0"/>
      <w:marBottom w:val="0"/>
      <w:divBdr>
        <w:top w:val="none" w:sz="0" w:space="0" w:color="auto"/>
        <w:left w:val="none" w:sz="0" w:space="0" w:color="auto"/>
        <w:bottom w:val="none" w:sz="0" w:space="0" w:color="auto"/>
        <w:right w:val="none" w:sz="0" w:space="0" w:color="auto"/>
      </w:divBdr>
    </w:div>
    <w:div w:id="653021841">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55959709">
      <w:bodyDiv w:val="1"/>
      <w:marLeft w:val="0"/>
      <w:marRight w:val="0"/>
      <w:marTop w:val="0"/>
      <w:marBottom w:val="0"/>
      <w:divBdr>
        <w:top w:val="none" w:sz="0" w:space="0" w:color="auto"/>
        <w:left w:val="none" w:sz="0" w:space="0" w:color="auto"/>
        <w:bottom w:val="none" w:sz="0" w:space="0" w:color="auto"/>
        <w:right w:val="none" w:sz="0" w:space="0" w:color="auto"/>
      </w:divBdr>
    </w:div>
    <w:div w:id="656763761">
      <w:bodyDiv w:val="1"/>
      <w:marLeft w:val="0"/>
      <w:marRight w:val="0"/>
      <w:marTop w:val="0"/>
      <w:marBottom w:val="0"/>
      <w:divBdr>
        <w:top w:val="none" w:sz="0" w:space="0" w:color="auto"/>
        <w:left w:val="none" w:sz="0" w:space="0" w:color="auto"/>
        <w:bottom w:val="none" w:sz="0" w:space="0" w:color="auto"/>
        <w:right w:val="none" w:sz="0" w:space="0" w:color="auto"/>
      </w:divBdr>
    </w:div>
    <w:div w:id="656884523">
      <w:bodyDiv w:val="1"/>
      <w:marLeft w:val="0"/>
      <w:marRight w:val="0"/>
      <w:marTop w:val="0"/>
      <w:marBottom w:val="0"/>
      <w:divBdr>
        <w:top w:val="none" w:sz="0" w:space="0" w:color="auto"/>
        <w:left w:val="none" w:sz="0" w:space="0" w:color="auto"/>
        <w:bottom w:val="none" w:sz="0" w:space="0" w:color="auto"/>
        <w:right w:val="none" w:sz="0" w:space="0" w:color="auto"/>
      </w:divBdr>
    </w:div>
    <w:div w:id="659234192">
      <w:bodyDiv w:val="1"/>
      <w:marLeft w:val="0"/>
      <w:marRight w:val="0"/>
      <w:marTop w:val="0"/>
      <w:marBottom w:val="0"/>
      <w:divBdr>
        <w:top w:val="none" w:sz="0" w:space="0" w:color="auto"/>
        <w:left w:val="none" w:sz="0" w:space="0" w:color="auto"/>
        <w:bottom w:val="none" w:sz="0" w:space="0" w:color="auto"/>
        <w:right w:val="none" w:sz="0" w:space="0" w:color="auto"/>
      </w:divBdr>
    </w:div>
    <w:div w:id="659848380">
      <w:bodyDiv w:val="1"/>
      <w:marLeft w:val="0"/>
      <w:marRight w:val="0"/>
      <w:marTop w:val="0"/>
      <w:marBottom w:val="0"/>
      <w:divBdr>
        <w:top w:val="none" w:sz="0" w:space="0" w:color="auto"/>
        <w:left w:val="none" w:sz="0" w:space="0" w:color="auto"/>
        <w:bottom w:val="none" w:sz="0" w:space="0" w:color="auto"/>
        <w:right w:val="none" w:sz="0" w:space="0" w:color="auto"/>
      </w:divBdr>
    </w:div>
    <w:div w:id="668287208">
      <w:bodyDiv w:val="1"/>
      <w:marLeft w:val="0"/>
      <w:marRight w:val="0"/>
      <w:marTop w:val="0"/>
      <w:marBottom w:val="0"/>
      <w:divBdr>
        <w:top w:val="none" w:sz="0" w:space="0" w:color="auto"/>
        <w:left w:val="none" w:sz="0" w:space="0" w:color="auto"/>
        <w:bottom w:val="none" w:sz="0" w:space="0" w:color="auto"/>
        <w:right w:val="none" w:sz="0" w:space="0" w:color="auto"/>
      </w:divBdr>
    </w:div>
    <w:div w:id="669211697">
      <w:bodyDiv w:val="1"/>
      <w:marLeft w:val="0"/>
      <w:marRight w:val="0"/>
      <w:marTop w:val="0"/>
      <w:marBottom w:val="0"/>
      <w:divBdr>
        <w:top w:val="none" w:sz="0" w:space="0" w:color="auto"/>
        <w:left w:val="none" w:sz="0" w:space="0" w:color="auto"/>
        <w:bottom w:val="none" w:sz="0" w:space="0" w:color="auto"/>
        <w:right w:val="none" w:sz="0" w:space="0" w:color="auto"/>
      </w:divBdr>
    </w:div>
    <w:div w:id="672879318">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5349214">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683439965">
      <w:bodyDiv w:val="1"/>
      <w:marLeft w:val="0"/>
      <w:marRight w:val="0"/>
      <w:marTop w:val="0"/>
      <w:marBottom w:val="0"/>
      <w:divBdr>
        <w:top w:val="none" w:sz="0" w:space="0" w:color="auto"/>
        <w:left w:val="none" w:sz="0" w:space="0" w:color="auto"/>
        <w:bottom w:val="none" w:sz="0" w:space="0" w:color="auto"/>
        <w:right w:val="none" w:sz="0" w:space="0" w:color="auto"/>
      </w:divBdr>
    </w:div>
    <w:div w:id="683895917">
      <w:bodyDiv w:val="1"/>
      <w:marLeft w:val="0"/>
      <w:marRight w:val="0"/>
      <w:marTop w:val="0"/>
      <w:marBottom w:val="0"/>
      <w:divBdr>
        <w:top w:val="none" w:sz="0" w:space="0" w:color="auto"/>
        <w:left w:val="none" w:sz="0" w:space="0" w:color="auto"/>
        <w:bottom w:val="none" w:sz="0" w:space="0" w:color="auto"/>
        <w:right w:val="none" w:sz="0" w:space="0" w:color="auto"/>
      </w:divBdr>
    </w:div>
    <w:div w:id="685207678">
      <w:bodyDiv w:val="1"/>
      <w:marLeft w:val="0"/>
      <w:marRight w:val="0"/>
      <w:marTop w:val="0"/>
      <w:marBottom w:val="0"/>
      <w:divBdr>
        <w:top w:val="none" w:sz="0" w:space="0" w:color="auto"/>
        <w:left w:val="none" w:sz="0" w:space="0" w:color="auto"/>
        <w:bottom w:val="none" w:sz="0" w:space="0" w:color="auto"/>
        <w:right w:val="none" w:sz="0" w:space="0" w:color="auto"/>
      </w:divBdr>
    </w:div>
    <w:div w:id="685719086">
      <w:bodyDiv w:val="1"/>
      <w:marLeft w:val="0"/>
      <w:marRight w:val="0"/>
      <w:marTop w:val="0"/>
      <w:marBottom w:val="0"/>
      <w:divBdr>
        <w:top w:val="none" w:sz="0" w:space="0" w:color="auto"/>
        <w:left w:val="none" w:sz="0" w:space="0" w:color="auto"/>
        <w:bottom w:val="none" w:sz="0" w:space="0" w:color="auto"/>
        <w:right w:val="none" w:sz="0" w:space="0" w:color="auto"/>
      </w:divBdr>
    </w:div>
    <w:div w:id="687486871">
      <w:bodyDiv w:val="1"/>
      <w:marLeft w:val="0"/>
      <w:marRight w:val="0"/>
      <w:marTop w:val="0"/>
      <w:marBottom w:val="0"/>
      <w:divBdr>
        <w:top w:val="none" w:sz="0" w:space="0" w:color="auto"/>
        <w:left w:val="none" w:sz="0" w:space="0" w:color="auto"/>
        <w:bottom w:val="none" w:sz="0" w:space="0" w:color="auto"/>
        <w:right w:val="none" w:sz="0" w:space="0" w:color="auto"/>
      </w:divBdr>
    </w:div>
    <w:div w:id="688457549">
      <w:bodyDiv w:val="1"/>
      <w:marLeft w:val="0"/>
      <w:marRight w:val="0"/>
      <w:marTop w:val="0"/>
      <w:marBottom w:val="0"/>
      <w:divBdr>
        <w:top w:val="none" w:sz="0" w:space="0" w:color="auto"/>
        <w:left w:val="none" w:sz="0" w:space="0" w:color="auto"/>
        <w:bottom w:val="none" w:sz="0" w:space="0" w:color="auto"/>
        <w:right w:val="none" w:sz="0" w:space="0" w:color="auto"/>
      </w:divBdr>
    </w:div>
    <w:div w:id="695429853">
      <w:bodyDiv w:val="1"/>
      <w:marLeft w:val="0"/>
      <w:marRight w:val="0"/>
      <w:marTop w:val="0"/>
      <w:marBottom w:val="0"/>
      <w:divBdr>
        <w:top w:val="none" w:sz="0" w:space="0" w:color="auto"/>
        <w:left w:val="none" w:sz="0" w:space="0" w:color="auto"/>
        <w:bottom w:val="none" w:sz="0" w:space="0" w:color="auto"/>
        <w:right w:val="none" w:sz="0" w:space="0" w:color="auto"/>
      </w:divBdr>
    </w:div>
    <w:div w:id="696001800">
      <w:bodyDiv w:val="1"/>
      <w:marLeft w:val="0"/>
      <w:marRight w:val="0"/>
      <w:marTop w:val="0"/>
      <w:marBottom w:val="0"/>
      <w:divBdr>
        <w:top w:val="none" w:sz="0" w:space="0" w:color="auto"/>
        <w:left w:val="none" w:sz="0" w:space="0" w:color="auto"/>
        <w:bottom w:val="none" w:sz="0" w:space="0" w:color="auto"/>
        <w:right w:val="none" w:sz="0" w:space="0" w:color="auto"/>
      </w:divBdr>
    </w:div>
    <w:div w:id="702751121">
      <w:bodyDiv w:val="1"/>
      <w:marLeft w:val="0"/>
      <w:marRight w:val="0"/>
      <w:marTop w:val="0"/>
      <w:marBottom w:val="0"/>
      <w:divBdr>
        <w:top w:val="none" w:sz="0" w:space="0" w:color="auto"/>
        <w:left w:val="none" w:sz="0" w:space="0" w:color="auto"/>
        <w:bottom w:val="none" w:sz="0" w:space="0" w:color="auto"/>
        <w:right w:val="none" w:sz="0" w:space="0" w:color="auto"/>
      </w:divBdr>
    </w:div>
    <w:div w:id="705569921">
      <w:bodyDiv w:val="1"/>
      <w:marLeft w:val="0"/>
      <w:marRight w:val="0"/>
      <w:marTop w:val="0"/>
      <w:marBottom w:val="0"/>
      <w:divBdr>
        <w:top w:val="none" w:sz="0" w:space="0" w:color="auto"/>
        <w:left w:val="none" w:sz="0" w:space="0" w:color="auto"/>
        <w:bottom w:val="none" w:sz="0" w:space="0" w:color="auto"/>
        <w:right w:val="none" w:sz="0" w:space="0" w:color="auto"/>
      </w:divBdr>
    </w:div>
    <w:div w:id="710619170">
      <w:bodyDiv w:val="1"/>
      <w:marLeft w:val="0"/>
      <w:marRight w:val="0"/>
      <w:marTop w:val="0"/>
      <w:marBottom w:val="0"/>
      <w:divBdr>
        <w:top w:val="none" w:sz="0" w:space="0" w:color="auto"/>
        <w:left w:val="none" w:sz="0" w:space="0" w:color="auto"/>
        <w:bottom w:val="none" w:sz="0" w:space="0" w:color="auto"/>
        <w:right w:val="none" w:sz="0" w:space="0" w:color="auto"/>
      </w:divBdr>
    </w:div>
    <w:div w:id="711031924">
      <w:bodyDiv w:val="1"/>
      <w:marLeft w:val="0"/>
      <w:marRight w:val="0"/>
      <w:marTop w:val="0"/>
      <w:marBottom w:val="0"/>
      <w:divBdr>
        <w:top w:val="none" w:sz="0" w:space="0" w:color="auto"/>
        <w:left w:val="none" w:sz="0" w:space="0" w:color="auto"/>
        <w:bottom w:val="none" w:sz="0" w:space="0" w:color="auto"/>
        <w:right w:val="none" w:sz="0" w:space="0" w:color="auto"/>
      </w:divBdr>
    </w:div>
    <w:div w:id="712581395">
      <w:bodyDiv w:val="1"/>
      <w:marLeft w:val="0"/>
      <w:marRight w:val="0"/>
      <w:marTop w:val="0"/>
      <w:marBottom w:val="0"/>
      <w:divBdr>
        <w:top w:val="none" w:sz="0" w:space="0" w:color="auto"/>
        <w:left w:val="none" w:sz="0" w:space="0" w:color="auto"/>
        <w:bottom w:val="none" w:sz="0" w:space="0" w:color="auto"/>
        <w:right w:val="none" w:sz="0" w:space="0" w:color="auto"/>
      </w:divBdr>
    </w:div>
    <w:div w:id="714619586">
      <w:bodyDiv w:val="1"/>
      <w:marLeft w:val="0"/>
      <w:marRight w:val="0"/>
      <w:marTop w:val="0"/>
      <w:marBottom w:val="0"/>
      <w:divBdr>
        <w:top w:val="none" w:sz="0" w:space="0" w:color="auto"/>
        <w:left w:val="none" w:sz="0" w:space="0" w:color="auto"/>
        <w:bottom w:val="none" w:sz="0" w:space="0" w:color="auto"/>
        <w:right w:val="none" w:sz="0" w:space="0" w:color="auto"/>
      </w:divBdr>
    </w:div>
    <w:div w:id="717122115">
      <w:bodyDiv w:val="1"/>
      <w:marLeft w:val="0"/>
      <w:marRight w:val="0"/>
      <w:marTop w:val="0"/>
      <w:marBottom w:val="0"/>
      <w:divBdr>
        <w:top w:val="none" w:sz="0" w:space="0" w:color="auto"/>
        <w:left w:val="none" w:sz="0" w:space="0" w:color="auto"/>
        <w:bottom w:val="none" w:sz="0" w:space="0" w:color="auto"/>
        <w:right w:val="none" w:sz="0" w:space="0" w:color="auto"/>
      </w:divBdr>
    </w:div>
    <w:div w:id="720250030">
      <w:bodyDiv w:val="1"/>
      <w:marLeft w:val="0"/>
      <w:marRight w:val="0"/>
      <w:marTop w:val="0"/>
      <w:marBottom w:val="0"/>
      <w:divBdr>
        <w:top w:val="none" w:sz="0" w:space="0" w:color="auto"/>
        <w:left w:val="none" w:sz="0" w:space="0" w:color="auto"/>
        <w:bottom w:val="none" w:sz="0" w:space="0" w:color="auto"/>
        <w:right w:val="none" w:sz="0" w:space="0" w:color="auto"/>
      </w:divBdr>
    </w:div>
    <w:div w:id="720330489">
      <w:bodyDiv w:val="1"/>
      <w:marLeft w:val="0"/>
      <w:marRight w:val="0"/>
      <w:marTop w:val="0"/>
      <w:marBottom w:val="0"/>
      <w:divBdr>
        <w:top w:val="none" w:sz="0" w:space="0" w:color="auto"/>
        <w:left w:val="none" w:sz="0" w:space="0" w:color="auto"/>
        <w:bottom w:val="none" w:sz="0" w:space="0" w:color="auto"/>
        <w:right w:val="none" w:sz="0" w:space="0" w:color="auto"/>
      </w:divBdr>
    </w:div>
    <w:div w:id="720860634">
      <w:bodyDiv w:val="1"/>
      <w:marLeft w:val="0"/>
      <w:marRight w:val="0"/>
      <w:marTop w:val="0"/>
      <w:marBottom w:val="0"/>
      <w:divBdr>
        <w:top w:val="none" w:sz="0" w:space="0" w:color="auto"/>
        <w:left w:val="none" w:sz="0" w:space="0" w:color="auto"/>
        <w:bottom w:val="none" w:sz="0" w:space="0" w:color="auto"/>
        <w:right w:val="none" w:sz="0" w:space="0" w:color="auto"/>
      </w:divBdr>
    </w:div>
    <w:div w:id="723604257">
      <w:bodyDiv w:val="1"/>
      <w:marLeft w:val="0"/>
      <w:marRight w:val="0"/>
      <w:marTop w:val="0"/>
      <w:marBottom w:val="0"/>
      <w:divBdr>
        <w:top w:val="none" w:sz="0" w:space="0" w:color="auto"/>
        <w:left w:val="none" w:sz="0" w:space="0" w:color="auto"/>
        <w:bottom w:val="none" w:sz="0" w:space="0" w:color="auto"/>
        <w:right w:val="none" w:sz="0" w:space="0" w:color="auto"/>
      </w:divBdr>
    </w:div>
    <w:div w:id="725450007">
      <w:bodyDiv w:val="1"/>
      <w:marLeft w:val="0"/>
      <w:marRight w:val="0"/>
      <w:marTop w:val="0"/>
      <w:marBottom w:val="0"/>
      <w:divBdr>
        <w:top w:val="none" w:sz="0" w:space="0" w:color="auto"/>
        <w:left w:val="none" w:sz="0" w:space="0" w:color="auto"/>
        <w:bottom w:val="none" w:sz="0" w:space="0" w:color="auto"/>
        <w:right w:val="none" w:sz="0" w:space="0" w:color="auto"/>
      </w:divBdr>
    </w:div>
    <w:div w:id="738752851">
      <w:bodyDiv w:val="1"/>
      <w:marLeft w:val="0"/>
      <w:marRight w:val="0"/>
      <w:marTop w:val="0"/>
      <w:marBottom w:val="0"/>
      <w:divBdr>
        <w:top w:val="none" w:sz="0" w:space="0" w:color="auto"/>
        <w:left w:val="none" w:sz="0" w:space="0" w:color="auto"/>
        <w:bottom w:val="none" w:sz="0" w:space="0" w:color="auto"/>
        <w:right w:val="none" w:sz="0" w:space="0" w:color="auto"/>
      </w:divBdr>
    </w:div>
    <w:div w:id="739134385">
      <w:bodyDiv w:val="1"/>
      <w:marLeft w:val="0"/>
      <w:marRight w:val="0"/>
      <w:marTop w:val="0"/>
      <w:marBottom w:val="0"/>
      <w:divBdr>
        <w:top w:val="none" w:sz="0" w:space="0" w:color="auto"/>
        <w:left w:val="none" w:sz="0" w:space="0" w:color="auto"/>
        <w:bottom w:val="none" w:sz="0" w:space="0" w:color="auto"/>
        <w:right w:val="none" w:sz="0" w:space="0" w:color="auto"/>
      </w:divBdr>
    </w:div>
    <w:div w:id="747463515">
      <w:bodyDiv w:val="1"/>
      <w:marLeft w:val="0"/>
      <w:marRight w:val="0"/>
      <w:marTop w:val="0"/>
      <w:marBottom w:val="0"/>
      <w:divBdr>
        <w:top w:val="none" w:sz="0" w:space="0" w:color="auto"/>
        <w:left w:val="none" w:sz="0" w:space="0" w:color="auto"/>
        <w:bottom w:val="none" w:sz="0" w:space="0" w:color="auto"/>
        <w:right w:val="none" w:sz="0" w:space="0" w:color="auto"/>
      </w:divBdr>
    </w:div>
    <w:div w:id="749742021">
      <w:bodyDiv w:val="1"/>
      <w:marLeft w:val="0"/>
      <w:marRight w:val="0"/>
      <w:marTop w:val="0"/>
      <w:marBottom w:val="0"/>
      <w:divBdr>
        <w:top w:val="none" w:sz="0" w:space="0" w:color="auto"/>
        <w:left w:val="none" w:sz="0" w:space="0" w:color="auto"/>
        <w:bottom w:val="none" w:sz="0" w:space="0" w:color="auto"/>
        <w:right w:val="none" w:sz="0" w:space="0" w:color="auto"/>
      </w:divBdr>
    </w:div>
    <w:div w:id="752510210">
      <w:bodyDiv w:val="1"/>
      <w:marLeft w:val="0"/>
      <w:marRight w:val="0"/>
      <w:marTop w:val="0"/>
      <w:marBottom w:val="0"/>
      <w:divBdr>
        <w:top w:val="none" w:sz="0" w:space="0" w:color="auto"/>
        <w:left w:val="none" w:sz="0" w:space="0" w:color="auto"/>
        <w:bottom w:val="none" w:sz="0" w:space="0" w:color="auto"/>
        <w:right w:val="none" w:sz="0" w:space="0" w:color="auto"/>
      </w:divBdr>
    </w:div>
    <w:div w:id="75598283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760298212">
      <w:bodyDiv w:val="1"/>
      <w:marLeft w:val="0"/>
      <w:marRight w:val="0"/>
      <w:marTop w:val="0"/>
      <w:marBottom w:val="0"/>
      <w:divBdr>
        <w:top w:val="none" w:sz="0" w:space="0" w:color="auto"/>
        <w:left w:val="none" w:sz="0" w:space="0" w:color="auto"/>
        <w:bottom w:val="none" w:sz="0" w:space="0" w:color="auto"/>
        <w:right w:val="none" w:sz="0" w:space="0" w:color="auto"/>
      </w:divBdr>
    </w:div>
    <w:div w:id="761880985">
      <w:bodyDiv w:val="1"/>
      <w:marLeft w:val="0"/>
      <w:marRight w:val="0"/>
      <w:marTop w:val="0"/>
      <w:marBottom w:val="0"/>
      <w:divBdr>
        <w:top w:val="none" w:sz="0" w:space="0" w:color="auto"/>
        <w:left w:val="none" w:sz="0" w:space="0" w:color="auto"/>
        <w:bottom w:val="none" w:sz="0" w:space="0" w:color="auto"/>
        <w:right w:val="none" w:sz="0" w:space="0" w:color="auto"/>
      </w:divBdr>
    </w:div>
    <w:div w:id="762994608">
      <w:bodyDiv w:val="1"/>
      <w:marLeft w:val="0"/>
      <w:marRight w:val="0"/>
      <w:marTop w:val="0"/>
      <w:marBottom w:val="0"/>
      <w:divBdr>
        <w:top w:val="none" w:sz="0" w:space="0" w:color="auto"/>
        <w:left w:val="none" w:sz="0" w:space="0" w:color="auto"/>
        <w:bottom w:val="none" w:sz="0" w:space="0" w:color="auto"/>
        <w:right w:val="none" w:sz="0" w:space="0" w:color="auto"/>
      </w:divBdr>
    </w:div>
    <w:div w:id="762998858">
      <w:bodyDiv w:val="1"/>
      <w:marLeft w:val="0"/>
      <w:marRight w:val="0"/>
      <w:marTop w:val="0"/>
      <w:marBottom w:val="0"/>
      <w:divBdr>
        <w:top w:val="none" w:sz="0" w:space="0" w:color="auto"/>
        <w:left w:val="none" w:sz="0" w:space="0" w:color="auto"/>
        <w:bottom w:val="none" w:sz="0" w:space="0" w:color="auto"/>
        <w:right w:val="none" w:sz="0" w:space="0" w:color="auto"/>
      </w:divBdr>
    </w:div>
    <w:div w:id="763652706">
      <w:bodyDiv w:val="1"/>
      <w:marLeft w:val="0"/>
      <w:marRight w:val="0"/>
      <w:marTop w:val="0"/>
      <w:marBottom w:val="0"/>
      <w:divBdr>
        <w:top w:val="none" w:sz="0" w:space="0" w:color="auto"/>
        <w:left w:val="none" w:sz="0" w:space="0" w:color="auto"/>
        <w:bottom w:val="none" w:sz="0" w:space="0" w:color="auto"/>
        <w:right w:val="none" w:sz="0" w:space="0" w:color="auto"/>
      </w:divBdr>
    </w:div>
    <w:div w:id="764573809">
      <w:bodyDiv w:val="1"/>
      <w:marLeft w:val="0"/>
      <w:marRight w:val="0"/>
      <w:marTop w:val="0"/>
      <w:marBottom w:val="0"/>
      <w:divBdr>
        <w:top w:val="none" w:sz="0" w:space="0" w:color="auto"/>
        <w:left w:val="none" w:sz="0" w:space="0" w:color="auto"/>
        <w:bottom w:val="none" w:sz="0" w:space="0" w:color="auto"/>
        <w:right w:val="none" w:sz="0" w:space="0" w:color="auto"/>
      </w:divBdr>
    </w:div>
    <w:div w:id="770392977">
      <w:bodyDiv w:val="1"/>
      <w:marLeft w:val="0"/>
      <w:marRight w:val="0"/>
      <w:marTop w:val="0"/>
      <w:marBottom w:val="0"/>
      <w:divBdr>
        <w:top w:val="none" w:sz="0" w:space="0" w:color="auto"/>
        <w:left w:val="none" w:sz="0" w:space="0" w:color="auto"/>
        <w:bottom w:val="none" w:sz="0" w:space="0" w:color="auto"/>
        <w:right w:val="none" w:sz="0" w:space="0" w:color="auto"/>
      </w:divBdr>
    </w:div>
    <w:div w:id="770508900">
      <w:bodyDiv w:val="1"/>
      <w:marLeft w:val="0"/>
      <w:marRight w:val="0"/>
      <w:marTop w:val="0"/>
      <w:marBottom w:val="0"/>
      <w:divBdr>
        <w:top w:val="none" w:sz="0" w:space="0" w:color="auto"/>
        <w:left w:val="none" w:sz="0" w:space="0" w:color="auto"/>
        <w:bottom w:val="none" w:sz="0" w:space="0" w:color="auto"/>
        <w:right w:val="none" w:sz="0" w:space="0" w:color="auto"/>
      </w:divBdr>
    </w:div>
    <w:div w:id="773208648">
      <w:bodyDiv w:val="1"/>
      <w:marLeft w:val="0"/>
      <w:marRight w:val="0"/>
      <w:marTop w:val="0"/>
      <w:marBottom w:val="0"/>
      <w:divBdr>
        <w:top w:val="none" w:sz="0" w:space="0" w:color="auto"/>
        <w:left w:val="none" w:sz="0" w:space="0" w:color="auto"/>
        <w:bottom w:val="none" w:sz="0" w:space="0" w:color="auto"/>
        <w:right w:val="none" w:sz="0" w:space="0" w:color="auto"/>
      </w:divBdr>
    </w:div>
    <w:div w:id="778913802">
      <w:bodyDiv w:val="1"/>
      <w:marLeft w:val="0"/>
      <w:marRight w:val="0"/>
      <w:marTop w:val="0"/>
      <w:marBottom w:val="0"/>
      <w:divBdr>
        <w:top w:val="none" w:sz="0" w:space="0" w:color="auto"/>
        <w:left w:val="none" w:sz="0" w:space="0" w:color="auto"/>
        <w:bottom w:val="none" w:sz="0" w:space="0" w:color="auto"/>
        <w:right w:val="none" w:sz="0" w:space="0" w:color="auto"/>
      </w:divBdr>
    </w:div>
    <w:div w:id="784615663">
      <w:bodyDiv w:val="1"/>
      <w:marLeft w:val="0"/>
      <w:marRight w:val="0"/>
      <w:marTop w:val="0"/>
      <w:marBottom w:val="0"/>
      <w:divBdr>
        <w:top w:val="none" w:sz="0" w:space="0" w:color="auto"/>
        <w:left w:val="none" w:sz="0" w:space="0" w:color="auto"/>
        <w:bottom w:val="none" w:sz="0" w:space="0" w:color="auto"/>
        <w:right w:val="none" w:sz="0" w:space="0" w:color="auto"/>
      </w:divBdr>
    </w:div>
    <w:div w:id="786583319">
      <w:bodyDiv w:val="1"/>
      <w:marLeft w:val="0"/>
      <w:marRight w:val="0"/>
      <w:marTop w:val="0"/>
      <w:marBottom w:val="0"/>
      <w:divBdr>
        <w:top w:val="none" w:sz="0" w:space="0" w:color="auto"/>
        <w:left w:val="none" w:sz="0" w:space="0" w:color="auto"/>
        <w:bottom w:val="none" w:sz="0" w:space="0" w:color="auto"/>
        <w:right w:val="none" w:sz="0" w:space="0" w:color="auto"/>
      </w:divBdr>
    </w:div>
    <w:div w:id="787360404">
      <w:bodyDiv w:val="1"/>
      <w:marLeft w:val="0"/>
      <w:marRight w:val="0"/>
      <w:marTop w:val="0"/>
      <w:marBottom w:val="0"/>
      <w:divBdr>
        <w:top w:val="none" w:sz="0" w:space="0" w:color="auto"/>
        <w:left w:val="none" w:sz="0" w:space="0" w:color="auto"/>
        <w:bottom w:val="none" w:sz="0" w:space="0" w:color="auto"/>
        <w:right w:val="none" w:sz="0" w:space="0" w:color="auto"/>
      </w:divBdr>
    </w:div>
    <w:div w:id="789978832">
      <w:bodyDiv w:val="1"/>
      <w:marLeft w:val="0"/>
      <w:marRight w:val="0"/>
      <w:marTop w:val="0"/>
      <w:marBottom w:val="0"/>
      <w:divBdr>
        <w:top w:val="none" w:sz="0" w:space="0" w:color="auto"/>
        <w:left w:val="none" w:sz="0" w:space="0" w:color="auto"/>
        <w:bottom w:val="none" w:sz="0" w:space="0" w:color="auto"/>
        <w:right w:val="none" w:sz="0" w:space="0" w:color="auto"/>
      </w:divBdr>
    </w:div>
    <w:div w:id="790513513">
      <w:bodyDiv w:val="1"/>
      <w:marLeft w:val="0"/>
      <w:marRight w:val="0"/>
      <w:marTop w:val="0"/>
      <w:marBottom w:val="0"/>
      <w:divBdr>
        <w:top w:val="none" w:sz="0" w:space="0" w:color="auto"/>
        <w:left w:val="none" w:sz="0" w:space="0" w:color="auto"/>
        <w:bottom w:val="none" w:sz="0" w:space="0" w:color="auto"/>
        <w:right w:val="none" w:sz="0" w:space="0" w:color="auto"/>
      </w:divBdr>
    </w:div>
    <w:div w:id="792594943">
      <w:bodyDiv w:val="1"/>
      <w:marLeft w:val="0"/>
      <w:marRight w:val="0"/>
      <w:marTop w:val="0"/>
      <w:marBottom w:val="0"/>
      <w:divBdr>
        <w:top w:val="none" w:sz="0" w:space="0" w:color="auto"/>
        <w:left w:val="none" w:sz="0" w:space="0" w:color="auto"/>
        <w:bottom w:val="none" w:sz="0" w:space="0" w:color="auto"/>
        <w:right w:val="none" w:sz="0" w:space="0" w:color="auto"/>
      </w:divBdr>
    </w:div>
    <w:div w:id="793449470">
      <w:bodyDiv w:val="1"/>
      <w:marLeft w:val="0"/>
      <w:marRight w:val="0"/>
      <w:marTop w:val="0"/>
      <w:marBottom w:val="0"/>
      <w:divBdr>
        <w:top w:val="none" w:sz="0" w:space="0" w:color="auto"/>
        <w:left w:val="none" w:sz="0" w:space="0" w:color="auto"/>
        <w:bottom w:val="none" w:sz="0" w:space="0" w:color="auto"/>
        <w:right w:val="none" w:sz="0" w:space="0" w:color="auto"/>
      </w:divBdr>
    </w:div>
    <w:div w:id="797141775">
      <w:bodyDiv w:val="1"/>
      <w:marLeft w:val="0"/>
      <w:marRight w:val="0"/>
      <w:marTop w:val="0"/>
      <w:marBottom w:val="0"/>
      <w:divBdr>
        <w:top w:val="none" w:sz="0" w:space="0" w:color="auto"/>
        <w:left w:val="none" w:sz="0" w:space="0" w:color="auto"/>
        <w:bottom w:val="none" w:sz="0" w:space="0" w:color="auto"/>
        <w:right w:val="none" w:sz="0" w:space="0" w:color="auto"/>
      </w:divBdr>
    </w:div>
    <w:div w:id="797770609">
      <w:bodyDiv w:val="1"/>
      <w:marLeft w:val="0"/>
      <w:marRight w:val="0"/>
      <w:marTop w:val="0"/>
      <w:marBottom w:val="0"/>
      <w:divBdr>
        <w:top w:val="none" w:sz="0" w:space="0" w:color="auto"/>
        <w:left w:val="none" w:sz="0" w:space="0" w:color="auto"/>
        <w:bottom w:val="none" w:sz="0" w:space="0" w:color="auto"/>
        <w:right w:val="none" w:sz="0" w:space="0" w:color="auto"/>
      </w:divBdr>
    </w:div>
    <w:div w:id="800152256">
      <w:bodyDiv w:val="1"/>
      <w:marLeft w:val="0"/>
      <w:marRight w:val="0"/>
      <w:marTop w:val="0"/>
      <w:marBottom w:val="0"/>
      <w:divBdr>
        <w:top w:val="none" w:sz="0" w:space="0" w:color="auto"/>
        <w:left w:val="none" w:sz="0" w:space="0" w:color="auto"/>
        <w:bottom w:val="none" w:sz="0" w:space="0" w:color="auto"/>
        <w:right w:val="none" w:sz="0" w:space="0" w:color="auto"/>
      </w:divBdr>
    </w:div>
    <w:div w:id="802385124">
      <w:bodyDiv w:val="1"/>
      <w:marLeft w:val="0"/>
      <w:marRight w:val="0"/>
      <w:marTop w:val="0"/>
      <w:marBottom w:val="0"/>
      <w:divBdr>
        <w:top w:val="none" w:sz="0" w:space="0" w:color="auto"/>
        <w:left w:val="none" w:sz="0" w:space="0" w:color="auto"/>
        <w:bottom w:val="none" w:sz="0" w:space="0" w:color="auto"/>
        <w:right w:val="none" w:sz="0" w:space="0" w:color="auto"/>
      </w:divBdr>
    </w:div>
    <w:div w:id="809053577">
      <w:bodyDiv w:val="1"/>
      <w:marLeft w:val="0"/>
      <w:marRight w:val="0"/>
      <w:marTop w:val="0"/>
      <w:marBottom w:val="0"/>
      <w:divBdr>
        <w:top w:val="none" w:sz="0" w:space="0" w:color="auto"/>
        <w:left w:val="none" w:sz="0" w:space="0" w:color="auto"/>
        <w:bottom w:val="none" w:sz="0" w:space="0" w:color="auto"/>
        <w:right w:val="none" w:sz="0" w:space="0" w:color="auto"/>
      </w:divBdr>
    </w:div>
    <w:div w:id="811826458">
      <w:bodyDiv w:val="1"/>
      <w:marLeft w:val="0"/>
      <w:marRight w:val="0"/>
      <w:marTop w:val="0"/>
      <w:marBottom w:val="0"/>
      <w:divBdr>
        <w:top w:val="none" w:sz="0" w:space="0" w:color="auto"/>
        <w:left w:val="none" w:sz="0" w:space="0" w:color="auto"/>
        <w:bottom w:val="none" w:sz="0" w:space="0" w:color="auto"/>
        <w:right w:val="none" w:sz="0" w:space="0" w:color="auto"/>
      </w:divBdr>
    </w:div>
    <w:div w:id="817917618">
      <w:bodyDiv w:val="1"/>
      <w:marLeft w:val="0"/>
      <w:marRight w:val="0"/>
      <w:marTop w:val="0"/>
      <w:marBottom w:val="0"/>
      <w:divBdr>
        <w:top w:val="none" w:sz="0" w:space="0" w:color="auto"/>
        <w:left w:val="none" w:sz="0" w:space="0" w:color="auto"/>
        <w:bottom w:val="none" w:sz="0" w:space="0" w:color="auto"/>
        <w:right w:val="none" w:sz="0" w:space="0" w:color="auto"/>
      </w:divBdr>
    </w:div>
    <w:div w:id="818962151">
      <w:bodyDiv w:val="1"/>
      <w:marLeft w:val="0"/>
      <w:marRight w:val="0"/>
      <w:marTop w:val="0"/>
      <w:marBottom w:val="0"/>
      <w:divBdr>
        <w:top w:val="none" w:sz="0" w:space="0" w:color="auto"/>
        <w:left w:val="none" w:sz="0" w:space="0" w:color="auto"/>
        <w:bottom w:val="none" w:sz="0" w:space="0" w:color="auto"/>
        <w:right w:val="none" w:sz="0" w:space="0" w:color="auto"/>
      </w:divBdr>
    </w:div>
    <w:div w:id="820583983">
      <w:bodyDiv w:val="1"/>
      <w:marLeft w:val="0"/>
      <w:marRight w:val="0"/>
      <w:marTop w:val="0"/>
      <w:marBottom w:val="0"/>
      <w:divBdr>
        <w:top w:val="none" w:sz="0" w:space="0" w:color="auto"/>
        <w:left w:val="none" w:sz="0" w:space="0" w:color="auto"/>
        <w:bottom w:val="none" w:sz="0" w:space="0" w:color="auto"/>
        <w:right w:val="none" w:sz="0" w:space="0" w:color="auto"/>
      </w:divBdr>
    </w:div>
    <w:div w:id="822936625">
      <w:bodyDiv w:val="1"/>
      <w:marLeft w:val="0"/>
      <w:marRight w:val="0"/>
      <w:marTop w:val="0"/>
      <w:marBottom w:val="0"/>
      <w:divBdr>
        <w:top w:val="none" w:sz="0" w:space="0" w:color="auto"/>
        <w:left w:val="none" w:sz="0" w:space="0" w:color="auto"/>
        <w:bottom w:val="none" w:sz="0" w:space="0" w:color="auto"/>
        <w:right w:val="none" w:sz="0" w:space="0" w:color="auto"/>
      </w:divBdr>
    </w:div>
    <w:div w:id="830877274">
      <w:bodyDiv w:val="1"/>
      <w:marLeft w:val="0"/>
      <w:marRight w:val="0"/>
      <w:marTop w:val="0"/>
      <w:marBottom w:val="0"/>
      <w:divBdr>
        <w:top w:val="none" w:sz="0" w:space="0" w:color="auto"/>
        <w:left w:val="none" w:sz="0" w:space="0" w:color="auto"/>
        <w:bottom w:val="none" w:sz="0" w:space="0" w:color="auto"/>
        <w:right w:val="none" w:sz="0" w:space="0" w:color="auto"/>
      </w:divBdr>
    </w:div>
    <w:div w:id="832993476">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33715610">
      <w:bodyDiv w:val="1"/>
      <w:marLeft w:val="0"/>
      <w:marRight w:val="0"/>
      <w:marTop w:val="0"/>
      <w:marBottom w:val="0"/>
      <w:divBdr>
        <w:top w:val="none" w:sz="0" w:space="0" w:color="auto"/>
        <w:left w:val="none" w:sz="0" w:space="0" w:color="auto"/>
        <w:bottom w:val="none" w:sz="0" w:space="0" w:color="auto"/>
        <w:right w:val="none" w:sz="0" w:space="0" w:color="auto"/>
      </w:divBdr>
    </w:div>
    <w:div w:id="838733520">
      <w:bodyDiv w:val="1"/>
      <w:marLeft w:val="0"/>
      <w:marRight w:val="0"/>
      <w:marTop w:val="0"/>
      <w:marBottom w:val="0"/>
      <w:divBdr>
        <w:top w:val="none" w:sz="0" w:space="0" w:color="auto"/>
        <w:left w:val="none" w:sz="0" w:space="0" w:color="auto"/>
        <w:bottom w:val="none" w:sz="0" w:space="0" w:color="auto"/>
        <w:right w:val="none" w:sz="0" w:space="0" w:color="auto"/>
      </w:divBdr>
    </w:div>
    <w:div w:id="844829229">
      <w:bodyDiv w:val="1"/>
      <w:marLeft w:val="0"/>
      <w:marRight w:val="0"/>
      <w:marTop w:val="0"/>
      <w:marBottom w:val="0"/>
      <w:divBdr>
        <w:top w:val="none" w:sz="0" w:space="0" w:color="auto"/>
        <w:left w:val="none" w:sz="0" w:space="0" w:color="auto"/>
        <w:bottom w:val="none" w:sz="0" w:space="0" w:color="auto"/>
        <w:right w:val="none" w:sz="0" w:space="0" w:color="auto"/>
      </w:divBdr>
    </w:div>
    <w:div w:id="845290275">
      <w:bodyDiv w:val="1"/>
      <w:marLeft w:val="0"/>
      <w:marRight w:val="0"/>
      <w:marTop w:val="0"/>
      <w:marBottom w:val="0"/>
      <w:divBdr>
        <w:top w:val="none" w:sz="0" w:space="0" w:color="auto"/>
        <w:left w:val="none" w:sz="0" w:space="0" w:color="auto"/>
        <w:bottom w:val="none" w:sz="0" w:space="0" w:color="auto"/>
        <w:right w:val="none" w:sz="0" w:space="0" w:color="auto"/>
      </w:divBdr>
    </w:div>
    <w:div w:id="845361796">
      <w:bodyDiv w:val="1"/>
      <w:marLeft w:val="0"/>
      <w:marRight w:val="0"/>
      <w:marTop w:val="0"/>
      <w:marBottom w:val="0"/>
      <w:divBdr>
        <w:top w:val="none" w:sz="0" w:space="0" w:color="auto"/>
        <w:left w:val="none" w:sz="0" w:space="0" w:color="auto"/>
        <w:bottom w:val="none" w:sz="0" w:space="0" w:color="auto"/>
        <w:right w:val="none" w:sz="0" w:space="0" w:color="auto"/>
      </w:divBdr>
    </w:div>
    <w:div w:id="846940270">
      <w:bodyDiv w:val="1"/>
      <w:marLeft w:val="0"/>
      <w:marRight w:val="0"/>
      <w:marTop w:val="0"/>
      <w:marBottom w:val="0"/>
      <w:divBdr>
        <w:top w:val="none" w:sz="0" w:space="0" w:color="auto"/>
        <w:left w:val="none" w:sz="0" w:space="0" w:color="auto"/>
        <w:bottom w:val="none" w:sz="0" w:space="0" w:color="auto"/>
        <w:right w:val="none" w:sz="0" w:space="0" w:color="auto"/>
      </w:divBdr>
    </w:div>
    <w:div w:id="847019306">
      <w:bodyDiv w:val="1"/>
      <w:marLeft w:val="0"/>
      <w:marRight w:val="0"/>
      <w:marTop w:val="0"/>
      <w:marBottom w:val="0"/>
      <w:divBdr>
        <w:top w:val="none" w:sz="0" w:space="0" w:color="auto"/>
        <w:left w:val="none" w:sz="0" w:space="0" w:color="auto"/>
        <w:bottom w:val="none" w:sz="0" w:space="0" w:color="auto"/>
        <w:right w:val="none" w:sz="0" w:space="0" w:color="auto"/>
      </w:divBdr>
    </w:div>
    <w:div w:id="849292932">
      <w:bodyDiv w:val="1"/>
      <w:marLeft w:val="0"/>
      <w:marRight w:val="0"/>
      <w:marTop w:val="0"/>
      <w:marBottom w:val="0"/>
      <w:divBdr>
        <w:top w:val="none" w:sz="0" w:space="0" w:color="auto"/>
        <w:left w:val="none" w:sz="0" w:space="0" w:color="auto"/>
        <w:bottom w:val="none" w:sz="0" w:space="0" w:color="auto"/>
        <w:right w:val="none" w:sz="0" w:space="0" w:color="auto"/>
      </w:divBdr>
    </w:div>
    <w:div w:id="850797655">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856311657">
      <w:bodyDiv w:val="1"/>
      <w:marLeft w:val="0"/>
      <w:marRight w:val="0"/>
      <w:marTop w:val="0"/>
      <w:marBottom w:val="0"/>
      <w:divBdr>
        <w:top w:val="none" w:sz="0" w:space="0" w:color="auto"/>
        <w:left w:val="none" w:sz="0" w:space="0" w:color="auto"/>
        <w:bottom w:val="none" w:sz="0" w:space="0" w:color="auto"/>
        <w:right w:val="none" w:sz="0" w:space="0" w:color="auto"/>
      </w:divBdr>
    </w:div>
    <w:div w:id="859777385">
      <w:bodyDiv w:val="1"/>
      <w:marLeft w:val="0"/>
      <w:marRight w:val="0"/>
      <w:marTop w:val="0"/>
      <w:marBottom w:val="0"/>
      <w:divBdr>
        <w:top w:val="none" w:sz="0" w:space="0" w:color="auto"/>
        <w:left w:val="none" w:sz="0" w:space="0" w:color="auto"/>
        <w:bottom w:val="none" w:sz="0" w:space="0" w:color="auto"/>
        <w:right w:val="none" w:sz="0" w:space="0" w:color="auto"/>
      </w:divBdr>
    </w:div>
    <w:div w:id="860900020">
      <w:bodyDiv w:val="1"/>
      <w:marLeft w:val="0"/>
      <w:marRight w:val="0"/>
      <w:marTop w:val="0"/>
      <w:marBottom w:val="0"/>
      <w:divBdr>
        <w:top w:val="none" w:sz="0" w:space="0" w:color="auto"/>
        <w:left w:val="none" w:sz="0" w:space="0" w:color="auto"/>
        <w:bottom w:val="none" w:sz="0" w:space="0" w:color="auto"/>
        <w:right w:val="none" w:sz="0" w:space="0" w:color="auto"/>
      </w:divBdr>
    </w:div>
    <w:div w:id="862716432">
      <w:bodyDiv w:val="1"/>
      <w:marLeft w:val="0"/>
      <w:marRight w:val="0"/>
      <w:marTop w:val="0"/>
      <w:marBottom w:val="0"/>
      <w:divBdr>
        <w:top w:val="none" w:sz="0" w:space="0" w:color="auto"/>
        <w:left w:val="none" w:sz="0" w:space="0" w:color="auto"/>
        <w:bottom w:val="none" w:sz="0" w:space="0" w:color="auto"/>
        <w:right w:val="none" w:sz="0" w:space="0" w:color="auto"/>
      </w:divBdr>
    </w:div>
    <w:div w:id="866017786">
      <w:bodyDiv w:val="1"/>
      <w:marLeft w:val="0"/>
      <w:marRight w:val="0"/>
      <w:marTop w:val="0"/>
      <w:marBottom w:val="0"/>
      <w:divBdr>
        <w:top w:val="none" w:sz="0" w:space="0" w:color="auto"/>
        <w:left w:val="none" w:sz="0" w:space="0" w:color="auto"/>
        <w:bottom w:val="none" w:sz="0" w:space="0" w:color="auto"/>
        <w:right w:val="none" w:sz="0" w:space="0" w:color="auto"/>
      </w:divBdr>
    </w:div>
    <w:div w:id="873036177">
      <w:bodyDiv w:val="1"/>
      <w:marLeft w:val="0"/>
      <w:marRight w:val="0"/>
      <w:marTop w:val="0"/>
      <w:marBottom w:val="0"/>
      <w:divBdr>
        <w:top w:val="none" w:sz="0" w:space="0" w:color="auto"/>
        <w:left w:val="none" w:sz="0" w:space="0" w:color="auto"/>
        <w:bottom w:val="none" w:sz="0" w:space="0" w:color="auto"/>
        <w:right w:val="none" w:sz="0" w:space="0" w:color="auto"/>
      </w:divBdr>
    </w:div>
    <w:div w:id="875318129">
      <w:bodyDiv w:val="1"/>
      <w:marLeft w:val="0"/>
      <w:marRight w:val="0"/>
      <w:marTop w:val="0"/>
      <w:marBottom w:val="0"/>
      <w:divBdr>
        <w:top w:val="none" w:sz="0" w:space="0" w:color="auto"/>
        <w:left w:val="none" w:sz="0" w:space="0" w:color="auto"/>
        <w:bottom w:val="none" w:sz="0" w:space="0" w:color="auto"/>
        <w:right w:val="none" w:sz="0" w:space="0" w:color="auto"/>
      </w:divBdr>
    </w:div>
    <w:div w:id="875851761">
      <w:bodyDiv w:val="1"/>
      <w:marLeft w:val="0"/>
      <w:marRight w:val="0"/>
      <w:marTop w:val="0"/>
      <w:marBottom w:val="0"/>
      <w:divBdr>
        <w:top w:val="none" w:sz="0" w:space="0" w:color="auto"/>
        <w:left w:val="none" w:sz="0" w:space="0" w:color="auto"/>
        <w:bottom w:val="none" w:sz="0" w:space="0" w:color="auto"/>
        <w:right w:val="none" w:sz="0" w:space="0" w:color="auto"/>
      </w:divBdr>
    </w:div>
    <w:div w:id="877551471">
      <w:bodyDiv w:val="1"/>
      <w:marLeft w:val="0"/>
      <w:marRight w:val="0"/>
      <w:marTop w:val="0"/>
      <w:marBottom w:val="0"/>
      <w:divBdr>
        <w:top w:val="none" w:sz="0" w:space="0" w:color="auto"/>
        <w:left w:val="none" w:sz="0" w:space="0" w:color="auto"/>
        <w:bottom w:val="none" w:sz="0" w:space="0" w:color="auto"/>
        <w:right w:val="none" w:sz="0" w:space="0" w:color="auto"/>
      </w:divBdr>
    </w:div>
    <w:div w:id="878666617">
      <w:bodyDiv w:val="1"/>
      <w:marLeft w:val="0"/>
      <w:marRight w:val="0"/>
      <w:marTop w:val="0"/>
      <w:marBottom w:val="0"/>
      <w:divBdr>
        <w:top w:val="none" w:sz="0" w:space="0" w:color="auto"/>
        <w:left w:val="none" w:sz="0" w:space="0" w:color="auto"/>
        <w:bottom w:val="none" w:sz="0" w:space="0" w:color="auto"/>
        <w:right w:val="none" w:sz="0" w:space="0" w:color="auto"/>
      </w:divBdr>
    </w:div>
    <w:div w:id="880363263">
      <w:bodyDiv w:val="1"/>
      <w:marLeft w:val="0"/>
      <w:marRight w:val="0"/>
      <w:marTop w:val="0"/>
      <w:marBottom w:val="0"/>
      <w:divBdr>
        <w:top w:val="none" w:sz="0" w:space="0" w:color="auto"/>
        <w:left w:val="none" w:sz="0" w:space="0" w:color="auto"/>
        <w:bottom w:val="none" w:sz="0" w:space="0" w:color="auto"/>
        <w:right w:val="none" w:sz="0" w:space="0" w:color="auto"/>
      </w:divBdr>
    </w:div>
    <w:div w:id="892273335">
      <w:bodyDiv w:val="1"/>
      <w:marLeft w:val="0"/>
      <w:marRight w:val="0"/>
      <w:marTop w:val="0"/>
      <w:marBottom w:val="0"/>
      <w:divBdr>
        <w:top w:val="none" w:sz="0" w:space="0" w:color="auto"/>
        <w:left w:val="none" w:sz="0" w:space="0" w:color="auto"/>
        <w:bottom w:val="none" w:sz="0" w:space="0" w:color="auto"/>
        <w:right w:val="none" w:sz="0" w:space="0" w:color="auto"/>
      </w:divBdr>
    </w:div>
    <w:div w:id="893857044">
      <w:bodyDiv w:val="1"/>
      <w:marLeft w:val="0"/>
      <w:marRight w:val="0"/>
      <w:marTop w:val="0"/>
      <w:marBottom w:val="0"/>
      <w:divBdr>
        <w:top w:val="none" w:sz="0" w:space="0" w:color="auto"/>
        <w:left w:val="none" w:sz="0" w:space="0" w:color="auto"/>
        <w:bottom w:val="none" w:sz="0" w:space="0" w:color="auto"/>
        <w:right w:val="none" w:sz="0" w:space="0" w:color="auto"/>
      </w:divBdr>
    </w:div>
    <w:div w:id="897277121">
      <w:bodyDiv w:val="1"/>
      <w:marLeft w:val="0"/>
      <w:marRight w:val="0"/>
      <w:marTop w:val="0"/>
      <w:marBottom w:val="0"/>
      <w:divBdr>
        <w:top w:val="none" w:sz="0" w:space="0" w:color="auto"/>
        <w:left w:val="none" w:sz="0" w:space="0" w:color="auto"/>
        <w:bottom w:val="none" w:sz="0" w:space="0" w:color="auto"/>
        <w:right w:val="none" w:sz="0" w:space="0" w:color="auto"/>
      </w:divBdr>
    </w:div>
    <w:div w:id="897471297">
      <w:bodyDiv w:val="1"/>
      <w:marLeft w:val="0"/>
      <w:marRight w:val="0"/>
      <w:marTop w:val="0"/>
      <w:marBottom w:val="0"/>
      <w:divBdr>
        <w:top w:val="none" w:sz="0" w:space="0" w:color="auto"/>
        <w:left w:val="none" w:sz="0" w:space="0" w:color="auto"/>
        <w:bottom w:val="none" w:sz="0" w:space="0" w:color="auto"/>
        <w:right w:val="none" w:sz="0" w:space="0" w:color="auto"/>
      </w:divBdr>
    </w:div>
    <w:div w:id="899442750">
      <w:bodyDiv w:val="1"/>
      <w:marLeft w:val="0"/>
      <w:marRight w:val="0"/>
      <w:marTop w:val="0"/>
      <w:marBottom w:val="0"/>
      <w:divBdr>
        <w:top w:val="none" w:sz="0" w:space="0" w:color="auto"/>
        <w:left w:val="none" w:sz="0" w:space="0" w:color="auto"/>
        <w:bottom w:val="none" w:sz="0" w:space="0" w:color="auto"/>
        <w:right w:val="none" w:sz="0" w:space="0" w:color="auto"/>
      </w:divBdr>
    </w:div>
    <w:div w:id="903637700">
      <w:bodyDiv w:val="1"/>
      <w:marLeft w:val="0"/>
      <w:marRight w:val="0"/>
      <w:marTop w:val="0"/>
      <w:marBottom w:val="0"/>
      <w:divBdr>
        <w:top w:val="none" w:sz="0" w:space="0" w:color="auto"/>
        <w:left w:val="none" w:sz="0" w:space="0" w:color="auto"/>
        <w:bottom w:val="none" w:sz="0" w:space="0" w:color="auto"/>
        <w:right w:val="none" w:sz="0" w:space="0" w:color="auto"/>
      </w:divBdr>
    </w:div>
    <w:div w:id="913200401">
      <w:bodyDiv w:val="1"/>
      <w:marLeft w:val="0"/>
      <w:marRight w:val="0"/>
      <w:marTop w:val="0"/>
      <w:marBottom w:val="0"/>
      <w:divBdr>
        <w:top w:val="none" w:sz="0" w:space="0" w:color="auto"/>
        <w:left w:val="none" w:sz="0" w:space="0" w:color="auto"/>
        <w:bottom w:val="none" w:sz="0" w:space="0" w:color="auto"/>
        <w:right w:val="none" w:sz="0" w:space="0" w:color="auto"/>
      </w:divBdr>
    </w:div>
    <w:div w:id="919601454">
      <w:bodyDiv w:val="1"/>
      <w:marLeft w:val="0"/>
      <w:marRight w:val="0"/>
      <w:marTop w:val="0"/>
      <w:marBottom w:val="0"/>
      <w:divBdr>
        <w:top w:val="none" w:sz="0" w:space="0" w:color="auto"/>
        <w:left w:val="none" w:sz="0" w:space="0" w:color="auto"/>
        <w:bottom w:val="none" w:sz="0" w:space="0" w:color="auto"/>
        <w:right w:val="none" w:sz="0" w:space="0" w:color="auto"/>
      </w:divBdr>
    </w:div>
    <w:div w:id="921108550">
      <w:bodyDiv w:val="1"/>
      <w:marLeft w:val="0"/>
      <w:marRight w:val="0"/>
      <w:marTop w:val="0"/>
      <w:marBottom w:val="0"/>
      <w:divBdr>
        <w:top w:val="none" w:sz="0" w:space="0" w:color="auto"/>
        <w:left w:val="none" w:sz="0" w:space="0" w:color="auto"/>
        <w:bottom w:val="none" w:sz="0" w:space="0" w:color="auto"/>
        <w:right w:val="none" w:sz="0" w:space="0" w:color="auto"/>
      </w:divBdr>
    </w:div>
    <w:div w:id="921989081">
      <w:bodyDiv w:val="1"/>
      <w:marLeft w:val="0"/>
      <w:marRight w:val="0"/>
      <w:marTop w:val="0"/>
      <w:marBottom w:val="0"/>
      <w:divBdr>
        <w:top w:val="none" w:sz="0" w:space="0" w:color="auto"/>
        <w:left w:val="none" w:sz="0" w:space="0" w:color="auto"/>
        <w:bottom w:val="none" w:sz="0" w:space="0" w:color="auto"/>
        <w:right w:val="none" w:sz="0" w:space="0" w:color="auto"/>
      </w:divBdr>
    </w:div>
    <w:div w:id="922185250">
      <w:bodyDiv w:val="1"/>
      <w:marLeft w:val="0"/>
      <w:marRight w:val="0"/>
      <w:marTop w:val="0"/>
      <w:marBottom w:val="0"/>
      <w:divBdr>
        <w:top w:val="none" w:sz="0" w:space="0" w:color="auto"/>
        <w:left w:val="none" w:sz="0" w:space="0" w:color="auto"/>
        <w:bottom w:val="none" w:sz="0" w:space="0" w:color="auto"/>
        <w:right w:val="none" w:sz="0" w:space="0" w:color="auto"/>
      </w:divBdr>
    </w:div>
    <w:div w:id="926965925">
      <w:bodyDiv w:val="1"/>
      <w:marLeft w:val="0"/>
      <w:marRight w:val="0"/>
      <w:marTop w:val="0"/>
      <w:marBottom w:val="0"/>
      <w:divBdr>
        <w:top w:val="none" w:sz="0" w:space="0" w:color="auto"/>
        <w:left w:val="none" w:sz="0" w:space="0" w:color="auto"/>
        <w:bottom w:val="none" w:sz="0" w:space="0" w:color="auto"/>
        <w:right w:val="none" w:sz="0" w:space="0" w:color="auto"/>
      </w:divBdr>
    </w:div>
    <w:div w:id="928393044">
      <w:bodyDiv w:val="1"/>
      <w:marLeft w:val="0"/>
      <w:marRight w:val="0"/>
      <w:marTop w:val="0"/>
      <w:marBottom w:val="0"/>
      <w:divBdr>
        <w:top w:val="none" w:sz="0" w:space="0" w:color="auto"/>
        <w:left w:val="none" w:sz="0" w:space="0" w:color="auto"/>
        <w:bottom w:val="none" w:sz="0" w:space="0" w:color="auto"/>
        <w:right w:val="none" w:sz="0" w:space="0" w:color="auto"/>
      </w:divBdr>
    </w:div>
    <w:div w:id="931820663">
      <w:bodyDiv w:val="1"/>
      <w:marLeft w:val="0"/>
      <w:marRight w:val="0"/>
      <w:marTop w:val="0"/>
      <w:marBottom w:val="0"/>
      <w:divBdr>
        <w:top w:val="none" w:sz="0" w:space="0" w:color="auto"/>
        <w:left w:val="none" w:sz="0" w:space="0" w:color="auto"/>
        <w:bottom w:val="none" w:sz="0" w:space="0" w:color="auto"/>
        <w:right w:val="none" w:sz="0" w:space="0" w:color="auto"/>
      </w:divBdr>
    </w:div>
    <w:div w:id="937522775">
      <w:bodyDiv w:val="1"/>
      <w:marLeft w:val="0"/>
      <w:marRight w:val="0"/>
      <w:marTop w:val="0"/>
      <w:marBottom w:val="0"/>
      <w:divBdr>
        <w:top w:val="none" w:sz="0" w:space="0" w:color="auto"/>
        <w:left w:val="none" w:sz="0" w:space="0" w:color="auto"/>
        <w:bottom w:val="none" w:sz="0" w:space="0" w:color="auto"/>
        <w:right w:val="none" w:sz="0" w:space="0" w:color="auto"/>
      </w:divBdr>
    </w:div>
    <w:div w:id="937910645">
      <w:bodyDiv w:val="1"/>
      <w:marLeft w:val="0"/>
      <w:marRight w:val="0"/>
      <w:marTop w:val="0"/>
      <w:marBottom w:val="0"/>
      <w:divBdr>
        <w:top w:val="none" w:sz="0" w:space="0" w:color="auto"/>
        <w:left w:val="none" w:sz="0" w:space="0" w:color="auto"/>
        <w:bottom w:val="none" w:sz="0" w:space="0" w:color="auto"/>
        <w:right w:val="none" w:sz="0" w:space="0" w:color="auto"/>
      </w:divBdr>
    </w:div>
    <w:div w:id="937980050">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2491753">
      <w:bodyDiv w:val="1"/>
      <w:marLeft w:val="0"/>
      <w:marRight w:val="0"/>
      <w:marTop w:val="0"/>
      <w:marBottom w:val="0"/>
      <w:divBdr>
        <w:top w:val="none" w:sz="0" w:space="0" w:color="auto"/>
        <w:left w:val="none" w:sz="0" w:space="0" w:color="auto"/>
        <w:bottom w:val="none" w:sz="0" w:space="0" w:color="auto"/>
        <w:right w:val="none" w:sz="0" w:space="0" w:color="auto"/>
      </w:divBdr>
    </w:div>
    <w:div w:id="945186937">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45892426">
      <w:bodyDiv w:val="1"/>
      <w:marLeft w:val="0"/>
      <w:marRight w:val="0"/>
      <w:marTop w:val="0"/>
      <w:marBottom w:val="0"/>
      <w:divBdr>
        <w:top w:val="none" w:sz="0" w:space="0" w:color="auto"/>
        <w:left w:val="none" w:sz="0" w:space="0" w:color="auto"/>
        <w:bottom w:val="none" w:sz="0" w:space="0" w:color="auto"/>
        <w:right w:val="none" w:sz="0" w:space="0" w:color="auto"/>
      </w:divBdr>
    </w:div>
    <w:div w:id="951933268">
      <w:bodyDiv w:val="1"/>
      <w:marLeft w:val="0"/>
      <w:marRight w:val="0"/>
      <w:marTop w:val="0"/>
      <w:marBottom w:val="0"/>
      <w:divBdr>
        <w:top w:val="none" w:sz="0" w:space="0" w:color="auto"/>
        <w:left w:val="none" w:sz="0" w:space="0" w:color="auto"/>
        <w:bottom w:val="none" w:sz="0" w:space="0" w:color="auto"/>
        <w:right w:val="none" w:sz="0" w:space="0" w:color="auto"/>
      </w:divBdr>
    </w:div>
    <w:div w:id="95259628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62344595">
      <w:bodyDiv w:val="1"/>
      <w:marLeft w:val="0"/>
      <w:marRight w:val="0"/>
      <w:marTop w:val="0"/>
      <w:marBottom w:val="0"/>
      <w:divBdr>
        <w:top w:val="none" w:sz="0" w:space="0" w:color="auto"/>
        <w:left w:val="none" w:sz="0" w:space="0" w:color="auto"/>
        <w:bottom w:val="none" w:sz="0" w:space="0" w:color="auto"/>
        <w:right w:val="none" w:sz="0" w:space="0" w:color="auto"/>
      </w:divBdr>
    </w:div>
    <w:div w:id="970867273">
      <w:bodyDiv w:val="1"/>
      <w:marLeft w:val="0"/>
      <w:marRight w:val="0"/>
      <w:marTop w:val="0"/>
      <w:marBottom w:val="0"/>
      <w:divBdr>
        <w:top w:val="none" w:sz="0" w:space="0" w:color="auto"/>
        <w:left w:val="none" w:sz="0" w:space="0" w:color="auto"/>
        <w:bottom w:val="none" w:sz="0" w:space="0" w:color="auto"/>
        <w:right w:val="none" w:sz="0" w:space="0" w:color="auto"/>
      </w:divBdr>
    </w:div>
    <w:div w:id="973945676">
      <w:bodyDiv w:val="1"/>
      <w:marLeft w:val="0"/>
      <w:marRight w:val="0"/>
      <w:marTop w:val="0"/>
      <w:marBottom w:val="0"/>
      <w:divBdr>
        <w:top w:val="none" w:sz="0" w:space="0" w:color="auto"/>
        <w:left w:val="none" w:sz="0" w:space="0" w:color="auto"/>
        <w:bottom w:val="none" w:sz="0" w:space="0" w:color="auto"/>
        <w:right w:val="none" w:sz="0" w:space="0" w:color="auto"/>
      </w:divBdr>
    </w:div>
    <w:div w:id="978878270">
      <w:bodyDiv w:val="1"/>
      <w:marLeft w:val="0"/>
      <w:marRight w:val="0"/>
      <w:marTop w:val="0"/>
      <w:marBottom w:val="0"/>
      <w:divBdr>
        <w:top w:val="none" w:sz="0" w:space="0" w:color="auto"/>
        <w:left w:val="none" w:sz="0" w:space="0" w:color="auto"/>
        <w:bottom w:val="none" w:sz="0" w:space="0" w:color="auto"/>
        <w:right w:val="none" w:sz="0" w:space="0" w:color="auto"/>
      </w:divBdr>
    </w:div>
    <w:div w:id="979044267">
      <w:bodyDiv w:val="1"/>
      <w:marLeft w:val="0"/>
      <w:marRight w:val="0"/>
      <w:marTop w:val="0"/>
      <w:marBottom w:val="0"/>
      <w:divBdr>
        <w:top w:val="none" w:sz="0" w:space="0" w:color="auto"/>
        <w:left w:val="none" w:sz="0" w:space="0" w:color="auto"/>
        <w:bottom w:val="none" w:sz="0" w:space="0" w:color="auto"/>
        <w:right w:val="none" w:sz="0" w:space="0" w:color="auto"/>
      </w:divBdr>
    </w:div>
    <w:div w:id="983001083">
      <w:bodyDiv w:val="1"/>
      <w:marLeft w:val="0"/>
      <w:marRight w:val="0"/>
      <w:marTop w:val="0"/>
      <w:marBottom w:val="0"/>
      <w:divBdr>
        <w:top w:val="none" w:sz="0" w:space="0" w:color="auto"/>
        <w:left w:val="none" w:sz="0" w:space="0" w:color="auto"/>
        <w:bottom w:val="none" w:sz="0" w:space="0" w:color="auto"/>
        <w:right w:val="none" w:sz="0" w:space="0" w:color="auto"/>
      </w:divBdr>
    </w:div>
    <w:div w:id="985475407">
      <w:bodyDiv w:val="1"/>
      <w:marLeft w:val="0"/>
      <w:marRight w:val="0"/>
      <w:marTop w:val="0"/>
      <w:marBottom w:val="0"/>
      <w:divBdr>
        <w:top w:val="none" w:sz="0" w:space="0" w:color="auto"/>
        <w:left w:val="none" w:sz="0" w:space="0" w:color="auto"/>
        <w:bottom w:val="none" w:sz="0" w:space="0" w:color="auto"/>
        <w:right w:val="none" w:sz="0" w:space="0" w:color="auto"/>
      </w:divBdr>
    </w:div>
    <w:div w:id="986930820">
      <w:bodyDiv w:val="1"/>
      <w:marLeft w:val="0"/>
      <w:marRight w:val="0"/>
      <w:marTop w:val="0"/>
      <w:marBottom w:val="0"/>
      <w:divBdr>
        <w:top w:val="none" w:sz="0" w:space="0" w:color="auto"/>
        <w:left w:val="none" w:sz="0" w:space="0" w:color="auto"/>
        <w:bottom w:val="none" w:sz="0" w:space="0" w:color="auto"/>
        <w:right w:val="none" w:sz="0" w:space="0" w:color="auto"/>
      </w:divBdr>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991249631">
      <w:bodyDiv w:val="1"/>
      <w:marLeft w:val="0"/>
      <w:marRight w:val="0"/>
      <w:marTop w:val="0"/>
      <w:marBottom w:val="0"/>
      <w:divBdr>
        <w:top w:val="none" w:sz="0" w:space="0" w:color="auto"/>
        <w:left w:val="none" w:sz="0" w:space="0" w:color="auto"/>
        <w:bottom w:val="none" w:sz="0" w:space="0" w:color="auto"/>
        <w:right w:val="none" w:sz="0" w:space="0" w:color="auto"/>
      </w:divBdr>
    </w:div>
    <w:div w:id="994184280">
      <w:bodyDiv w:val="1"/>
      <w:marLeft w:val="0"/>
      <w:marRight w:val="0"/>
      <w:marTop w:val="0"/>
      <w:marBottom w:val="0"/>
      <w:divBdr>
        <w:top w:val="none" w:sz="0" w:space="0" w:color="auto"/>
        <w:left w:val="none" w:sz="0" w:space="0" w:color="auto"/>
        <w:bottom w:val="none" w:sz="0" w:space="0" w:color="auto"/>
        <w:right w:val="none" w:sz="0" w:space="0" w:color="auto"/>
      </w:divBdr>
    </w:div>
    <w:div w:id="996156001">
      <w:bodyDiv w:val="1"/>
      <w:marLeft w:val="0"/>
      <w:marRight w:val="0"/>
      <w:marTop w:val="0"/>
      <w:marBottom w:val="0"/>
      <w:divBdr>
        <w:top w:val="none" w:sz="0" w:space="0" w:color="auto"/>
        <w:left w:val="none" w:sz="0" w:space="0" w:color="auto"/>
        <w:bottom w:val="none" w:sz="0" w:space="0" w:color="auto"/>
        <w:right w:val="none" w:sz="0" w:space="0" w:color="auto"/>
      </w:divBdr>
    </w:div>
    <w:div w:id="999502700">
      <w:bodyDiv w:val="1"/>
      <w:marLeft w:val="0"/>
      <w:marRight w:val="0"/>
      <w:marTop w:val="0"/>
      <w:marBottom w:val="0"/>
      <w:divBdr>
        <w:top w:val="none" w:sz="0" w:space="0" w:color="auto"/>
        <w:left w:val="none" w:sz="0" w:space="0" w:color="auto"/>
        <w:bottom w:val="none" w:sz="0" w:space="0" w:color="auto"/>
        <w:right w:val="none" w:sz="0" w:space="0" w:color="auto"/>
      </w:divBdr>
    </w:div>
    <w:div w:id="1001348246">
      <w:bodyDiv w:val="1"/>
      <w:marLeft w:val="0"/>
      <w:marRight w:val="0"/>
      <w:marTop w:val="0"/>
      <w:marBottom w:val="0"/>
      <w:divBdr>
        <w:top w:val="none" w:sz="0" w:space="0" w:color="auto"/>
        <w:left w:val="none" w:sz="0" w:space="0" w:color="auto"/>
        <w:bottom w:val="none" w:sz="0" w:space="0" w:color="auto"/>
        <w:right w:val="none" w:sz="0" w:space="0" w:color="auto"/>
      </w:divBdr>
    </w:div>
    <w:div w:id="1001591441">
      <w:bodyDiv w:val="1"/>
      <w:marLeft w:val="0"/>
      <w:marRight w:val="0"/>
      <w:marTop w:val="0"/>
      <w:marBottom w:val="0"/>
      <w:divBdr>
        <w:top w:val="none" w:sz="0" w:space="0" w:color="auto"/>
        <w:left w:val="none" w:sz="0" w:space="0" w:color="auto"/>
        <w:bottom w:val="none" w:sz="0" w:space="0" w:color="auto"/>
        <w:right w:val="none" w:sz="0" w:space="0" w:color="auto"/>
      </w:divBdr>
    </w:div>
    <w:div w:id="1001854263">
      <w:bodyDiv w:val="1"/>
      <w:marLeft w:val="0"/>
      <w:marRight w:val="0"/>
      <w:marTop w:val="0"/>
      <w:marBottom w:val="0"/>
      <w:divBdr>
        <w:top w:val="none" w:sz="0" w:space="0" w:color="auto"/>
        <w:left w:val="none" w:sz="0" w:space="0" w:color="auto"/>
        <w:bottom w:val="none" w:sz="0" w:space="0" w:color="auto"/>
        <w:right w:val="none" w:sz="0" w:space="0" w:color="auto"/>
      </w:divBdr>
    </w:div>
    <w:div w:id="1003822987">
      <w:bodyDiv w:val="1"/>
      <w:marLeft w:val="0"/>
      <w:marRight w:val="0"/>
      <w:marTop w:val="0"/>
      <w:marBottom w:val="0"/>
      <w:divBdr>
        <w:top w:val="none" w:sz="0" w:space="0" w:color="auto"/>
        <w:left w:val="none" w:sz="0" w:space="0" w:color="auto"/>
        <w:bottom w:val="none" w:sz="0" w:space="0" w:color="auto"/>
        <w:right w:val="none" w:sz="0" w:space="0" w:color="auto"/>
      </w:divBdr>
    </w:div>
    <w:div w:id="1006249707">
      <w:bodyDiv w:val="1"/>
      <w:marLeft w:val="0"/>
      <w:marRight w:val="0"/>
      <w:marTop w:val="0"/>
      <w:marBottom w:val="0"/>
      <w:divBdr>
        <w:top w:val="none" w:sz="0" w:space="0" w:color="auto"/>
        <w:left w:val="none" w:sz="0" w:space="0" w:color="auto"/>
        <w:bottom w:val="none" w:sz="0" w:space="0" w:color="auto"/>
        <w:right w:val="none" w:sz="0" w:space="0" w:color="auto"/>
      </w:divBdr>
    </w:div>
    <w:div w:id="1007438244">
      <w:bodyDiv w:val="1"/>
      <w:marLeft w:val="0"/>
      <w:marRight w:val="0"/>
      <w:marTop w:val="0"/>
      <w:marBottom w:val="0"/>
      <w:divBdr>
        <w:top w:val="none" w:sz="0" w:space="0" w:color="auto"/>
        <w:left w:val="none" w:sz="0" w:space="0" w:color="auto"/>
        <w:bottom w:val="none" w:sz="0" w:space="0" w:color="auto"/>
        <w:right w:val="none" w:sz="0" w:space="0" w:color="auto"/>
      </w:divBdr>
    </w:div>
    <w:div w:id="1008287468">
      <w:bodyDiv w:val="1"/>
      <w:marLeft w:val="0"/>
      <w:marRight w:val="0"/>
      <w:marTop w:val="0"/>
      <w:marBottom w:val="0"/>
      <w:divBdr>
        <w:top w:val="none" w:sz="0" w:space="0" w:color="auto"/>
        <w:left w:val="none" w:sz="0" w:space="0" w:color="auto"/>
        <w:bottom w:val="none" w:sz="0" w:space="0" w:color="auto"/>
        <w:right w:val="none" w:sz="0" w:space="0" w:color="auto"/>
      </w:divBdr>
    </w:div>
    <w:div w:id="1008602702">
      <w:bodyDiv w:val="1"/>
      <w:marLeft w:val="0"/>
      <w:marRight w:val="0"/>
      <w:marTop w:val="0"/>
      <w:marBottom w:val="0"/>
      <w:divBdr>
        <w:top w:val="none" w:sz="0" w:space="0" w:color="auto"/>
        <w:left w:val="none" w:sz="0" w:space="0" w:color="auto"/>
        <w:bottom w:val="none" w:sz="0" w:space="0" w:color="auto"/>
        <w:right w:val="none" w:sz="0" w:space="0" w:color="auto"/>
      </w:divBdr>
    </w:div>
    <w:div w:id="1010596834">
      <w:bodyDiv w:val="1"/>
      <w:marLeft w:val="0"/>
      <w:marRight w:val="0"/>
      <w:marTop w:val="0"/>
      <w:marBottom w:val="0"/>
      <w:divBdr>
        <w:top w:val="none" w:sz="0" w:space="0" w:color="auto"/>
        <w:left w:val="none" w:sz="0" w:space="0" w:color="auto"/>
        <w:bottom w:val="none" w:sz="0" w:space="0" w:color="auto"/>
        <w:right w:val="none" w:sz="0" w:space="0" w:color="auto"/>
      </w:divBdr>
    </w:div>
    <w:div w:id="1016424569">
      <w:bodyDiv w:val="1"/>
      <w:marLeft w:val="0"/>
      <w:marRight w:val="0"/>
      <w:marTop w:val="0"/>
      <w:marBottom w:val="0"/>
      <w:divBdr>
        <w:top w:val="none" w:sz="0" w:space="0" w:color="auto"/>
        <w:left w:val="none" w:sz="0" w:space="0" w:color="auto"/>
        <w:bottom w:val="none" w:sz="0" w:space="0" w:color="auto"/>
        <w:right w:val="none" w:sz="0" w:space="0" w:color="auto"/>
      </w:divBdr>
    </w:div>
    <w:div w:id="1017536319">
      <w:bodyDiv w:val="1"/>
      <w:marLeft w:val="0"/>
      <w:marRight w:val="0"/>
      <w:marTop w:val="0"/>
      <w:marBottom w:val="0"/>
      <w:divBdr>
        <w:top w:val="none" w:sz="0" w:space="0" w:color="auto"/>
        <w:left w:val="none" w:sz="0" w:space="0" w:color="auto"/>
        <w:bottom w:val="none" w:sz="0" w:space="0" w:color="auto"/>
        <w:right w:val="none" w:sz="0" w:space="0" w:color="auto"/>
      </w:divBdr>
    </w:div>
    <w:div w:id="1020476335">
      <w:bodyDiv w:val="1"/>
      <w:marLeft w:val="0"/>
      <w:marRight w:val="0"/>
      <w:marTop w:val="0"/>
      <w:marBottom w:val="0"/>
      <w:divBdr>
        <w:top w:val="none" w:sz="0" w:space="0" w:color="auto"/>
        <w:left w:val="none" w:sz="0" w:space="0" w:color="auto"/>
        <w:bottom w:val="none" w:sz="0" w:space="0" w:color="auto"/>
        <w:right w:val="none" w:sz="0" w:space="0" w:color="auto"/>
      </w:divBdr>
    </w:div>
    <w:div w:id="1021588850">
      <w:bodyDiv w:val="1"/>
      <w:marLeft w:val="0"/>
      <w:marRight w:val="0"/>
      <w:marTop w:val="0"/>
      <w:marBottom w:val="0"/>
      <w:divBdr>
        <w:top w:val="none" w:sz="0" w:space="0" w:color="auto"/>
        <w:left w:val="none" w:sz="0" w:space="0" w:color="auto"/>
        <w:bottom w:val="none" w:sz="0" w:space="0" w:color="auto"/>
        <w:right w:val="none" w:sz="0" w:space="0" w:color="auto"/>
      </w:divBdr>
    </w:div>
    <w:div w:id="1023745346">
      <w:bodyDiv w:val="1"/>
      <w:marLeft w:val="0"/>
      <w:marRight w:val="0"/>
      <w:marTop w:val="0"/>
      <w:marBottom w:val="0"/>
      <w:divBdr>
        <w:top w:val="none" w:sz="0" w:space="0" w:color="auto"/>
        <w:left w:val="none" w:sz="0" w:space="0" w:color="auto"/>
        <w:bottom w:val="none" w:sz="0" w:space="0" w:color="auto"/>
        <w:right w:val="none" w:sz="0" w:space="0" w:color="auto"/>
      </w:divBdr>
    </w:div>
    <w:div w:id="1030881942">
      <w:bodyDiv w:val="1"/>
      <w:marLeft w:val="0"/>
      <w:marRight w:val="0"/>
      <w:marTop w:val="0"/>
      <w:marBottom w:val="0"/>
      <w:divBdr>
        <w:top w:val="none" w:sz="0" w:space="0" w:color="auto"/>
        <w:left w:val="none" w:sz="0" w:space="0" w:color="auto"/>
        <w:bottom w:val="none" w:sz="0" w:space="0" w:color="auto"/>
        <w:right w:val="none" w:sz="0" w:space="0" w:color="auto"/>
      </w:divBdr>
    </w:div>
    <w:div w:id="1036929970">
      <w:bodyDiv w:val="1"/>
      <w:marLeft w:val="0"/>
      <w:marRight w:val="0"/>
      <w:marTop w:val="0"/>
      <w:marBottom w:val="0"/>
      <w:divBdr>
        <w:top w:val="none" w:sz="0" w:space="0" w:color="auto"/>
        <w:left w:val="none" w:sz="0" w:space="0" w:color="auto"/>
        <w:bottom w:val="none" w:sz="0" w:space="0" w:color="auto"/>
        <w:right w:val="none" w:sz="0" w:space="0" w:color="auto"/>
      </w:divBdr>
    </w:div>
    <w:div w:id="1037857363">
      <w:bodyDiv w:val="1"/>
      <w:marLeft w:val="0"/>
      <w:marRight w:val="0"/>
      <w:marTop w:val="0"/>
      <w:marBottom w:val="0"/>
      <w:divBdr>
        <w:top w:val="none" w:sz="0" w:space="0" w:color="auto"/>
        <w:left w:val="none" w:sz="0" w:space="0" w:color="auto"/>
        <w:bottom w:val="none" w:sz="0" w:space="0" w:color="auto"/>
        <w:right w:val="none" w:sz="0" w:space="0" w:color="auto"/>
      </w:divBdr>
    </w:div>
    <w:div w:id="1038626232">
      <w:bodyDiv w:val="1"/>
      <w:marLeft w:val="0"/>
      <w:marRight w:val="0"/>
      <w:marTop w:val="0"/>
      <w:marBottom w:val="0"/>
      <w:divBdr>
        <w:top w:val="none" w:sz="0" w:space="0" w:color="auto"/>
        <w:left w:val="none" w:sz="0" w:space="0" w:color="auto"/>
        <w:bottom w:val="none" w:sz="0" w:space="0" w:color="auto"/>
        <w:right w:val="none" w:sz="0" w:space="0" w:color="auto"/>
      </w:divBdr>
    </w:div>
    <w:div w:id="1039823625">
      <w:bodyDiv w:val="1"/>
      <w:marLeft w:val="0"/>
      <w:marRight w:val="0"/>
      <w:marTop w:val="0"/>
      <w:marBottom w:val="0"/>
      <w:divBdr>
        <w:top w:val="none" w:sz="0" w:space="0" w:color="auto"/>
        <w:left w:val="none" w:sz="0" w:space="0" w:color="auto"/>
        <w:bottom w:val="none" w:sz="0" w:space="0" w:color="auto"/>
        <w:right w:val="none" w:sz="0" w:space="0" w:color="auto"/>
      </w:divBdr>
    </w:div>
    <w:div w:id="1040326709">
      <w:bodyDiv w:val="1"/>
      <w:marLeft w:val="0"/>
      <w:marRight w:val="0"/>
      <w:marTop w:val="0"/>
      <w:marBottom w:val="0"/>
      <w:divBdr>
        <w:top w:val="none" w:sz="0" w:space="0" w:color="auto"/>
        <w:left w:val="none" w:sz="0" w:space="0" w:color="auto"/>
        <w:bottom w:val="none" w:sz="0" w:space="0" w:color="auto"/>
        <w:right w:val="none" w:sz="0" w:space="0" w:color="auto"/>
      </w:divBdr>
    </w:div>
    <w:div w:id="1041132762">
      <w:bodyDiv w:val="1"/>
      <w:marLeft w:val="0"/>
      <w:marRight w:val="0"/>
      <w:marTop w:val="0"/>
      <w:marBottom w:val="0"/>
      <w:divBdr>
        <w:top w:val="none" w:sz="0" w:space="0" w:color="auto"/>
        <w:left w:val="none" w:sz="0" w:space="0" w:color="auto"/>
        <w:bottom w:val="none" w:sz="0" w:space="0" w:color="auto"/>
        <w:right w:val="none" w:sz="0" w:space="0" w:color="auto"/>
      </w:divBdr>
    </w:div>
    <w:div w:id="1042482491">
      <w:bodyDiv w:val="1"/>
      <w:marLeft w:val="0"/>
      <w:marRight w:val="0"/>
      <w:marTop w:val="0"/>
      <w:marBottom w:val="0"/>
      <w:divBdr>
        <w:top w:val="none" w:sz="0" w:space="0" w:color="auto"/>
        <w:left w:val="none" w:sz="0" w:space="0" w:color="auto"/>
        <w:bottom w:val="none" w:sz="0" w:space="0" w:color="auto"/>
        <w:right w:val="none" w:sz="0" w:space="0" w:color="auto"/>
      </w:divBdr>
    </w:div>
    <w:div w:id="1043486453">
      <w:bodyDiv w:val="1"/>
      <w:marLeft w:val="0"/>
      <w:marRight w:val="0"/>
      <w:marTop w:val="0"/>
      <w:marBottom w:val="0"/>
      <w:divBdr>
        <w:top w:val="none" w:sz="0" w:space="0" w:color="auto"/>
        <w:left w:val="none" w:sz="0" w:space="0" w:color="auto"/>
        <w:bottom w:val="none" w:sz="0" w:space="0" w:color="auto"/>
        <w:right w:val="none" w:sz="0" w:space="0" w:color="auto"/>
      </w:divBdr>
    </w:div>
    <w:div w:id="1046413714">
      <w:bodyDiv w:val="1"/>
      <w:marLeft w:val="0"/>
      <w:marRight w:val="0"/>
      <w:marTop w:val="0"/>
      <w:marBottom w:val="0"/>
      <w:divBdr>
        <w:top w:val="none" w:sz="0" w:space="0" w:color="auto"/>
        <w:left w:val="none" w:sz="0" w:space="0" w:color="auto"/>
        <w:bottom w:val="none" w:sz="0" w:space="0" w:color="auto"/>
        <w:right w:val="none" w:sz="0" w:space="0" w:color="auto"/>
      </w:divBdr>
    </w:div>
    <w:div w:id="1046442387">
      <w:bodyDiv w:val="1"/>
      <w:marLeft w:val="0"/>
      <w:marRight w:val="0"/>
      <w:marTop w:val="0"/>
      <w:marBottom w:val="0"/>
      <w:divBdr>
        <w:top w:val="none" w:sz="0" w:space="0" w:color="auto"/>
        <w:left w:val="none" w:sz="0" w:space="0" w:color="auto"/>
        <w:bottom w:val="none" w:sz="0" w:space="0" w:color="auto"/>
        <w:right w:val="none" w:sz="0" w:space="0" w:color="auto"/>
      </w:divBdr>
    </w:div>
    <w:div w:id="1047536202">
      <w:bodyDiv w:val="1"/>
      <w:marLeft w:val="0"/>
      <w:marRight w:val="0"/>
      <w:marTop w:val="0"/>
      <w:marBottom w:val="0"/>
      <w:divBdr>
        <w:top w:val="none" w:sz="0" w:space="0" w:color="auto"/>
        <w:left w:val="none" w:sz="0" w:space="0" w:color="auto"/>
        <w:bottom w:val="none" w:sz="0" w:space="0" w:color="auto"/>
        <w:right w:val="none" w:sz="0" w:space="0" w:color="auto"/>
      </w:divBdr>
    </w:div>
    <w:div w:id="1047726914">
      <w:bodyDiv w:val="1"/>
      <w:marLeft w:val="0"/>
      <w:marRight w:val="0"/>
      <w:marTop w:val="0"/>
      <w:marBottom w:val="0"/>
      <w:divBdr>
        <w:top w:val="none" w:sz="0" w:space="0" w:color="auto"/>
        <w:left w:val="none" w:sz="0" w:space="0" w:color="auto"/>
        <w:bottom w:val="none" w:sz="0" w:space="0" w:color="auto"/>
        <w:right w:val="none" w:sz="0" w:space="0" w:color="auto"/>
      </w:divBdr>
    </w:div>
    <w:div w:id="1048994466">
      <w:bodyDiv w:val="1"/>
      <w:marLeft w:val="0"/>
      <w:marRight w:val="0"/>
      <w:marTop w:val="0"/>
      <w:marBottom w:val="0"/>
      <w:divBdr>
        <w:top w:val="none" w:sz="0" w:space="0" w:color="auto"/>
        <w:left w:val="none" w:sz="0" w:space="0" w:color="auto"/>
        <w:bottom w:val="none" w:sz="0" w:space="0" w:color="auto"/>
        <w:right w:val="none" w:sz="0" w:space="0" w:color="auto"/>
      </w:divBdr>
    </w:div>
    <w:div w:id="1050223895">
      <w:bodyDiv w:val="1"/>
      <w:marLeft w:val="0"/>
      <w:marRight w:val="0"/>
      <w:marTop w:val="0"/>
      <w:marBottom w:val="0"/>
      <w:divBdr>
        <w:top w:val="none" w:sz="0" w:space="0" w:color="auto"/>
        <w:left w:val="none" w:sz="0" w:space="0" w:color="auto"/>
        <w:bottom w:val="none" w:sz="0" w:space="0" w:color="auto"/>
        <w:right w:val="none" w:sz="0" w:space="0" w:color="auto"/>
      </w:divBdr>
    </w:div>
    <w:div w:id="1054819027">
      <w:bodyDiv w:val="1"/>
      <w:marLeft w:val="0"/>
      <w:marRight w:val="0"/>
      <w:marTop w:val="0"/>
      <w:marBottom w:val="0"/>
      <w:divBdr>
        <w:top w:val="none" w:sz="0" w:space="0" w:color="auto"/>
        <w:left w:val="none" w:sz="0" w:space="0" w:color="auto"/>
        <w:bottom w:val="none" w:sz="0" w:space="0" w:color="auto"/>
        <w:right w:val="none" w:sz="0" w:space="0" w:color="auto"/>
      </w:divBdr>
    </w:div>
    <w:div w:id="1054933434">
      <w:bodyDiv w:val="1"/>
      <w:marLeft w:val="0"/>
      <w:marRight w:val="0"/>
      <w:marTop w:val="0"/>
      <w:marBottom w:val="0"/>
      <w:divBdr>
        <w:top w:val="none" w:sz="0" w:space="0" w:color="auto"/>
        <w:left w:val="none" w:sz="0" w:space="0" w:color="auto"/>
        <w:bottom w:val="none" w:sz="0" w:space="0" w:color="auto"/>
        <w:right w:val="none" w:sz="0" w:space="0" w:color="auto"/>
      </w:divBdr>
    </w:div>
    <w:div w:id="1056315672">
      <w:bodyDiv w:val="1"/>
      <w:marLeft w:val="0"/>
      <w:marRight w:val="0"/>
      <w:marTop w:val="0"/>
      <w:marBottom w:val="0"/>
      <w:divBdr>
        <w:top w:val="none" w:sz="0" w:space="0" w:color="auto"/>
        <w:left w:val="none" w:sz="0" w:space="0" w:color="auto"/>
        <w:bottom w:val="none" w:sz="0" w:space="0" w:color="auto"/>
        <w:right w:val="none" w:sz="0" w:space="0" w:color="auto"/>
      </w:divBdr>
    </w:div>
    <w:div w:id="1058363663">
      <w:bodyDiv w:val="1"/>
      <w:marLeft w:val="0"/>
      <w:marRight w:val="0"/>
      <w:marTop w:val="0"/>
      <w:marBottom w:val="0"/>
      <w:divBdr>
        <w:top w:val="none" w:sz="0" w:space="0" w:color="auto"/>
        <w:left w:val="none" w:sz="0" w:space="0" w:color="auto"/>
        <w:bottom w:val="none" w:sz="0" w:space="0" w:color="auto"/>
        <w:right w:val="none" w:sz="0" w:space="0" w:color="auto"/>
      </w:divBdr>
    </w:div>
    <w:div w:id="1058549702">
      <w:bodyDiv w:val="1"/>
      <w:marLeft w:val="0"/>
      <w:marRight w:val="0"/>
      <w:marTop w:val="0"/>
      <w:marBottom w:val="0"/>
      <w:divBdr>
        <w:top w:val="none" w:sz="0" w:space="0" w:color="auto"/>
        <w:left w:val="none" w:sz="0" w:space="0" w:color="auto"/>
        <w:bottom w:val="none" w:sz="0" w:space="0" w:color="auto"/>
        <w:right w:val="none" w:sz="0" w:space="0" w:color="auto"/>
      </w:divBdr>
    </w:div>
    <w:div w:id="1063598906">
      <w:bodyDiv w:val="1"/>
      <w:marLeft w:val="0"/>
      <w:marRight w:val="0"/>
      <w:marTop w:val="0"/>
      <w:marBottom w:val="0"/>
      <w:divBdr>
        <w:top w:val="none" w:sz="0" w:space="0" w:color="auto"/>
        <w:left w:val="none" w:sz="0" w:space="0" w:color="auto"/>
        <w:bottom w:val="none" w:sz="0" w:space="0" w:color="auto"/>
        <w:right w:val="none" w:sz="0" w:space="0" w:color="auto"/>
      </w:divBdr>
    </w:div>
    <w:div w:id="1063914779">
      <w:bodyDiv w:val="1"/>
      <w:marLeft w:val="0"/>
      <w:marRight w:val="0"/>
      <w:marTop w:val="0"/>
      <w:marBottom w:val="0"/>
      <w:divBdr>
        <w:top w:val="none" w:sz="0" w:space="0" w:color="auto"/>
        <w:left w:val="none" w:sz="0" w:space="0" w:color="auto"/>
        <w:bottom w:val="none" w:sz="0" w:space="0" w:color="auto"/>
        <w:right w:val="none" w:sz="0" w:space="0" w:color="auto"/>
      </w:divBdr>
    </w:div>
    <w:div w:id="1064328890">
      <w:bodyDiv w:val="1"/>
      <w:marLeft w:val="0"/>
      <w:marRight w:val="0"/>
      <w:marTop w:val="0"/>
      <w:marBottom w:val="0"/>
      <w:divBdr>
        <w:top w:val="none" w:sz="0" w:space="0" w:color="auto"/>
        <w:left w:val="none" w:sz="0" w:space="0" w:color="auto"/>
        <w:bottom w:val="none" w:sz="0" w:space="0" w:color="auto"/>
        <w:right w:val="none" w:sz="0" w:space="0" w:color="auto"/>
      </w:divBdr>
    </w:div>
    <w:div w:id="1070494190">
      <w:bodyDiv w:val="1"/>
      <w:marLeft w:val="0"/>
      <w:marRight w:val="0"/>
      <w:marTop w:val="0"/>
      <w:marBottom w:val="0"/>
      <w:divBdr>
        <w:top w:val="none" w:sz="0" w:space="0" w:color="auto"/>
        <w:left w:val="none" w:sz="0" w:space="0" w:color="auto"/>
        <w:bottom w:val="none" w:sz="0" w:space="0" w:color="auto"/>
        <w:right w:val="none" w:sz="0" w:space="0" w:color="auto"/>
      </w:divBdr>
    </w:div>
    <w:div w:id="1073238407">
      <w:bodyDiv w:val="1"/>
      <w:marLeft w:val="0"/>
      <w:marRight w:val="0"/>
      <w:marTop w:val="0"/>
      <w:marBottom w:val="0"/>
      <w:divBdr>
        <w:top w:val="none" w:sz="0" w:space="0" w:color="auto"/>
        <w:left w:val="none" w:sz="0" w:space="0" w:color="auto"/>
        <w:bottom w:val="none" w:sz="0" w:space="0" w:color="auto"/>
        <w:right w:val="none" w:sz="0" w:space="0" w:color="auto"/>
      </w:divBdr>
    </w:div>
    <w:div w:id="1075322988">
      <w:bodyDiv w:val="1"/>
      <w:marLeft w:val="0"/>
      <w:marRight w:val="0"/>
      <w:marTop w:val="0"/>
      <w:marBottom w:val="0"/>
      <w:divBdr>
        <w:top w:val="none" w:sz="0" w:space="0" w:color="auto"/>
        <w:left w:val="none" w:sz="0" w:space="0" w:color="auto"/>
        <w:bottom w:val="none" w:sz="0" w:space="0" w:color="auto"/>
        <w:right w:val="none" w:sz="0" w:space="0" w:color="auto"/>
      </w:divBdr>
    </w:div>
    <w:div w:id="1078359675">
      <w:bodyDiv w:val="1"/>
      <w:marLeft w:val="0"/>
      <w:marRight w:val="0"/>
      <w:marTop w:val="0"/>
      <w:marBottom w:val="0"/>
      <w:divBdr>
        <w:top w:val="none" w:sz="0" w:space="0" w:color="auto"/>
        <w:left w:val="none" w:sz="0" w:space="0" w:color="auto"/>
        <w:bottom w:val="none" w:sz="0" w:space="0" w:color="auto"/>
        <w:right w:val="none" w:sz="0" w:space="0" w:color="auto"/>
      </w:divBdr>
    </w:div>
    <w:div w:id="1079139923">
      <w:bodyDiv w:val="1"/>
      <w:marLeft w:val="0"/>
      <w:marRight w:val="0"/>
      <w:marTop w:val="0"/>
      <w:marBottom w:val="0"/>
      <w:divBdr>
        <w:top w:val="none" w:sz="0" w:space="0" w:color="auto"/>
        <w:left w:val="none" w:sz="0" w:space="0" w:color="auto"/>
        <w:bottom w:val="none" w:sz="0" w:space="0" w:color="auto"/>
        <w:right w:val="none" w:sz="0" w:space="0" w:color="auto"/>
      </w:divBdr>
    </w:div>
    <w:div w:id="1085884061">
      <w:bodyDiv w:val="1"/>
      <w:marLeft w:val="0"/>
      <w:marRight w:val="0"/>
      <w:marTop w:val="0"/>
      <w:marBottom w:val="0"/>
      <w:divBdr>
        <w:top w:val="none" w:sz="0" w:space="0" w:color="auto"/>
        <w:left w:val="none" w:sz="0" w:space="0" w:color="auto"/>
        <w:bottom w:val="none" w:sz="0" w:space="0" w:color="auto"/>
        <w:right w:val="none" w:sz="0" w:space="0" w:color="auto"/>
      </w:divBdr>
    </w:div>
    <w:div w:id="1087921861">
      <w:bodyDiv w:val="1"/>
      <w:marLeft w:val="0"/>
      <w:marRight w:val="0"/>
      <w:marTop w:val="0"/>
      <w:marBottom w:val="0"/>
      <w:divBdr>
        <w:top w:val="none" w:sz="0" w:space="0" w:color="auto"/>
        <w:left w:val="none" w:sz="0" w:space="0" w:color="auto"/>
        <w:bottom w:val="none" w:sz="0" w:space="0" w:color="auto"/>
        <w:right w:val="none" w:sz="0" w:space="0" w:color="auto"/>
      </w:divBdr>
    </w:div>
    <w:div w:id="1089041334">
      <w:bodyDiv w:val="1"/>
      <w:marLeft w:val="0"/>
      <w:marRight w:val="0"/>
      <w:marTop w:val="0"/>
      <w:marBottom w:val="0"/>
      <w:divBdr>
        <w:top w:val="none" w:sz="0" w:space="0" w:color="auto"/>
        <w:left w:val="none" w:sz="0" w:space="0" w:color="auto"/>
        <w:bottom w:val="none" w:sz="0" w:space="0" w:color="auto"/>
        <w:right w:val="none" w:sz="0" w:space="0" w:color="auto"/>
      </w:divBdr>
    </w:div>
    <w:div w:id="1089079204">
      <w:bodyDiv w:val="1"/>
      <w:marLeft w:val="0"/>
      <w:marRight w:val="0"/>
      <w:marTop w:val="0"/>
      <w:marBottom w:val="0"/>
      <w:divBdr>
        <w:top w:val="none" w:sz="0" w:space="0" w:color="auto"/>
        <w:left w:val="none" w:sz="0" w:space="0" w:color="auto"/>
        <w:bottom w:val="none" w:sz="0" w:space="0" w:color="auto"/>
        <w:right w:val="none" w:sz="0" w:space="0" w:color="auto"/>
      </w:divBdr>
    </w:div>
    <w:div w:id="1089501814">
      <w:bodyDiv w:val="1"/>
      <w:marLeft w:val="0"/>
      <w:marRight w:val="0"/>
      <w:marTop w:val="0"/>
      <w:marBottom w:val="0"/>
      <w:divBdr>
        <w:top w:val="none" w:sz="0" w:space="0" w:color="auto"/>
        <w:left w:val="none" w:sz="0" w:space="0" w:color="auto"/>
        <w:bottom w:val="none" w:sz="0" w:space="0" w:color="auto"/>
        <w:right w:val="none" w:sz="0" w:space="0" w:color="auto"/>
      </w:divBdr>
    </w:div>
    <w:div w:id="1091007661">
      <w:bodyDiv w:val="1"/>
      <w:marLeft w:val="0"/>
      <w:marRight w:val="0"/>
      <w:marTop w:val="0"/>
      <w:marBottom w:val="0"/>
      <w:divBdr>
        <w:top w:val="none" w:sz="0" w:space="0" w:color="auto"/>
        <w:left w:val="none" w:sz="0" w:space="0" w:color="auto"/>
        <w:bottom w:val="none" w:sz="0" w:space="0" w:color="auto"/>
        <w:right w:val="none" w:sz="0" w:space="0" w:color="auto"/>
      </w:divBdr>
    </w:div>
    <w:div w:id="1093284913">
      <w:bodyDiv w:val="1"/>
      <w:marLeft w:val="0"/>
      <w:marRight w:val="0"/>
      <w:marTop w:val="0"/>
      <w:marBottom w:val="0"/>
      <w:divBdr>
        <w:top w:val="none" w:sz="0" w:space="0" w:color="auto"/>
        <w:left w:val="none" w:sz="0" w:space="0" w:color="auto"/>
        <w:bottom w:val="none" w:sz="0" w:space="0" w:color="auto"/>
        <w:right w:val="none" w:sz="0" w:space="0" w:color="auto"/>
      </w:divBdr>
    </w:div>
    <w:div w:id="1093479444">
      <w:bodyDiv w:val="1"/>
      <w:marLeft w:val="0"/>
      <w:marRight w:val="0"/>
      <w:marTop w:val="0"/>
      <w:marBottom w:val="0"/>
      <w:divBdr>
        <w:top w:val="none" w:sz="0" w:space="0" w:color="auto"/>
        <w:left w:val="none" w:sz="0" w:space="0" w:color="auto"/>
        <w:bottom w:val="none" w:sz="0" w:space="0" w:color="auto"/>
        <w:right w:val="none" w:sz="0" w:space="0" w:color="auto"/>
      </w:divBdr>
    </w:div>
    <w:div w:id="1095057496">
      <w:bodyDiv w:val="1"/>
      <w:marLeft w:val="0"/>
      <w:marRight w:val="0"/>
      <w:marTop w:val="0"/>
      <w:marBottom w:val="0"/>
      <w:divBdr>
        <w:top w:val="none" w:sz="0" w:space="0" w:color="auto"/>
        <w:left w:val="none" w:sz="0" w:space="0" w:color="auto"/>
        <w:bottom w:val="none" w:sz="0" w:space="0" w:color="auto"/>
        <w:right w:val="none" w:sz="0" w:space="0" w:color="auto"/>
      </w:divBdr>
    </w:div>
    <w:div w:id="1099835732">
      <w:bodyDiv w:val="1"/>
      <w:marLeft w:val="0"/>
      <w:marRight w:val="0"/>
      <w:marTop w:val="0"/>
      <w:marBottom w:val="0"/>
      <w:divBdr>
        <w:top w:val="none" w:sz="0" w:space="0" w:color="auto"/>
        <w:left w:val="none" w:sz="0" w:space="0" w:color="auto"/>
        <w:bottom w:val="none" w:sz="0" w:space="0" w:color="auto"/>
        <w:right w:val="none" w:sz="0" w:space="0" w:color="auto"/>
      </w:divBdr>
    </w:div>
    <w:div w:id="1101800494">
      <w:bodyDiv w:val="1"/>
      <w:marLeft w:val="0"/>
      <w:marRight w:val="0"/>
      <w:marTop w:val="0"/>
      <w:marBottom w:val="0"/>
      <w:divBdr>
        <w:top w:val="none" w:sz="0" w:space="0" w:color="auto"/>
        <w:left w:val="none" w:sz="0" w:space="0" w:color="auto"/>
        <w:bottom w:val="none" w:sz="0" w:space="0" w:color="auto"/>
        <w:right w:val="none" w:sz="0" w:space="0" w:color="auto"/>
      </w:divBdr>
    </w:div>
    <w:div w:id="1102336274">
      <w:bodyDiv w:val="1"/>
      <w:marLeft w:val="0"/>
      <w:marRight w:val="0"/>
      <w:marTop w:val="0"/>
      <w:marBottom w:val="0"/>
      <w:divBdr>
        <w:top w:val="none" w:sz="0" w:space="0" w:color="auto"/>
        <w:left w:val="none" w:sz="0" w:space="0" w:color="auto"/>
        <w:bottom w:val="none" w:sz="0" w:space="0" w:color="auto"/>
        <w:right w:val="none" w:sz="0" w:space="0" w:color="auto"/>
      </w:divBdr>
    </w:div>
    <w:div w:id="1104226192">
      <w:bodyDiv w:val="1"/>
      <w:marLeft w:val="0"/>
      <w:marRight w:val="0"/>
      <w:marTop w:val="0"/>
      <w:marBottom w:val="0"/>
      <w:divBdr>
        <w:top w:val="none" w:sz="0" w:space="0" w:color="auto"/>
        <w:left w:val="none" w:sz="0" w:space="0" w:color="auto"/>
        <w:bottom w:val="none" w:sz="0" w:space="0" w:color="auto"/>
        <w:right w:val="none" w:sz="0" w:space="0" w:color="auto"/>
      </w:divBdr>
    </w:div>
    <w:div w:id="1108089045">
      <w:bodyDiv w:val="1"/>
      <w:marLeft w:val="0"/>
      <w:marRight w:val="0"/>
      <w:marTop w:val="0"/>
      <w:marBottom w:val="0"/>
      <w:divBdr>
        <w:top w:val="none" w:sz="0" w:space="0" w:color="auto"/>
        <w:left w:val="none" w:sz="0" w:space="0" w:color="auto"/>
        <w:bottom w:val="none" w:sz="0" w:space="0" w:color="auto"/>
        <w:right w:val="none" w:sz="0" w:space="0" w:color="auto"/>
      </w:divBdr>
    </w:div>
    <w:div w:id="1110706914">
      <w:bodyDiv w:val="1"/>
      <w:marLeft w:val="0"/>
      <w:marRight w:val="0"/>
      <w:marTop w:val="0"/>
      <w:marBottom w:val="0"/>
      <w:divBdr>
        <w:top w:val="none" w:sz="0" w:space="0" w:color="auto"/>
        <w:left w:val="none" w:sz="0" w:space="0" w:color="auto"/>
        <w:bottom w:val="none" w:sz="0" w:space="0" w:color="auto"/>
        <w:right w:val="none" w:sz="0" w:space="0" w:color="auto"/>
      </w:divBdr>
    </w:div>
    <w:div w:id="1113130776">
      <w:bodyDiv w:val="1"/>
      <w:marLeft w:val="0"/>
      <w:marRight w:val="0"/>
      <w:marTop w:val="0"/>
      <w:marBottom w:val="0"/>
      <w:divBdr>
        <w:top w:val="none" w:sz="0" w:space="0" w:color="auto"/>
        <w:left w:val="none" w:sz="0" w:space="0" w:color="auto"/>
        <w:bottom w:val="none" w:sz="0" w:space="0" w:color="auto"/>
        <w:right w:val="none" w:sz="0" w:space="0" w:color="auto"/>
      </w:divBdr>
    </w:div>
    <w:div w:id="1113136033">
      <w:bodyDiv w:val="1"/>
      <w:marLeft w:val="0"/>
      <w:marRight w:val="0"/>
      <w:marTop w:val="0"/>
      <w:marBottom w:val="0"/>
      <w:divBdr>
        <w:top w:val="none" w:sz="0" w:space="0" w:color="auto"/>
        <w:left w:val="none" w:sz="0" w:space="0" w:color="auto"/>
        <w:bottom w:val="none" w:sz="0" w:space="0" w:color="auto"/>
        <w:right w:val="none" w:sz="0" w:space="0" w:color="auto"/>
      </w:divBdr>
    </w:div>
    <w:div w:id="1114640982">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18522219">
      <w:bodyDiv w:val="1"/>
      <w:marLeft w:val="0"/>
      <w:marRight w:val="0"/>
      <w:marTop w:val="0"/>
      <w:marBottom w:val="0"/>
      <w:divBdr>
        <w:top w:val="none" w:sz="0" w:space="0" w:color="auto"/>
        <w:left w:val="none" w:sz="0" w:space="0" w:color="auto"/>
        <w:bottom w:val="none" w:sz="0" w:space="0" w:color="auto"/>
        <w:right w:val="none" w:sz="0" w:space="0" w:color="auto"/>
      </w:divBdr>
    </w:div>
    <w:div w:id="1120955946">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33594944">
      <w:bodyDiv w:val="1"/>
      <w:marLeft w:val="0"/>
      <w:marRight w:val="0"/>
      <w:marTop w:val="0"/>
      <w:marBottom w:val="0"/>
      <w:divBdr>
        <w:top w:val="none" w:sz="0" w:space="0" w:color="auto"/>
        <w:left w:val="none" w:sz="0" w:space="0" w:color="auto"/>
        <w:bottom w:val="none" w:sz="0" w:space="0" w:color="auto"/>
        <w:right w:val="none" w:sz="0" w:space="0" w:color="auto"/>
      </w:divBdr>
    </w:div>
    <w:div w:id="1136411929">
      <w:bodyDiv w:val="1"/>
      <w:marLeft w:val="0"/>
      <w:marRight w:val="0"/>
      <w:marTop w:val="0"/>
      <w:marBottom w:val="0"/>
      <w:divBdr>
        <w:top w:val="none" w:sz="0" w:space="0" w:color="auto"/>
        <w:left w:val="none" w:sz="0" w:space="0" w:color="auto"/>
        <w:bottom w:val="none" w:sz="0" w:space="0" w:color="auto"/>
        <w:right w:val="none" w:sz="0" w:space="0" w:color="auto"/>
      </w:divBdr>
    </w:div>
    <w:div w:id="1137912513">
      <w:bodyDiv w:val="1"/>
      <w:marLeft w:val="0"/>
      <w:marRight w:val="0"/>
      <w:marTop w:val="0"/>
      <w:marBottom w:val="0"/>
      <w:divBdr>
        <w:top w:val="none" w:sz="0" w:space="0" w:color="auto"/>
        <w:left w:val="none" w:sz="0" w:space="0" w:color="auto"/>
        <w:bottom w:val="none" w:sz="0" w:space="0" w:color="auto"/>
        <w:right w:val="none" w:sz="0" w:space="0" w:color="auto"/>
      </w:divBdr>
    </w:div>
    <w:div w:id="1143817339">
      <w:bodyDiv w:val="1"/>
      <w:marLeft w:val="0"/>
      <w:marRight w:val="0"/>
      <w:marTop w:val="0"/>
      <w:marBottom w:val="0"/>
      <w:divBdr>
        <w:top w:val="none" w:sz="0" w:space="0" w:color="auto"/>
        <w:left w:val="none" w:sz="0" w:space="0" w:color="auto"/>
        <w:bottom w:val="none" w:sz="0" w:space="0" w:color="auto"/>
        <w:right w:val="none" w:sz="0" w:space="0" w:color="auto"/>
      </w:divBdr>
    </w:div>
    <w:div w:id="1144154653">
      <w:bodyDiv w:val="1"/>
      <w:marLeft w:val="0"/>
      <w:marRight w:val="0"/>
      <w:marTop w:val="0"/>
      <w:marBottom w:val="0"/>
      <w:divBdr>
        <w:top w:val="none" w:sz="0" w:space="0" w:color="auto"/>
        <w:left w:val="none" w:sz="0" w:space="0" w:color="auto"/>
        <w:bottom w:val="none" w:sz="0" w:space="0" w:color="auto"/>
        <w:right w:val="none" w:sz="0" w:space="0" w:color="auto"/>
      </w:divBdr>
    </w:div>
    <w:div w:id="1147548522">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49052203">
      <w:bodyDiv w:val="1"/>
      <w:marLeft w:val="0"/>
      <w:marRight w:val="0"/>
      <w:marTop w:val="0"/>
      <w:marBottom w:val="0"/>
      <w:divBdr>
        <w:top w:val="none" w:sz="0" w:space="0" w:color="auto"/>
        <w:left w:val="none" w:sz="0" w:space="0" w:color="auto"/>
        <w:bottom w:val="none" w:sz="0" w:space="0" w:color="auto"/>
        <w:right w:val="none" w:sz="0" w:space="0" w:color="auto"/>
      </w:divBdr>
    </w:div>
    <w:div w:id="1155802767">
      <w:bodyDiv w:val="1"/>
      <w:marLeft w:val="0"/>
      <w:marRight w:val="0"/>
      <w:marTop w:val="0"/>
      <w:marBottom w:val="0"/>
      <w:divBdr>
        <w:top w:val="none" w:sz="0" w:space="0" w:color="auto"/>
        <w:left w:val="none" w:sz="0" w:space="0" w:color="auto"/>
        <w:bottom w:val="none" w:sz="0" w:space="0" w:color="auto"/>
        <w:right w:val="none" w:sz="0" w:space="0" w:color="auto"/>
      </w:divBdr>
    </w:div>
    <w:div w:id="1159078104">
      <w:bodyDiv w:val="1"/>
      <w:marLeft w:val="0"/>
      <w:marRight w:val="0"/>
      <w:marTop w:val="0"/>
      <w:marBottom w:val="0"/>
      <w:divBdr>
        <w:top w:val="none" w:sz="0" w:space="0" w:color="auto"/>
        <w:left w:val="none" w:sz="0" w:space="0" w:color="auto"/>
        <w:bottom w:val="none" w:sz="0" w:space="0" w:color="auto"/>
        <w:right w:val="none" w:sz="0" w:space="0" w:color="auto"/>
      </w:divBdr>
    </w:div>
    <w:div w:id="1159734156">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163744967">
      <w:bodyDiv w:val="1"/>
      <w:marLeft w:val="0"/>
      <w:marRight w:val="0"/>
      <w:marTop w:val="0"/>
      <w:marBottom w:val="0"/>
      <w:divBdr>
        <w:top w:val="none" w:sz="0" w:space="0" w:color="auto"/>
        <w:left w:val="none" w:sz="0" w:space="0" w:color="auto"/>
        <w:bottom w:val="none" w:sz="0" w:space="0" w:color="auto"/>
        <w:right w:val="none" w:sz="0" w:space="0" w:color="auto"/>
      </w:divBdr>
    </w:div>
    <w:div w:id="1165122053">
      <w:bodyDiv w:val="1"/>
      <w:marLeft w:val="0"/>
      <w:marRight w:val="0"/>
      <w:marTop w:val="0"/>
      <w:marBottom w:val="0"/>
      <w:divBdr>
        <w:top w:val="none" w:sz="0" w:space="0" w:color="auto"/>
        <w:left w:val="none" w:sz="0" w:space="0" w:color="auto"/>
        <w:bottom w:val="none" w:sz="0" w:space="0" w:color="auto"/>
        <w:right w:val="none" w:sz="0" w:space="0" w:color="auto"/>
      </w:divBdr>
    </w:div>
    <w:div w:id="1167673167">
      <w:bodyDiv w:val="1"/>
      <w:marLeft w:val="0"/>
      <w:marRight w:val="0"/>
      <w:marTop w:val="0"/>
      <w:marBottom w:val="0"/>
      <w:divBdr>
        <w:top w:val="none" w:sz="0" w:space="0" w:color="auto"/>
        <w:left w:val="none" w:sz="0" w:space="0" w:color="auto"/>
        <w:bottom w:val="none" w:sz="0" w:space="0" w:color="auto"/>
        <w:right w:val="none" w:sz="0" w:space="0" w:color="auto"/>
      </w:divBdr>
    </w:div>
    <w:div w:id="1168524346">
      <w:bodyDiv w:val="1"/>
      <w:marLeft w:val="0"/>
      <w:marRight w:val="0"/>
      <w:marTop w:val="0"/>
      <w:marBottom w:val="0"/>
      <w:divBdr>
        <w:top w:val="none" w:sz="0" w:space="0" w:color="auto"/>
        <w:left w:val="none" w:sz="0" w:space="0" w:color="auto"/>
        <w:bottom w:val="none" w:sz="0" w:space="0" w:color="auto"/>
        <w:right w:val="none" w:sz="0" w:space="0" w:color="auto"/>
      </w:divBdr>
    </w:div>
    <w:div w:id="1182235248">
      <w:bodyDiv w:val="1"/>
      <w:marLeft w:val="0"/>
      <w:marRight w:val="0"/>
      <w:marTop w:val="0"/>
      <w:marBottom w:val="0"/>
      <w:divBdr>
        <w:top w:val="none" w:sz="0" w:space="0" w:color="auto"/>
        <w:left w:val="none" w:sz="0" w:space="0" w:color="auto"/>
        <w:bottom w:val="none" w:sz="0" w:space="0" w:color="auto"/>
        <w:right w:val="none" w:sz="0" w:space="0" w:color="auto"/>
      </w:divBdr>
    </w:div>
    <w:div w:id="1182813546">
      <w:bodyDiv w:val="1"/>
      <w:marLeft w:val="0"/>
      <w:marRight w:val="0"/>
      <w:marTop w:val="0"/>
      <w:marBottom w:val="0"/>
      <w:divBdr>
        <w:top w:val="none" w:sz="0" w:space="0" w:color="auto"/>
        <w:left w:val="none" w:sz="0" w:space="0" w:color="auto"/>
        <w:bottom w:val="none" w:sz="0" w:space="0" w:color="auto"/>
        <w:right w:val="none" w:sz="0" w:space="0" w:color="auto"/>
      </w:divBdr>
    </w:div>
    <w:div w:id="1182818733">
      <w:bodyDiv w:val="1"/>
      <w:marLeft w:val="0"/>
      <w:marRight w:val="0"/>
      <w:marTop w:val="0"/>
      <w:marBottom w:val="0"/>
      <w:divBdr>
        <w:top w:val="none" w:sz="0" w:space="0" w:color="auto"/>
        <w:left w:val="none" w:sz="0" w:space="0" w:color="auto"/>
        <w:bottom w:val="none" w:sz="0" w:space="0" w:color="auto"/>
        <w:right w:val="none" w:sz="0" w:space="0" w:color="auto"/>
      </w:divBdr>
    </w:div>
    <w:div w:id="1184513017">
      <w:bodyDiv w:val="1"/>
      <w:marLeft w:val="0"/>
      <w:marRight w:val="0"/>
      <w:marTop w:val="0"/>
      <w:marBottom w:val="0"/>
      <w:divBdr>
        <w:top w:val="none" w:sz="0" w:space="0" w:color="auto"/>
        <w:left w:val="none" w:sz="0" w:space="0" w:color="auto"/>
        <w:bottom w:val="none" w:sz="0" w:space="0" w:color="auto"/>
        <w:right w:val="none" w:sz="0" w:space="0" w:color="auto"/>
      </w:divBdr>
    </w:div>
    <w:div w:id="1186092597">
      <w:bodyDiv w:val="1"/>
      <w:marLeft w:val="0"/>
      <w:marRight w:val="0"/>
      <w:marTop w:val="0"/>
      <w:marBottom w:val="0"/>
      <w:divBdr>
        <w:top w:val="none" w:sz="0" w:space="0" w:color="auto"/>
        <w:left w:val="none" w:sz="0" w:space="0" w:color="auto"/>
        <w:bottom w:val="none" w:sz="0" w:space="0" w:color="auto"/>
        <w:right w:val="none" w:sz="0" w:space="0" w:color="auto"/>
      </w:divBdr>
    </w:div>
    <w:div w:id="1189221715">
      <w:bodyDiv w:val="1"/>
      <w:marLeft w:val="0"/>
      <w:marRight w:val="0"/>
      <w:marTop w:val="0"/>
      <w:marBottom w:val="0"/>
      <w:divBdr>
        <w:top w:val="none" w:sz="0" w:space="0" w:color="auto"/>
        <w:left w:val="none" w:sz="0" w:space="0" w:color="auto"/>
        <w:bottom w:val="none" w:sz="0" w:space="0" w:color="auto"/>
        <w:right w:val="none" w:sz="0" w:space="0" w:color="auto"/>
      </w:divBdr>
    </w:div>
    <w:div w:id="1195733486">
      <w:bodyDiv w:val="1"/>
      <w:marLeft w:val="0"/>
      <w:marRight w:val="0"/>
      <w:marTop w:val="0"/>
      <w:marBottom w:val="0"/>
      <w:divBdr>
        <w:top w:val="none" w:sz="0" w:space="0" w:color="auto"/>
        <w:left w:val="none" w:sz="0" w:space="0" w:color="auto"/>
        <w:bottom w:val="none" w:sz="0" w:space="0" w:color="auto"/>
        <w:right w:val="none" w:sz="0" w:space="0" w:color="auto"/>
      </w:divBdr>
    </w:div>
    <w:div w:id="1197617027">
      <w:bodyDiv w:val="1"/>
      <w:marLeft w:val="0"/>
      <w:marRight w:val="0"/>
      <w:marTop w:val="0"/>
      <w:marBottom w:val="0"/>
      <w:divBdr>
        <w:top w:val="none" w:sz="0" w:space="0" w:color="auto"/>
        <w:left w:val="none" w:sz="0" w:space="0" w:color="auto"/>
        <w:bottom w:val="none" w:sz="0" w:space="0" w:color="auto"/>
        <w:right w:val="none" w:sz="0" w:space="0" w:color="auto"/>
      </w:divBdr>
    </w:div>
    <w:div w:id="1197818871">
      <w:bodyDiv w:val="1"/>
      <w:marLeft w:val="0"/>
      <w:marRight w:val="0"/>
      <w:marTop w:val="0"/>
      <w:marBottom w:val="0"/>
      <w:divBdr>
        <w:top w:val="none" w:sz="0" w:space="0" w:color="auto"/>
        <w:left w:val="none" w:sz="0" w:space="0" w:color="auto"/>
        <w:bottom w:val="none" w:sz="0" w:space="0" w:color="auto"/>
        <w:right w:val="none" w:sz="0" w:space="0" w:color="auto"/>
      </w:divBdr>
    </w:div>
    <w:div w:id="1199051992">
      <w:bodyDiv w:val="1"/>
      <w:marLeft w:val="0"/>
      <w:marRight w:val="0"/>
      <w:marTop w:val="0"/>
      <w:marBottom w:val="0"/>
      <w:divBdr>
        <w:top w:val="none" w:sz="0" w:space="0" w:color="auto"/>
        <w:left w:val="none" w:sz="0" w:space="0" w:color="auto"/>
        <w:bottom w:val="none" w:sz="0" w:space="0" w:color="auto"/>
        <w:right w:val="none" w:sz="0" w:space="0" w:color="auto"/>
      </w:divBdr>
    </w:div>
    <w:div w:id="1199128672">
      <w:bodyDiv w:val="1"/>
      <w:marLeft w:val="0"/>
      <w:marRight w:val="0"/>
      <w:marTop w:val="0"/>
      <w:marBottom w:val="0"/>
      <w:divBdr>
        <w:top w:val="none" w:sz="0" w:space="0" w:color="auto"/>
        <w:left w:val="none" w:sz="0" w:space="0" w:color="auto"/>
        <w:bottom w:val="none" w:sz="0" w:space="0" w:color="auto"/>
        <w:right w:val="none" w:sz="0" w:space="0" w:color="auto"/>
      </w:divBdr>
    </w:div>
    <w:div w:id="1200119146">
      <w:bodyDiv w:val="1"/>
      <w:marLeft w:val="0"/>
      <w:marRight w:val="0"/>
      <w:marTop w:val="0"/>
      <w:marBottom w:val="0"/>
      <w:divBdr>
        <w:top w:val="none" w:sz="0" w:space="0" w:color="auto"/>
        <w:left w:val="none" w:sz="0" w:space="0" w:color="auto"/>
        <w:bottom w:val="none" w:sz="0" w:space="0" w:color="auto"/>
        <w:right w:val="none" w:sz="0" w:space="0" w:color="auto"/>
      </w:divBdr>
    </w:div>
    <w:div w:id="1203907683">
      <w:bodyDiv w:val="1"/>
      <w:marLeft w:val="0"/>
      <w:marRight w:val="0"/>
      <w:marTop w:val="0"/>
      <w:marBottom w:val="0"/>
      <w:divBdr>
        <w:top w:val="none" w:sz="0" w:space="0" w:color="auto"/>
        <w:left w:val="none" w:sz="0" w:space="0" w:color="auto"/>
        <w:bottom w:val="none" w:sz="0" w:space="0" w:color="auto"/>
        <w:right w:val="none" w:sz="0" w:space="0" w:color="auto"/>
      </w:divBdr>
    </w:div>
    <w:div w:id="1205630601">
      <w:bodyDiv w:val="1"/>
      <w:marLeft w:val="0"/>
      <w:marRight w:val="0"/>
      <w:marTop w:val="0"/>
      <w:marBottom w:val="0"/>
      <w:divBdr>
        <w:top w:val="none" w:sz="0" w:space="0" w:color="auto"/>
        <w:left w:val="none" w:sz="0" w:space="0" w:color="auto"/>
        <w:bottom w:val="none" w:sz="0" w:space="0" w:color="auto"/>
        <w:right w:val="none" w:sz="0" w:space="0" w:color="auto"/>
      </w:divBdr>
    </w:div>
    <w:div w:id="1205675735">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09217795">
      <w:bodyDiv w:val="1"/>
      <w:marLeft w:val="0"/>
      <w:marRight w:val="0"/>
      <w:marTop w:val="0"/>
      <w:marBottom w:val="0"/>
      <w:divBdr>
        <w:top w:val="none" w:sz="0" w:space="0" w:color="auto"/>
        <w:left w:val="none" w:sz="0" w:space="0" w:color="auto"/>
        <w:bottom w:val="none" w:sz="0" w:space="0" w:color="auto"/>
        <w:right w:val="none" w:sz="0" w:space="0" w:color="auto"/>
      </w:divBdr>
    </w:div>
    <w:div w:id="1209684203">
      <w:bodyDiv w:val="1"/>
      <w:marLeft w:val="0"/>
      <w:marRight w:val="0"/>
      <w:marTop w:val="0"/>
      <w:marBottom w:val="0"/>
      <w:divBdr>
        <w:top w:val="none" w:sz="0" w:space="0" w:color="auto"/>
        <w:left w:val="none" w:sz="0" w:space="0" w:color="auto"/>
        <w:bottom w:val="none" w:sz="0" w:space="0" w:color="auto"/>
        <w:right w:val="none" w:sz="0" w:space="0" w:color="auto"/>
      </w:divBdr>
    </w:div>
    <w:div w:id="1211919329">
      <w:bodyDiv w:val="1"/>
      <w:marLeft w:val="0"/>
      <w:marRight w:val="0"/>
      <w:marTop w:val="0"/>
      <w:marBottom w:val="0"/>
      <w:divBdr>
        <w:top w:val="none" w:sz="0" w:space="0" w:color="auto"/>
        <w:left w:val="none" w:sz="0" w:space="0" w:color="auto"/>
        <w:bottom w:val="none" w:sz="0" w:space="0" w:color="auto"/>
        <w:right w:val="none" w:sz="0" w:space="0" w:color="auto"/>
      </w:divBdr>
    </w:div>
    <w:div w:id="1211963973">
      <w:bodyDiv w:val="1"/>
      <w:marLeft w:val="0"/>
      <w:marRight w:val="0"/>
      <w:marTop w:val="0"/>
      <w:marBottom w:val="0"/>
      <w:divBdr>
        <w:top w:val="none" w:sz="0" w:space="0" w:color="auto"/>
        <w:left w:val="none" w:sz="0" w:space="0" w:color="auto"/>
        <w:bottom w:val="none" w:sz="0" w:space="0" w:color="auto"/>
        <w:right w:val="none" w:sz="0" w:space="0" w:color="auto"/>
      </w:divBdr>
    </w:div>
    <w:div w:id="1214345667">
      <w:bodyDiv w:val="1"/>
      <w:marLeft w:val="0"/>
      <w:marRight w:val="0"/>
      <w:marTop w:val="0"/>
      <w:marBottom w:val="0"/>
      <w:divBdr>
        <w:top w:val="none" w:sz="0" w:space="0" w:color="auto"/>
        <w:left w:val="none" w:sz="0" w:space="0" w:color="auto"/>
        <w:bottom w:val="none" w:sz="0" w:space="0" w:color="auto"/>
        <w:right w:val="none" w:sz="0" w:space="0" w:color="auto"/>
      </w:divBdr>
    </w:div>
    <w:div w:id="1215503895">
      <w:bodyDiv w:val="1"/>
      <w:marLeft w:val="0"/>
      <w:marRight w:val="0"/>
      <w:marTop w:val="0"/>
      <w:marBottom w:val="0"/>
      <w:divBdr>
        <w:top w:val="none" w:sz="0" w:space="0" w:color="auto"/>
        <w:left w:val="none" w:sz="0" w:space="0" w:color="auto"/>
        <w:bottom w:val="none" w:sz="0" w:space="0" w:color="auto"/>
        <w:right w:val="none" w:sz="0" w:space="0" w:color="auto"/>
      </w:divBdr>
    </w:div>
    <w:div w:id="1224103289">
      <w:bodyDiv w:val="1"/>
      <w:marLeft w:val="0"/>
      <w:marRight w:val="0"/>
      <w:marTop w:val="0"/>
      <w:marBottom w:val="0"/>
      <w:divBdr>
        <w:top w:val="none" w:sz="0" w:space="0" w:color="auto"/>
        <w:left w:val="none" w:sz="0" w:space="0" w:color="auto"/>
        <w:bottom w:val="none" w:sz="0" w:space="0" w:color="auto"/>
        <w:right w:val="none" w:sz="0" w:space="0" w:color="auto"/>
      </w:divBdr>
    </w:div>
    <w:div w:id="1225678591">
      <w:bodyDiv w:val="1"/>
      <w:marLeft w:val="0"/>
      <w:marRight w:val="0"/>
      <w:marTop w:val="0"/>
      <w:marBottom w:val="0"/>
      <w:divBdr>
        <w:top w:val="none" w:sz="0" w:space="0" w:color="auto"/>
        <w:left w:val="none" w:sz="0" w:space="0" w:color="auto"/>
        <w:bottom w:val="none" w:sz="0" w:space="0" w:color="auto"/>
        <w:right w:val="none" w:sz="0" w:space="0" w:color="auto"/>
      </w:divBdr>
    </w:div>
    <w:div w:id="1227571681">
      <w:bodyDiv w:val="1"/>
      <w:marLeft w:val="0"/>
      <w:marRight w:val="0"/>
      <w:marTop w:val="0"/>
      <w:marBottom w:val="0"/>
      <w:divBdr>
        <w:top w:val="none" w:sz="0" w:space="0" w:color="auto"/>
        <w:left w:val="none" w:sz="0" w:space="0" w:color="auto"/>
        <w:bottom w:val="none" w:sz="0" w:space="0" w:color="auto"/>
        <w:right w:val="none" w:sz="0" w:space="0" w:color="auto"/>
      </w:divBdr>
    </w:div>
    <w:div w:id="1228953578">
      <w:bodyDiv w:val="1"/>
      <w:marLeft w:val="0"/>
      <w:marRight w:val="0"/>
      <w:marTop w:val="0"/>
      <w:marBottom w:val="0"/>
      <w:divBdr>
        <w:top w:val="none" w:sz="0" w:space="0" w:color="auto"/>
        <w:left w:val="none" w:sz="0" w:space="0" w:color="auto"/>
        <w:bottom w:val="none" w:sz="0" w:space="0" w:color="auto"/>
        <w:right w:val="none" w:sz="0" w:space="0" w:color="auto"/>
      </w:divBdr>
    </w:div>
    <w:div w:id="1230077033">
      <w:bodyDiv w:val="1"/>
      <w:marLeft w:val="0"/>
      <w:marRight w:val="0"/>
      <w:marTop w:val="0"/>
      <w:marBottom w:val="0"/>
      <w:divBdr>
        <w:top w:val="none" w:sz="0" w:space="0" w:color="auto"/>
        <w:left w:val="none" w:sz="0" w:space="0" w:color="auto"/>
        <w:bottom w:val="none" w:sz="0" w:space="0" w:color="auto"/>
        <w:right w:val="none" w:sz="0" w:space="0" w:color="auto"/>
      </w:divBdr>
    </w:div>
    <w:div w:id="1235159791">
      <w:bodyDiv w:val="1"/>
      <w:marLeft w:val="0"/>
      <w:marRight w:val="0"/>
      <w:marTop w:val="0"/>
      <w:marBottom w:val="0"/>
      <w:divBdr>
        <w:top w:val="none" w:sz="0" w:space="0" w:color="auto"/>
        <w:left w:val="none" w:sz="0" w:space="0" w:color="auto"/>
        <w:bottom w:val="none" w:sz="0" w:space="0" w:color="auto"/>
        <w:right w:val="none" w:sz="0" w:space="0" w:color="auto"/>
      </w:divBdr>
    </w:div>
    <w:div w:id="1236743436">
      <w:bodyDiv w:val="1"/>
      <w:marLeft w:val="0"/>
      <w:marRight w:val="0"/>
      <w:marTop w:val="0"/>
      <w:marBottom w:val="0"/>
      <w:divBdr>
        <w:top w:val="none" w:sz="0" w:space="0" w:color="auto"/>
        <w:left w:val="none" w:sz="0" w:space="0" w:color="auto"/>
        <w:bottom w:val="none" w:sz="0" w:space="0" w:color="auto"/>
        <w:right w:val="none" w:sz="0" w:space="0" w:color="auto"/>
      </w:divBdr>
    </w:div>
    <w:div w:id="1237671874">
      <w:bodyDiv w:val="1"/>
      <w:marLeft w:val="0"/>
      <w:marRight w:val="0"/>
      <w:marTop w:val="0"/>
      <w:marBottom w:val="0"/>
      <w:divBdr>
        <w:top w:val="none" w:sz="0" w:space="0" w:color="auto"/>
        <w:left w:val="none" w:sz="0" w:space="0" w:color="auto"/>
        <w:bottom w:val="none" w:sz="0" w:space="0" w:color="auto"/>
        <w:right w:val="none" w:sz="0" w:space="0" w:color="auto"/>
      </w:divBdr>
    </w:div>
    <w:div w:id="1237936756">
      <w:bodyDiv w:val="1"/>
      <w:marLeft w:val="0"/>
      <w:marRight w:val="0"/>
      <w:marTop w:val="0"/>
      <w:marBottom w:val="0"/>
      <w:divBdr>
        <w:top w:val="none" w:sz="0" w:space="0" w:color="auto"/>
        <w:left w:val="none" w:sz="0" w:space="0" w:color="auto"/>
        <w:bottom w:val="none" w:sz="0" w:space="0" w:color="auto"/>
        <w:right w:val="none" w:sz="0" w:space="0" w:color="auto"/>
      </w:divBdr>
    </w:div>
    <w:div w:id="1240211011">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48998812">
      <w:bodyDiv w:val="1"/>
      <w:marLeft w:val="0"/>
      <w:marRight w:val="0"/>
      <w:marTop w:val="0"/>
      <w:marBottom w:val="0"/>
      <w:divBdr>
        <w:top w:val="none" w:sz="0" w:space="0" w:color="auto"/>
        <w:left w:val="none" w:sz="0" w:space="0" w:color="auto"/>
        <w:bottom w:val="none" w:sz="0" w:space="0" w:color="auto"/>
        <w:right w:val="none" w:sz="0" w:space="0" w:color="auto"/>
      </w:divBdr>
    </w:div>
    <w:div w:id="1249388502">
      <w:bodyDiv w:val="1"/>
      <w:marLeft w:val="0"/>
      <w:marRight w:val="0"/>
      <w:marTop w:val="0"/>
      <w:marBottom w:val="0"/>
      <w:divBdr>
        <w:top w:val="none" w:sz="0" w:space="0" w:color="auto"/>
        <w:left w:val="none" w:sz="0" w:space="0" w:color="auto"/>
        <w:bottom w:val="none" w:sz="0" w:space="0" w:color="auto"/>
        <w:right w:val="none" w:sz="0" w:space="0" w:color="auto"/>
      </w:divBdr>
    </w:div>
    <w:div w:id="1254123323">
      <w:bodyDiv w:val="1"/>
      <w:marLeft w:val="0"/>
      <w:marRight w:val="0"/>
      <w:marTop w:val="0"/>
      <w:marBottom w:val="0"/>
      <w:divBdr>
        <w:top w:val="none" w:sz="0" w:space="0" w:color="auto"/>
        <w:left w:val="none" w:sz="0" w:space="0" w:color="auto"/>
        <w:bottom w:val="none" w:sz="0" w:space="0" w:color="auto"/>
        <w:right w:val="none" w:sz="0" w:space="0" w:color="auto"/>
      </w:divBdr>
    </w:div>
    <w:div w:id="1255162499">
      <w:bodyDiv w:val="1"/>
      <w:marLeft w:val="0"/>
      <w:marRight w:val="0"/>
      <w:marTop w:val="0"/>
      <w:marBottom w:val="0"/>
      <w:divBdr>
        <w:top w:val="none" w:sz="0" w:space="0" w:color="auto"/>
        <w:left w:val="none" w:sz="0" w:space="0" w:color="auto"/>
        <w:bottom w:val="none" w:sz="0" w:space="0" w:color="auto"/>
        <w:right w:val="none" w:sz="0" w:space="0" w:color="auto"/>
      </w:divBdr>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62252583">
      <w:bodyDiv w:val="1"/>
      <w:marLeft w:val="0"/>
      <w:marRight w:val="0"/>
      <w:marTop w:val="0"/>
      <w:marBottom w:val="0"/>
      <w:divBdr>
        <w:top w:val="none" w:sz="0" w:space="0" w:color="auto"/>
        <w:left w:val="none" w:sz="0" w:space="0" w:color="auto"/>
        <w:bottom w:val="none" w:sz="0" w:space="0" w:color="auto"/>
        <w:right w:val="none" w:sz="0" w:space="0" w:color="auto"/>
      </w:divBdr>
    </w:div>
    <w:div w:id="1266232166">
      <w:bodyDiv w:val="1"/>
      <w:marLeft w:val="0"/>
      <w:marRight w:val="0"/>
      <w:marTop w:val="0"/>
      <w:marBottom w:val="0"/>
      <w:divBdr>
        <w:top w:val="none" w:sz="0" w:space="0" w:color="auto"/>
        <w:left w:val="none" w:sz="0" w:space="0" w:color="auto"/>
        <w:bottom w:val="none" w:sz="0" w:space="0" w:color="auto"/>
        <w:right w:val="none" w:sz="0" w:space="0" w:color="auto"/>
      </w:divBdr>
    </w:div>
    <w:div w:id="1271889105">
      <w:bodyDiv w:val="1"/>
      <w:marLeft w:val="0"/>
      <w:marRight w:val="0"/>
      <w:marTop w:val="0"/>
      <w:marBottom w:val="0"/>
      <w:divBdr>
        <w:top w:val="none" w:sz="0" w:space="0" w:color="auto"/>
        <w:left w:val="none" w:sz="0" w:space="0" w:color="auto"/>
        <w:bottom w:val="none" w:sz="0" w:space="0" w:color="auto"/>
        <w:right w:val="none" w:sz="0" w:space="0" w:color="auto"/>
      </w:divBdr>
    </w:div>
    <w:div w:id="1282373300">
      <w:bodyDiv w:val="1"/>
      <w:marLeft w:val="0"/>
      <w:marRight w:val="0"/>
      <w:marTop w:val="0"/>
      <w:marBottom w:val="0"/>
      <w:divBdr>
        <w:top w:val="none" w:sz="0" w:space="0" w:color="auto"/>
        <w:left w:val="none" w:sz="0" w:space="0" w:color="auto"/>
        <w:bottom w:val="none" w:sz="0" w:space="0" w:color="auto"/>
        <w:right w:val="none" w:sz="0" w:space="0" w:color="auto"/>
      </w:divBdr>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286619106">
      <w:bodyDiv w:val="1"/>
      <w:marLeft w:val="0"/>
      <w:marRight w:val="0"/>
      <w:marTop w:val="0"/>
      <w:marBottom w:val="0"/>
      <w:divBdr>
        <w:top w:val="none" w:sz="0" w:space="0" w:color="auto"/>
        <w:left w:val="none" w:sz="0" w:space="0" w:color="auto"/>
        <w:bottom w:val="none" w:sz="0" w:space="0" w:color="auto"/>
        <w:right w:val="none" w:sz="0" w:space="0" w:color="auto"/>
      </w:divBdr>
    </w:div>
    <w:div w:id="1297222600">
      <w:bodyDiv w:val="1"/>
      <w:marLeft w:val="0"/>
      <w:marRight w:val="0"/>
      <w:marTop w:val="0"/>
      <w:marBottom w:val="0"/>
      <w:divBdr>
        <w:top w:val="none" w:sz="0" w:space="0" w:color="auto"/>
        <w:left w:val="none" w:sz="0" w:space="0" w:color="auto"/>
        <w:bottom w:val="none" w:sz="0" w:space="0" w:color="auto"/>
        <w:right w:val="none" w:sz="0" w:space="0" w:color="auto"/>
      </w:divBdr>
    </w:div>
    <w:div w:id="1298338294">
      <w:bodyDiv w:val="1"/>
      <w:marLeft w:val="0"/>
      <w:marRight w:val="0"/>
      <w:marTop w:val="0"/>
      <w:marBottom w:val="0"/>
      <w:divBdr>
        <w:top w:val="none" w:sz="0" w:space="0" w:color="auto"/>
        <w:left w:val="none" w:sz="0" w:space="0" w:color="auto"/>
        <w:bottom w:val="none" w:sz="0" w:space="0" w:color="auto"/>
        <w:right w:val="none" w:sz="0" w:space="0" w:color="auto"/>
      </w:divBdr>
    </w:div>
    <w:div w:id="1303119286">
      <w:bodyDiv w:val="1"/>
      <w:marLeft w:val="0"/>
      <w:marRight w:val="0"/>
      <w:marTop w:val="0"/>
      <w:marBottom w:val="0"/>
      <w:divBdr>
        <w:top w:val="none" w:sz="0" w:space="0" w:color="auto"/>
        <w:left w:val="none" w:sz="0" w:space="0" w:color="auto"/>
        <w:bottom w:val="none" w:sz="0" w:space="0" w:color="auto"/>
        <w:right w:val="none" w:sz="0" w:space="0" w:color="auto"/>
      </w:divBdr>
    </w:div>
    <w:div w:id="1316108995">
      <w:bodyDiv w:val="1"/>
      <w:marLeft w:val="0"/>
      <w:marRight w:val="0"/>
      <w:marTop w:val="0"/>
      <w:marBottom w:val="0"/>
      <w:divBdr>
        <w:top w:val="none" w:sz="0" w:space="0" w:color="auto"/>
        <w:left w:val="none" w:sz="0" w:space="0" w:color="auto"/>
        <w:bottom w:val="none" w:sz="0" w:space="0" w:color="auto"/>
        <w:right w:val="none" w:sz="0" w:space="0" w:color="auto"/>
      </w:divBdr>
    </w:div>
    <w:div w:id="1319186980">
      <w:bodyDiv w:val="1"/>
      <w:marLeft w:val="0"/>
      <w:marRight w:val="0"/>
      <w:marTop w:val="0"/>
      <w:marBottom w:val="0"/>
      <w:divBdr>
        <w:top w:val="none" w:sz="0" w:space="0" w:color="auto"/>
        <w:left w:val="none" w:sz="0" w:space="0" w:color="auto"/>
        <w:bottom w:val="none" w:sz="0" w:space="0" w:color="auto"/>
        <w:right w:val="none" w:sz="0" w:space="0" w:color="auto"/>
      </w:divBdr>
    </w:div>
    <w:div w:id="1320841631">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21033487">
      <w:bodyDiv w:val="1"/>
      <w:marLeft w:val="0"/>
      <w:marRight w:val="0"/>
      <w:marTop w:val="0"/>
      <w:marBottom w:val="0"/>
      <w:divBdr>
        <w:top w:val="none" w:sz="0" w:space="0" w:color="auto"/>
        <w:left w:val="none" w:sz="0" w:space="0" w:color="auto"/>
        <w:bottom w:val="none" w:sz="0" w:space="0" w:color="auto"/>
        <w:right w:val="none" w:sz="0" w:space="0" w:color="auto"/>
      </w:divBdr>
    </w:div>
    <w:div w:id="1322275332">
      <w:bodyDiv w:val="1"/>
      <w:marLeft w:val="0"/>
      <w:marRight w:val="0"/>
      <w:marTop w:val="0"/>
      <w:marBottom w:val="0"/>
      <w:divBdr>
        <w:top w:val="none" w:sz="0" w:space="0" w:color="auto"/>
        <w:left w:val="none" w:sz="0" w:space="0" w:color="auto"/>
        <w:bottom w:val="none" w:sz="0" w:space="0" w:color="auto"/>
        <w:right w:val="none" w:sz="0" w:space="0" w:color="auto"/>
      </w:divBdr>
    </w:div>
    <w:div w:id="1325663810">
      <w:bodyDiv w:val="1"/>
      <w:marLeft w:val="0"/>
      <w:marRight w:val="0"/>
      <w:marTop w:val="0"/>
      <w:marBottom w:val="0"/>
      <w:divBdr>
        <w:top w:val="none" w:sz="0" w:space="0" w:color="auto"/>
        <w:left w:val="none" w:sz="0" w:space="0" w:color="auto"/>
        <w:bottom w:val="none" w:sz="0" w:space="0" w:color="auto"/>
        <w:right w:val="none" w:sz="0" w:space="0" w:color="auto"/>
      </w:divBdr>
    </w:div>
    <w:div w:id="1328485976">
      <w:bodyDiv w:val="1"/>
      <w:marLeft w:val="0"/>
      <w:marRight w:val="0"/>
      <w:marTop w:val="0"/>
      <w:marBottom w:val="0"/>
      <w:divBdr>
        <w:top w:val="none" w:sz="0" w:space="0" w:color="auto"/>
        <w:left w:val="none" w:sz="0" w:space="0" w:color="auto"/>
        <w:bottom w:val="none" w:sz="0" w:space="0" w:color="auto"/>
        <w:right w:val="none" w:sz="0" w:space="0" w:color="auto"/>
      </w:divBdr>
    </w:div>
    <w:div w:id="1330446377">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1153427">
      <w:bodyDiv w:val="1"/>
      <w:marLeft w:val="0"/>
      <w:marRight w:val="0"/>
      <w:marTop w:val="0"/>
      <w:marBottom w:val="0"/>
      <w:divBdr>
        <w:top w:val="none" w:sz="0" w:space="0" w:color="auto"/>
        <w:left w:val="none" w:sz="0" w:space="0" w:color="auto"/>
        <w:bottom w:val="none" w:sz="0" w:space="0" w:color="auto"/>
        <w:right w:val="none" w:sz="0" w:space="0" w:color="auto"/>
      </w:divBdr>
    </w:div>
    <w:div w:id="1341158696">
      <w:bodyDiv w:val="1"/>
      <w:marLeft w:val="0"/>
      <w:marRight w:val="0"/>
      <w:marTop w:val="0"/>
      <w:marBottom w:val="0"/>
      <w:divBdr>
        <w:top w:val="none" w:sz="0" w:space="0" w:color="auto"/>
        <w:left w:val="none" w:sz="0" w:space="0" w:color="auto"/>
        <w:bottom w:val="none" w:sz="0" w:space="0" w:color="auto"/>
        <w:right w:val="none" w:sz="0" w:space="0" w:color="auto"/>
      </w:divBdr>
    </w:div>
    <w:div w:id="1342901859">
      <w:bodyDiv w:val="1"/>
      <w:marLeft w:val="0"/>
      <w:marRight w:val="0"/>
      <w:marTop w:val="0"/>
      <w:marBottom w:val="0"/>
      <w:divBdr>
        <w:top w:val="none" w:sz="0" w:space="0" w:color="auto"/>
        <w:left w:val="none" w:sz="0" w:space="0" w:color="auto"/>
        <w:bottom w:val="none" w:sz="0" w:space="0" w:color="auto"/>
        <w:right w:val="none" w:sz="0" w:space="0" w:color="auto"/>
      </w:divBdr>
    </w:div>
    <w:div w:id="1343704371">
      <w:bodyDiv w:val="1"/>
      <w:marLeft w:val="0"/>
      <w:marRight w:val="0"/>
      <w:marTop w:val="0"/>
      <w:marBottom w:val="0"/>
      <w:divBdr>
        <w:top w:val="none" w:sz="0" w:space="0" w:color="auto"/>
        <w:left w:val="none" w:sz="0" w:space="0" w:color="auto"/>
        <w:bottom w:val="none" w:sz="0" w:space="0" w:color="auto"/>
        <w:right w:val="none" w:sz="0" w:space="0" w:color="auto"/>
      </w:divBdr>
    </w:div>
    <w:div w:id="1346520051">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51298047">
      <w:bodyDiv w:val="1"/>
      <w:marLeft w:val="0"/>
      <w:marRight w:val="0"/>
      <w:marTop w:val="0"/>
      <w:marBottom w:val="0"/>
      <w:divBdr>
        <w:top w:val="none" w:sz="0" w:space="0" w:color="auto"/>
        <w:left w:val="none" w:sz="0" w:space="0" w:color="auto"/>
        <w:bottom w:val="none" w:sz="0" w:space="0" w:color="auto"/>
        <w:right w:val="none" w:sz="0" w:space="0" w:color="auto"/>
      </w:divBdr>
    </w:div>
    <w:div w:id="1351686075">
      <w:bodyDiv w:val="1"/>
      <w:marLeft w:val="0"/>
      <w:marRight w:val="0"/>
      <w:marTop w:val="0"/>
      <w:marBottom w:val="0"/>
      <w:divBdr>
        <w:top w:val="none" w:sz="0" w:space="0" w:color="auto"/>
        <w:left w:val="none" w:sz="0" w:space="0" w:color="auto"/>
        <w:bottom w:val="none" w:sz="0" w:space="0" w:color="auto"/>
        <w:right w:val="none" w:sz="0" w:space="0" w:color="auto"/>
      </w:divBdr>
    </w:div>
    <w:div w:id="1352760773">
      <w:bodyDiv w:val="1"/>
      <w:marLeft w:val="0"/>
      <w:marRight w:val="0"/>
      <w:marTop w:val="0"/>
      <w:marBottom w:val="0"/>
      <w:divBdr>
        <w:top w:val="none" w:sz="0" w:space="0" w:color="auto"/>
        <w:left w:val="none" w:sz="0" w:space="0" w:color="auto"/>
        <w:bottom w:val="none" w:sz="0" w:space="0" w:color="auto"/>
        <w:right w:val="none" w:sz="0" w:space="0" w:color="auto"/>
      </w:divBdr>
    </w:div>
    <w:div w:id="1358627879">
      <w:bodyDiv w:val="1"/>
      <w:marLeft w:val="0"/>
      <w:marRight w:val="0"/>
      <w:marTop w:val="0"/>
      <w:marBottom w:val="0"/>
      <w:divBdr>
        <w:top w:val="none" w:sz="0" w:space="0" w:color="auto"/>
        <w:left w:val="none" w:sz="0" w:space="0" w:color="auto"/>
        <w:bottom w:val="none" w:sz="0" w:space="0" w:color="auto"/>
        <w:right w:val="none" w:sz="0" w:space="0" w:color="auto"/>
      </w:divBdr>
    </w:div>
    <w:div w:id="1361667071">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75470233">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391881805">
      <w:bodyDiv w:val="1"/>
      <w:marLeft w:val="0"/>
      <w:marRight w:val="0"/>
      <w:marTop w:val="0"/>
      <w:marBottom w:val="0"/>
      <w:divBdr>
        <w:top w:val="none" w:sz="0" w:space="0" w:color="auto"/>
        <w:left w:val="none" w:sz="0" w:space="0" w:color="auto"/>
        <w:bottom w:val="none" w:sz="0" w:space="0" w:color="auto"/>
        <w:right w:val="none" w:sz="0" w:space="0" w:color="auto"/>
      </w:divBdr>
    </w:div>
    <w:div w:id="1394040460">
      <w:bodyDiv w:val="1"/>
      <w:marLeft w:val="0"/>
      <w:marRight w:val="0"/>
      <w:marTop w:val="0"/>
      <w:marBottom w:val="0"/>
      <w:divBdr>
        <w:top w:val="none" w:sz="0" w:space="0" w:color="auto"/>
        <w:left w:val="none" w:sz="0" w:space="0" w:color="auto"/>
        <w:bottom w:val="none" w:sz="0" w:space="0" w:color="auto"/>
        <w:right w:val="none" w:sz="0" w:space="0" w:color="auto"/>
      </w:divBdr>
    </w:div>
    <w:div w:id="1394309116">
      <w:bodyDiv w:val="1"/>
      <w:marLeft w:val="0"/>
      <w:marRight w:val="0"/>
      <w:marTop w:val="0"/>
      <w:marBottom w:val="0"/>
      <w:divBdr>
        <w:top w:val="none" w:sz="0" w:space="0" w:color="auto"/>
        <w:left w:val="none" w:sz="0" w:space="0" w:color="auto"/>
        <w:bottom w:val="none" w:sz="0" w:space="0" w:color="auto"/>
        <w:right w:val="none" w:sz="0" w:space="0" w:color="auto"/>
      </w:divBdr>
    </w:div>
    <w:div w:id="1397703273">
      <w:bodyDiv w:val="1"/>
      <w:marLeft w:val="0"/>
      <w:marRight w:val="0"/>
      <w:marTop w:val="0"/>
      <w:marBottom w:val="0"/>
      <w:divBdr>
        <w:top w:val="none" w:sz="0" w:space="0" w:color="auto"/>
        <w:left w:val="none" w:sz="0" w:space="0" w:color="auto"/>
        <w:bottom w:val="none" w:sz="0" w:space="0" w:color="auto"/>
        <w:right w:val="none" w:sz="0" w:space="0" w:color="auto"/>
      </w:divBdr>
    </w:div>
    <w:div w:id="1400009453">
      <w:bodyDiv w:val="1"/>
      <w:marLeft w:val="0"/>
      <w:marRight w:val="0"/>
      <w:marTop w:val="0"/>
      <w:marBottom w:val="0"/>
      <w:divBdr>
        <w:top w:val="none" w:sz="0" w:space="0" w:color="auto"/>
        <w:left w:val="none" w:sz="0" w:space="0" w:color="auto"/>
        <w:bottom w:val="none" w:sz="0" w:space="0" w:color="auto"/>
        <w:right w:val="none" w:sz="0" w:space="0" w:color="auto"/>
      </w:divBdr>
    </w:div>
    <w:div w:id="1402214781">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13502095">
      <w:bodyDiv w:val="1"/>
      <w:marLeft w:val="0"/>
      <w:marRight w:val="0"/>
      <w:marTop w:val="0"/>
      <w:marBottom w:val="0"/>
      <w:divBdr>
        <w:top w:val="none" w:sz="0" w:space="0" w:color="auto"/>
        <w:left w:val="none" w:sz="0" w:space="0" w:color="auto"/>
        <w:bottom w:val="none" w:sz="0" w:space="0" w:color="auto"/>
        <w:right w:val="none" w:sz="0" w:space="0" w:color="auto"/>
      </w:divBdr>
    </w:div>
    <w:div w:id="1416248852">
      <w:bodyDiv w:val="1"/>
      <w:marLeft w:val="0"/>
      <w:marRight w:val="0"/>
      <w:marTop w:val="0"/>
      <w:marBottom w:val="0"/>
      <w:divBdr>
        <w:top w:val="none" w:sz="0" w:space="0" w:color="auto"/>
        <w:left w:val="none" w:sz="0" w:space="0" w:color="auto"/>
        <w:bottom w:val="none" w:sz="0" w:space="0" w:color="auto"/>
        <w:right w:val="none" w:sz="0" w:space="0" w:color="auto"/>
      </w:divBdr>
    </w:div>
    <w:div w:id="1426226523">
      <w:bodyDiv w:val="1"/>
      <w:marLeft w:val="0"/>
      <w:marRight w:val="0"/>
      <w:marTop w:val="0"/>
      <w:marBottom w:val="0"/>
      <w:divBdr>
        <w:top w:val="none" w:sz="0" w:space="0" w:color="auto"/>
        <w:left w:val="none" w:sz="0" w:space="0" w:color="auto"/>
        <w:bottom w:val="none" w:sz="0" w:space="0" w:color="auto"/>
        <w:right w:val="none" w:sz="0" w:space="0" w:color="auto"/>
      </w:divBdr>
    </w:div>
    <w:div w:id="1426733517">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33209195">
      <w:bodyDiv w:val="1"/>
      <w:marLeft w:val="0"/>
      <w:marRight w:val="0"/>
      <w:marTop w:val="0"/>
      <w:marBottom w:val="0"/>
      <w:divBdr>
        <w:top w:val="none" w:sz="0" w:space="0" w:color="auto"/>
        <w:left w:val="none" w:sz="0" w:space="0" w:color="auto"/>
        <w:bottom w:val="none" w:sz="0" w:space="0" w:color="auto"/>
        <w:right w:val="none" w:sz="0" w:space="0" w:color="auto"/>
      </w:divBdr>
    </w:div>
    <w:div w:id="1439566443">
      <w:bodyDiv w:val="1"/>
      <w:marLeft w:val="0"/>
      <w:marRight w:val="0"/>
      <w:marTop w:val="0"/>
      <w:marBottom w:val="0"/>
      <w:divBdr>
        <w:top w:val="none" w:sz="0" w:space="0" w:color="auto"/>
        <w:left w:val="none" w:sz="0" w:space="0" w:color="auto"/>
        <w:bottom w:val="none" w:sz="0" w:space="0" w:color="auto"/>
        <w:right w:val="none" w:sz="0" w:space="0" w:color="auto"/>
      </w:divBdr>
    </w:div>
    <w:div w:id="1445491672">
      <w:bodyDiv w:val="1"/>
      <w:marLeft w:val="0"/>
      <w:marRight w:val="0"/>
      <w:marTop w:val="0"/>
      <w:marBottom w:val="0"/>
      <w:divBdr>
        <w:top w:val="none" w:sz="0" w:space="0" w:color="auto"/>
        <w:left w:val="none" w:sz="0" w:space="0" w:color="auto"/>
        <w:bottom w:val="none" w:sz="0" w:space="0" w:color="auto"/>
        <w:right w:val="none" w:sz="0" w:space="0" w:color="auto"/>
      </w:divBdr>
    </w:div>
    <w:div w:id="1450707431">
      <w:bodyDiv w:val="1"/>
      <w:marLeft w:val="0"/>
      <w:marRight w:val="0"/>
      <w:marTop w:val="0"/>
      <w:marBottom w:val="0"/>
      <w:divBdr>
        <w:top w:val="none" w:sz="0" w:space="0" w:color="auto"/>
        <w:left w:val="none" w:sz="0" w:space="0" w:color="auto"/>
        <w:bottom w:val="none" w:sz="0" w:space="0" w:color="auto"/>
        <w:right w:val="none" w:sz="0" w:space="0" w:color="auto"/>
      </w:divBdr>
    </w:div>
    <w:div w:id="1450736232">
      <w:bodyDiv w:val="1"/>
      <w:marLeft w:val="0"/>
      <w:marRight w:val="0"/>
      <w:marTop w:val="0"/>
      <w:marBottom w:val="0"/>
      <w:divBdr>
        <w:top w:val="none" w:sz="0" w:space="0" w:color="auto"/>
        <w:left w:val="none" w:sz="0" w:space="0" w:color="auto"/>
        <w:bottom w:val="none" w:sz="0" w:space="0" w:color="auto"/>
        <w:right w:val="none" w:sz="0" w:space="0" w:color="auto"/>
      </w:divBdr>
    </w:div>
    <w:div w:id="1454906765">
      <w:bodyDiv w:val="1"/>
      <w:marLeft w:val="0"/>
      <w:marRight w:val="0"/>
      <w:marTop w:val="0"/>
      <w:marBottom w:val="0"/>
      <w:divBdr>
        <w:top w:val="none" w:sz="0" w:space="0" w:color="auto"/>
        <w:left w:val="none" w:sz="0" w:space="0" w:color="auto"/>
        <w:bottom w:val="none" w:sz="0" w:space="0" w:color="auto"/>
        <w:right w:val="none" w:sz="0" w:space="0" w:color="auto"/>
      </w:divBdr>
    </w:div>
    <w:div w:id="1458142740">
      <w:bodyDiv w:val="1"/>
      <w:marLeft w:val="0"/>
      <w:marRight w:val="0"/>
      <w:marTop w:val="0"/>
      <w:marBottom w:val="0"/>
      <w:divBdr>
        <w:top w:val="none" w:sz="0" w:space="0" w:color="auto"/>
        <w:left w:val="none" w:sz="0" w:space="0" w:color="auto"/>
        <w:bottom w:val="none" w:sz="0" w:space="0" w:color="auto"/>
        <w:right w:val="none" w:sz="0" w:space="0" w:color="auto"/>
      </w:divBdr>
    </w:div>
    <w:div w:id="1461992582">
      <w:bodyDiv w:val="1"/>
      <w:marLeft w:val="0"/>
      <w:marRight w:val="0"/>
      <w:marTop w:val="0"/>
      <w:marBottom w:val="0"/>
      <w:divBdr>
        <w:top w:val="none" w:sz="0" w:space="0" w:color="auto"/>
        <w:left w:val="none" w:sz="0" w:space="0" w:color="auto"/>
        <w:bottom w:val="none" w:sz="0" w:space="0" w:color="auto"/>
        <w:right w:val="none" w:sz="0" w:space="0" w:color="auto"/>
      </w:divBdr>
    </w:div>
    <w:div w:id="1463188000">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64926981">
      <w:bodyDiv w:val="1"/>
      <w:marLeft w:val="0"/>
      <w:marRight w:val="0"/>
      <w:marTop w:val="0"/>
      <w:marBottom w:val="0"/>
      <w:divBdr>
        <w:top w:val="none" w:sz="0" w:space="0" w:color="auto"/>
        <w:left w:val="none" w:sz="0" w:space="0" w:color="auto"/>
        <w:bottom w:val="none" w:sz="0" w:space="0" w:color="auto"/>
        <w:right w:val="none" w:sz="0" w:space="0" w:color="auto"/>
      </w:divBdr>
    </w:div>
    <w:div w:id="1467507642">
      <w:bodyDiv w:val="1"/>
      <w:marLeft w:val="0"/>
      <w:marRight w:val="0"/>
      <w:marTop w:val="0"/>
      <w:marBottom w:val="0"/>
      <w:divBdr>
        <w:top w:val="none" w:sz="0" w:space="0" w:color="auto"/>
        <w:left w:val="none" w:sz="0" w:space="0" w:color="auto"/>
        <w:bottom w:val="none" w:sz="0" w:space="0" w:color="auto"/>
        <w:right w:val="none" w:sz="0" w:space="0" w:color="auto"/>
      </w:divBdr>
    </w:div>
    <w:div w:id="1471364071">
      <w:bodyDiv w:val="1"/>
      <w:marLeft w:val="0"/>
      <w:marRight w:val="0"/>
      <w:marTop w:val="0"/>
      <w:marBottom w:val="0"/>
      <w:divBdr>
        <w:top w:val="none" w:sz="0" w:space="0" w:color="auto"/>
        <w:left w:val="none" w:sz="0" w:space="0" w:color="auto"/>
        <w:bottom w:val="none" w:sz="0" w:space="0" w:color="auto"/>
        <w:right w:val="none" w:sz="0" w:space="0" w:color="auto"/>
      </w:divBdr>
    </w:div>
    <w:div w:id="1477138976">
      <w:bodyDiv w:val="1"/>
      <w:marLeft w:val="0"/>
      <w:marRight w:val="0"/>
      <w:marTop w:val="0"/>
      <w:marBottom w:val="0"/>
      <w:divBdr>
        <w:top w:val="none" w:sz="0" w:space="0" w:color="auto"/>
        <w:left w:val="none" w:sz="0" w:space="0" w:color="auto"/>
        <w:bottom w:val="none" w:sz="0" w:space="0" w:color="auto"/>
        <w:right w:val="none" w:sz="0" w:space="0" w:color="auto"/>
      </w:divBdr>
    </w:div>
    <w:div w:id="1477911164">
      <w:bodyDiv w:val="1"/>
      <w:marLeft w:val="0"/>
      <w:marRight w:val="0"/>
      <w:marTop w:val="0"/>
      <w:marBottom w:val="0"/>
      <w:divBdr>
        <w:top w:val="none" w:sz="0" w:space="0" w:color="auto"/>
        <w:left w:val="none" w:sz="0" w:space="0" w:color="auto"/>
        <w:bottom w:val="none" w:sz="0" w:space="0" w:color="auto"/>
        <w:right w:val="none" w:sz="0" w:space="0" w:color="auto"/>
      </w:divBdr>
    </w:div>
    <w:div w:id="1477994159">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88011134">
      <w:bodyDiv w:val="1"/>
      <w:marLeft w:val="0"/>
      <w:marRight w:val="0"/>
      <w:marTop w:val="0"/>
      <w:marBottom w:val="0"/>
      <w:divBdr>
        <w:top w:val="none" w:sz="0" w:space="0" w:color="auto"/>
        <w:left w:val="none" w:sz="0" w:space="0" w:color="auto"/>
        <w:bottom w:val="none" w:sz="0" w:space="0" w:color="auto"/>
        <w:right w:val="none" w:sz="0" w:space="0" w:color="auto"/>
      </w:divBdr>
    </w:div>
    <w:div w:id="1489712520">
      <w:bodyDiv w:val="1"/>
      <w:marLeft w:val="0"/>
      <w:marRight w:val="0"/>
      <w:marTop w:val="0"/>
      <w:marBottom w:val="0"/>
      <w:divBdr>
        <w:top w:val="none" w:sz="0" w:space="0" w:color="auto"/>
        <w:left w:val="none" w:sz="0" w:space="0" w:color="auto"/>
        <w:bottom w:val="none" w:sz="0" w:space="0" w:color="auto"/>
        <w:right w:val="none" w:sz="0" w:space="0" w:color="auto"/>
      </w:divBdr>
    </w:div>
    <w:div w:id="1490057532">
      <w:bodyDiv w:val="1"/>
      <w:marLeft w:val="0"/>
      <w:marRight w:val="0"/>
      <w:marTop w:val="0"/>
      <w:marBottom w:val="0"/>
      <w:divBdr>
        <w:top w:val="none" w:sz="0" w:space="0" w:color="auto"/>
        <w:left w:val="none" w:sz="0" w:space="0" w:color="auto"/>
        <w:bottom w:val="none" w:sz="0" w:space="0" w:color="auto"/>
        <w:right w:val="none" w:sz="0" w:space="0" w:color="auto"/>
      </w:divBdr>
    </w:div>
    <w:div w:id="1491679479">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8308744">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499689541">
      <w:bodyDiv w:val="1"/>
      <w:marLeft w:val="0"/>
      <w:marRight w:val="0"/>
      <w:marTop w:val="0"/>
      <w:marBottom w:val="0"/>
      <w:divBdr>
        <w:top w:val="none" w:sz="0" w:space="0" w:color="auto"/>
        <w:left w:val="none" w:sz="0" w:space="0" w:color="auto"/>
        <w:bottom w:val="none" w:sz="0" w:space="0" w:color="auto"/>
        <w:right w:val="none" w:sz="0" w:space="0" w:color="auto"/>
      </w:divBdr>
    </w:div>
    <w:div w:id="1503742963">
      <w:bodyDiv w:val="1"/>
      <w:marLeft w:val="0"/>
      <w:marRight w:val="0"/>
      <w:marTop w:val="0"/>
      <w:marBottom w:val="0"/>
      <w:divBdr>
        <w:top w:val="none" w:sz="0" w:space="0" w:color="auto"/>
        <w:left w:val="none" w:sz="0" w:space="0" w:color="auto"/>
        <w:bottom w:val="none" w:sz="0" w:space="0" w:color="auto"/>
        <w:right w:val="none" w:sz="0" w:space="0" w:color="auto"/>
      </w:divBdr>
    </w:div>
    <w:div w:id="1504079955">
      <w:bodyDiv w:val="1"/>
      <w:marLeft w:val="0"/>
      <w:marRight w:val="0"/>
      <w:marTop w:val="0"/>
      <w:marBottom w:val="0"/>
      <w:divBdr>
        <w:top w:val="none" w:sz="0" w:space="0" w:color="auto"/>
        <w:left w:val="none" w:sz="0" w:space="0" w:color="auto"/>
        <w:bottom w:val="none" w:sz="0" w:space="0" w:color="auto"/>
        <w:right w:val="none" w:sz="0" w:space="0" w:color="auto"/>
      </w:divBdr>
    </w:div>
    <w:div w:id="1505631095">
      <w:bodyDiv w:val="1"/>
      <w:marLeft w:val="0"/>
      <w:marRight w:val="0"/>
      <w:marTop w:val="0"/>
      <w:marBottom w:val="0"/>
      <w:divBdr>
        <w:top w:val="none" w:sz="0" w:space="0" w:color="auto"/>
        <w:left w:val="none" w:sz="0" w:space="0" w:color="auto"/>
        <w:bottom w:val="none" w:sz="0" w:space="0" w:color="auto"/>
        <w:right w:val="none" w:sz="0" w:space="0" w:color="auto"/>
      </w:divBdr>
    </w:div>
    <w:div w:id="1505823168">
      <w:bodyDiv w:val="1"/>
      <w:marLeft w:val="0"/>
      <w:marRight w:val="0"/>
      <w:marTop w:val="0"/>
      <w:marBottom w:val="0"/>
      <w:divBdr>
        <w:top w:val="none" w:sz="0" w:space="0" w:color="auto"/>
        <w:left w:val="none" w:sz="0" w:space="0" w:color="auto"/>
        <w:bottom w:val="none" w:sz="0" w:space="0" w:color="auto"/>
        <w:right w:val="none" w:sz="0" w:space="0" w:color="auto"/>
      </w:divBdr>
    </w:div>
    <w:div w:id="1507592479">
      <w:bodyDiv w:val="1"/>
      <w:marLeft w:val="0"/>
      <w:marRight w:val="0"/>
      <w:marTop w:val="0"/>
      <w:marBottom w:val="0"/>
      <w:divBdr>
        <w:top w:val="none" w:sz="0" w:space="0" w:color="auto"/>
        <w:left w:val="none" w:sz="0" w:space="0" w:color="auto"/>
        <w:bottom w:val="none" w:sz="0" w:space="0" w:color="auto"/>
        <w:right w:val="none" w:sz="0" w:space="0" w:color="auto"/>
      </w:divBdr>
    </w:div>
    <w:div w:id="1512337548">
      <w:bodyDiv w:val="1"/>
      <w:marLeft w:val="0"/>
      <w:marRight w:val="0"/>
      <w:marTop w:val="0"/>
      <w:marBottom w:val="0"/>
      <w:divBdr>
        <w:top w:val="none" w:sz="0" w:space="0" w:color="auto"/>
        <w:left w:val="none" w:sz="0" w:space="0" w:color="auto"/>
        <w:bottom w:val="none" w:sz="0" w:space="0" w:color="auto"/>
        <w:right w:val="none" w:sz="0" w:space="0" w:color="auto"/>
      </w:divBdr>
    </w:div>
    <w:div w:id="1513227756">
      <w:bodyDiv w:val="1"/>
      <w:marLeft w:val="0"/>
      <w:marRight w:val="0"/>
      <w:marTop w:val="0"/>
      <w:marBottom w:val="0"/>
      <w:divBdr>
        <w:top w:val="none" w:sz="0" w:space="0" w:color="auto"/>
        <w:left w:val="none" w:sz="0" w:space="0" w:color="auto"/>
        <w:bottom w:val="none" w:sz="0" w:space="0" w:color="auto"/>
        <w:right w:val="none" w:sz="0" w:space="0" w:color="auto"/>
      </w:divBdr>
    </w:div>
    <w:div w:id="1514151291">
      <w:bodyDiv w:val="1"/>
      <w:marLeft w:val="0"/>
      <w:marRight w:val="0"/>
      <w:marTop w:val="0"/>
      <w:marBottom w:val="0"/>
      <w:divBdr>
        <w:top w:val="none" w:sz="0" w:space="0" w:color="auto"/>
        <w:left w:val="none" w:sz="0" w:space="0" w:color="auto"/>
        <w:bottom w:val="none" w:sz="0" w:space="0" w:color="auto"/>
        <w:right w:val="none" w:sz="0" w:space="0" w:color="auto"/>
      </w:divBdr>
    </w:div>
    <w:div w:id="1514226340">
      <w:bodyDiv w:val="1"/>
      <w:marLeft w:val="0"/>
      <w:marRight w:val="0"/>
      <w:marTop w:val="0"/>
      <w:marBottom w:val="0"/>
      <w:divBdr>
        <w:top w:val="none" w:sz="0" w:space="0" w:color="auto"/>
        <w:left w:val="none" w:sz="0" w:space="0" w:color="auto"/>
        <w:bottom w:val="none" w:sz="0" w:space="0" w:color="auto"/>
        <w:right w:val="none" w:sz="0" w:space="0" w:color="auto"/>
      </w:divBdr>
    </w:div>
    <w:div w:id="1519075883">
      <w:bodyDiv w:val="1"/>
      <w:marLeft w:val="0"/>
      <w:marRight w:val="0"/>
      <w:marTop w:val="0"/>
      <w:marBottom w:val="0"/>
      <w:divBdr>
        <w:top w:val="none" w:sz="0" w:space="0" w:color="auto"/>
        <w:left w:val="none" w:sz="0" w:space="0" w:color="auto"/>
        <w:bottom w:val="none" w:sz="0" w:space="0" w:color="auto"/>
        <w:right w:val="none" w:sz="0" w:space="0" w:color="auto"/>
      </w:divBdr>
    </w:div>
    <w:div w:id="1519536712">
      <w:bodyDiv w:val="1"/>
      <w:marLeft w:val="0"/>
      <w:marRight w:val="0"/>
      <w:marTop w:val="0"/>
      <w:marBottom w:val="0"/>
      <w:divBdr>
        <w:top w:val="none" w:sz="0" w:space="0" w:color="auto"/>
        <w:left w:val="none" w:sz="0" w:space="0" w:color="auto"/>
        <w:bottom w:val="none" w:sz="0" w:space="0" w:color="auto"/>
        <w:right w:val="none" w:sz="0" w:space="0" w:color="auto"/>
      </w:divBdr>
    </w:div>
    <w:div w:id="1523209177">
      <w:bodyDiv w:val="1"/>
      <w:marLeft w:val="0"/>
      <w:marRight w:val="0"/>
      <w:marTop w:val="0"/>
      <w:marBottom w:val="0"/>
      <w:divBdr>
        <w:top w:val="none" w:sz="0" w:space="0" w:color="auto"/>
        <w:left w:val="none" w:sz="0" w:space="0" w:color="auto"/>
        <w:bottom w:val="none" w:sz="0" w:space="0" w:color="auto"/>
        <w:right w:val="none" w:sz="0" w:space="0" w:color="auto"/>
      </w:divBdr>
    </w:div>
    <w:div w:id="1524131052">
      <w:bodyDiv w:val="1"/>
      <w:marLeft w:val="0"/>
      <w:marRight w:val="0"/>
      <w:marTop w:val="0"/>
      <w:marBottom w:val="0"/>
      <w:divBdr>
        <w:top w:val="none" w:sz="0" w:space="0" w:color="auto"/>
        <w:left w:val="none" w:sz="0" w:space="0" w:color="auto"/>
        <w:bottom w:val="none" w:sz="0" w:space="0" w:color="auto"/>
        <w:right w:val="none" w:sz="0" w:space="0" w:color="auto"/>
      </w:divBdr>
    </w:div>
    <w:div w:id="1527715584">
      <w:bodyDiv w:val="1"/>
      <w:marLeft w:val="0"/>
      <w:marRight w:val="0"/>
      <w:marTop w:val="0"/>
      <w:marBottom w:val="0"/>
      <w:divBdr>
        <w:top w:val="none" w:sz="0" w:space="0" w:color="auto"/>
        <w:left w:val="none" w:sz="0" w:space="0" w:color="auto"/>
        <w:bottom w:val="none" w:sz="0" w:space="0" w:color="auto"/>
        <w:right w:val="none" w:sz="0" w:space="0" w:color="auto"/>
      </w:divBdr>
    </w:div>
    <w:div w:id="1528134599">
      <w:bodyDiv w:val="1"/>
      <w:marLeft w:val="0"/>
      <w:marRight w:val="0"/>
      <w:marTop w:val="0"/>
      <w:marBottom w:val="0"/>
      <w:divBdr>
        <w:top w:val="none" w:sz="0" w:space="0" w:color="auto"/>
        <w:left w:val="none" w:sz="0" w:space="0" w:color="auto"/>
        <w:bottom w:val="none" w:sz="0" w:space="0" w:color="auto"/>
        <w:right w:val="none" w:sz="0" w:space="0" w:color="auto"/>
      </w:divBdr>
    </w:div>
    <w:div w:id="1538157945">
      <w:bodyDiv w:val="1"/>
      <w:marLeft w:val="0"/>
      <w:marRight w:val="0"/>
      <w:marTop w:val="0"/>
      <w:marBottom w:val="0"/>
      <w:divBdr>
        <w:top w:val="none" w:sz="0" w:space="0" w:color="auto"/>
        <w:left w:val="none" w:sz="0" w:space="0" w:color="auto"/>
        <w:bottom w:val="none" w:sz="0" w:space="0" w:color="auto"/>
        <w:right w:val="none" w:sz="0" w:space="0" w:color="auto"/>
      </w:divBdr>
    </w:div>
    <w:div w:id="1545219401">
      <w:bodyDiv w:val="1"/>
      <w:marLeft w:val="0"/>
      <w:marRight w:val="0"/>
      <w:marTop w:val="0"/>
      <w:marBottom w:val="0"/>
      <w:divBdr>
        <w:top w:val="none" w:sz="0" w:space="0" w:color="auto"/>
        <w:left w:val="none" w:sz="0" w:space="0" w:color="auto"/>
        <w:bottom w:val="none" w:sz="0" w:space="0" w:color="auto"/>
        <w:right w:val="none" w:sz="0" w:space="0" w:color="auto"/>
      </w:divBdr>
    </w:div>
    <w:div w:id="1546214056">
      <w:bodyDiv w:val="1"/>
      <w:marLeft w:val="0"/>
      <w:marRight w:val="0"/>
      <w:marTop w:val="0"/>
      <w:marBottom w:val="0"/>
      <w:divBdr>
        <w:top w:val="none" w:sz="0" w:space="0" w:color="auto"/>
        <w:left w:val="none" w:sz="0" w:space="0" w:color="auto"/>
        <w:bottom w:val="none" w:sz="0" w:space="0" w:color="auto"/>
        <w:right w:val="none" w:sz="0" w:space="0" w:color="auto"/>
      </w:divBdr>
    </w:div>
    <w:div w:id="1557664913">
      <w:bodyDiv w:val="1"/>
      <w:marLeft w:val="0"/>
      <w:marRight w:val="0"/>
      <w:marTop w:val="0"/>
      <w:marBottom w:val="0"/>
      <w:divBdr>
        <w:top w:val="none" w:sz="0" w:space="0" w:color="auto"/>
        <w:left w:val="none" w:sz="0" w:space="0" w:color="auto"/>
        <w:bottom w:val="none" w:sz="0" w:space="0" w:color="auto"/>
        <w:right w:val="none" w:sz="0" w:space="0" w:color="auto"/>
      </w:divBdr>
    </w:div>
    <w:div w:id="1561475042">
      <w:bodyDiv w:val="1"/>
      <w:marLeft w:val="0"/>
      <w:marRight w:val="0"/>
      <w:marTop w:val="0"/>
      <w:marBottom w:val="0"/>
      <w:divBdr>
        <w:top w:val="none" w:sz="0" w:space="0" w:color="auto"/>
        <w:left w:val="none" w:sz="0" w:space="0" w:color="auto"/>
        <w:bottom w:val="none" w:sz="0" w:space="0" w:color="auto"/>
        <w:right w:val="none" w:sz="0" w:space="0" w:color="auto"/>
      </w:divBdr>
    </w:div>
    <w:div w:id="1565675750">
      <w:bodyDiv w:val="1"/>
      <w:marLeft w:val="0"/>
      <w:marRight w:val="0"/>
      <w:marTop w:val="0"/>
      <w:marBottom w:val="0"/>
      <w:divBdr>
        <w:top w:val="none" w:sz="0" w:space="0" w:color="auto"/>
        <w:left w:val="none" w:sz="0" w:space="0" w:color="auto"/>
        <w:bottom w:val="none" w:sz="0" w:space="0" w:color="auto"/>
        <w:right w:val="none" w:sz="0" w:space="0" w:color="auto"/>
      </w:divBdr>
    </w:div>
    <w:div w:id="1568228495">
      <w:bodyDiv w:val="1"/>
      <w:marLeft w:val="0"/>
      <w:marRight w:val="0"/>
      <w:marTop w:val="0"/>
      <w:marBottom w:val="0"/>
      <w:divBdr>
        <w:top w:val="none" w:sz="0" w:space="0" w:color="auto"/>
        <w:left w:val="none" w:sz="0" w:space="0" w:color="auto"/>
        <w:bottom w:val="none" w:sz="0" w:space="0" w:color="auto"/>
        <w:right w:val="none" w:sz="0" w:space="0" w:color="auto"/>
      </w:divBdr>
    </w:div>
    <w:div w:id="1568417844">
      <w:bodyDiv w:val="1"/>
      <w:marLeft w:val="0"/>
      <w:marRight w:val="0"/>
      <w:marTop w:val="0"/>
      <w:marBottom w:val="0"/>
      <w:divBdr>
        <w:top w:val="none" w:sz="0" w:space="0" w:color="auto"/>
        <w:left w:val="none" w:sz="0" w:space="0" w:color="auto"/>
        <w:bottom w:val="none" w:sz="0" w:space="0" w:color="auto"/>
        <w:right w:val="none" w:sz="0" w:space="0" w:color="auto"/>
      </w:divBdr>
    </w:div>
    <w:div w:id="1573656638">
      <w:bodyDiv w:val="1"/>
      <w:marLeft w:val="0"/>
      <w:marRight w:val="0"/>
      <w:marTop w:val="0"/>
      <w:marBottom w:val="0"/>
      <w:divBdr>
        <w:top w:val="none" w:sz="0" w:space="0" w:color="auto"/>
        <w:left w:val="none" w:sz="0" w:space="0" w:color="auto"/>
        <w:bottom w:val="none" w:sz="0" w:space="0" w:color="auto"/>
        <w:right w:val="none" w:sz="0" w:space="0" w:color="auto"/>
      </w:divBdr>
    </w:div>
    <w:div w:id="1576435653">
      <w:bodyDiv w:val="1"/>
      <w:marLeft w:val="0"/>
      <w:marRight w:val="0"/>
      <w:marTop w:val="0"/>
      <w:marBottom w:val="0"/>
      <w:divBdr>
        <w:top w:val="none" w:sz="0" w:space="0" w:color="auto"/>
        <w:left w:val="none" w:sz="0" w:space="0" w:color="auto"/>
        <w:bottom w:val="none" w:sz="0" w:space="0" w:color="auto"/>
        <w:right w:val="none" w:sz="0" w:space="0" w:color="auto"/>
      </w:divBdr>
    </w:div>
    <w:div w:id="1581016736">
      <w:bodyDiv w:val="1"/>
      <w:marLeft w:val="0"/>
      <w:marRight w:val="0"/>
      <w:marTop w:val="0"/>
      <w:marBottom w:val="0"/>
      <w:divBdr>
        <w:top w:val="none" w:sz="0" w:space="0" w:color="auto"/>
        <w:left w:val="none" w:sz="0" w:space="0" w:color="auto"/>
        <w:bottom w:val="none" w:sz="0" w:space="0" w:color="auto"/>
        <w:right w:val="none" w:sz="0" w:space="0" w:color="auto"/>
      </w:divBdr>
    </w:div>
    <w:div w:id="1581677929">
      <w:bodyDiv w:val="1"/>
      <w:marLeft w:val="0"/>
      <w:marRight w:val="0"/>
      <w:marTop w:val="0"/>
      <w:marBottom w:val="0"/>
      <w:divBdr>
        <w:top w:val="none" w:sz="0" w:space="0" w:color="auto"/>
        <w:left w:val="none" w:sz="0" w:space="0" w:color="auto"/>
        <w:bottom w:val="none" w:sz="0" w:space="0" w:color="auto"/>
        <w:right w:val="none" w:sz="0" w:space="0" w:color="auto"/>
      </w:divBdr>
    </w:div>
    <w:div w:id="1582525107">
      <w:bodyDiv w:val="1"/>
      <w:marLeft w:val="0"/>
      <w:marRight w:val="0"/>
      <w:marTop w:val="0"/>
      <w:marBottom w:val="0"/>
      <w:divBdr>
        <w:top w:val="none" w:sz="0" w:space="0" w:color="auto"/>
        <w:left w:val="none" w:sz="0" w:space="0" w:color="auto"/>
        <w:bottom w:val="none" w:sz="0" w:space="0" w:color="auto"/>
        <w:right w:val="none" w:sz="0" w:space="0" w:color="auto"/>
      </w:divBdr>
    </w:div>
    <w:div w:id="1584726688">
      <w:bodyDiv w:val="1"/>
      <w:marLeft w:val="0"/>
      <w:marRight w:val="0"/>
      <w:marTop w:val="0"/>
      <w:marBottom w:val="0"/>
      <w:divBdr>
        <w:top w:val="none" w:sz="0" w:space="0" w:color="auto"/>
        <w:left w:val="none" w:sz="0" w:space="0" w:color="auto"/>
        <w:bottom w:val="none" w:sz="0" w:space="0" w:color="auto"/>
        <w:right w:val="none" w:sz="0" w:space="0" w:color="auto"/>
      </w:divBdr>
    </w:div>
    <w:div w:id="1586450896">
      <w:bodyDiv w:val="1"/>
      <w:marLeft w:val="0"/>
      <w:marRight w:val="0"/>
      <w:marTop w:val="0"/>
      <w:marBottom w:val="0"/>
      <w:divBdr>
        <w:top w:val="none" w:sz="0" w:space="0" w:color="auto"/>
        <w:left w:val="none" w:sz="0" w:space="0" w:color="auto"/>
        <w:bottom w:val="none" w:sz="0" w:space="0" w:color="auto"/>
        <w:right w:val="none" w:sz="0" w:space="0" w:color="auto"/>
      </w:divBdr>
    </w:div>
    <w:div w:id="1590382583">
      <w:bodyDiv w:val="1"/>
      <w:marLeft w:val="0"/>
      <w:marRight w:val="0"/>
      <w:marTop w:val="0"/>
      <w:marBottom w:val="0"/>
      <w:divBdr>
        <w:top w:val="none" w:sz="0" w:space="0" w:color="auto"/>
        <w:left w:val="none" w:sz="0" w:space="0" w:color="auto"/>
        <w:bottom w:val="none" w:sz="0" w:space="0" w:color="auto"/>
        <w:right w:val="none" w:sz="0" w:space="0" w:color="auto"/>
      </w:divBdr>
    </w:div>
    <w:div w:id="1591967573">
      <w:bodyDiv w:val="1"/>
      <w:marLeft w:val="0"/>
      <w:marRight w:val="0"/>
      <w:marTop w:val="0"/>
      <w:marBottom w:val="0"/>
      <w:divBdr>
        <w:top w:val="none" w:sz="0" w:space="0" w:color="auto"/>
        <w:left w:val="none" w:sz="0" w:space="0" w:color="auto"/>
        <w:bottom w:val="none" w:sz="0" w:space="0" w:color="auto"/>
        <w:right w:val="none" w:sz="0" w:space="0" w:color="auto"/>
      </w:divBdr>
    </w:div>
    <w:div w:id="1592199254">
      <w:bodyDiv w:val="1"/>
      <w:marLeft w:val="0"/>
      <w:marRight w:val="0"/>
      <w:marTop w:val="0"/>
      <w:marBottom w:val="0"/>
      <w:divBdr>
        <w:top w:val="none" w:sz="0" w:space="0" w:color="auto"/>
        <w:left w:val="none" w:sz="0" w:space="0" w:color="auto"/>
        <w:bottom w:val="none" w:sz="0" w:space="0" w:color="auto"/>
        <w:right w:val="none" w:sz="0" w:space="0" w:color="auto"/>
      </w:divBdr>
    </w:div>
    <w:div w:id="1592811980">
      <w:bodyDiv w:val="1"/>
      <w:marLeft w:val="0"/>
      <w:marRight w:val="0"/>
      <w:marTop w:val="0"/>
      <w:marBottom w:val="0"/>
      <w:divBdr>
        <w:top w:val="none" w:sz="0" w:space="0" w:color="auto"/>
        <w:left w:val="none" w:sz="0" w:space="0" w:color="auto"/>
        <w:bottom w:val="none" w:sz="0" w:space="0" w:color="auto"/>
        <w:right w:val="none" w:sz="0" w:space="0" w:color="auto"/>
      </w:divBdr>
    </w:div>
    <w:div w:id="1594701029">
      <w:bodyDiv w:val="1"/>
      <w:marLeft w:val="0"/>
      <w:marRight w:val="0"/>
      <w:marTop w:val="0"/>
      <w:marBottom w:val="0"/>
      <w:divBdr>
        <w:top w:val="none" w:sz="0" w:space="0" w:color="auto"/>
        <w:left w:val="none" w:sz="0" w:space="0" w:color="auto"/>
        <w:bottom w:val="none" w:sz="0" w:space="0" w:color="auto"/>
        <w:right w:val="none" w:sz="0" w:space="0" w:color="auto"/>
      </w:divBdr>
    </w:div>
    <w:div w:id="1596867976">
      <w:bodyDiv w:val="1"/>
      <w:marLeft w:val="0"/>
      <w:marRight w:val="0"/>
      <w:marTop w:val="0"/>
      <w:marBottom w:val="0"/>
      <w:divBdr>
        <w:top w:val="none" w:sz="0" w:space="0" w:color="auto"/>
        <w:left w:val="none" w:sz="0" w:space="0" w:color="auto"/>
        <w:bottom w:val="none" w:sz="0" w:space="0" w:color="auto"/>
        <w:right w:val="none" w:sz="0" w:space="0" w:color="auto"/>
      </w:divBdr>
    </w:div>
    <w:div w:id="1597325031">
      <w:bodyDiv w:val="1"/>
      <w:marLeft w:val="0"/>
      <w:marRight w:val="0"/>
      <w:marTop w:val="0"/>
      <w:marBottom w:val="0"/>
      <w:divBdr>
        <w:top w:val="none" w:sz="0" w:space="0" w:color="auto"/>
        <w:left w:val="none" w:sz="0" w:space="0" w:color="auto"/>
        <w:bottom w:val="none" w:sz="0" w:space="0" w:color="auto"/>
        <w:right w:val="none" w:sz="0" w:space="0" w:color="auto"/>
      </w:divBdr>
    </w:div>
    <w:div w:id="1603880807">
      <w:bodyDiv w:val="1"/>
      <w:marLeft w:val="0"/>
      <w:marRight w:val="0"/>
      <w:marTop w:val="0"/>
      <w:marBottom w:val="0"/>
      <w:divBdr>
        <w:top w:val="none" w:sz="0" w:space="0" w:color="auto"/>
        <w:left w:val="none" w:sz="0" w:space="0" w:color="auto"/>
        <w:bottom w:val="none" w:sz="0" w:space="0" w:color="auto"/>
        <w:right w:val="none" w:sz="0" w:space="0" w:color="auto"/>
      </w:divBdr>
    </w:div>
    <w:div w:id="1604340843">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05458271">
      <w:bodyDiv w:val="1"/>
      <w:marLeft w:val="0"/>
      <w:marRight w:val="0"/>
      <w:marTop w:val="0"/>
      <w:marBottom w:val="0"/>
      <w:divBdr>
        <w:top w:val="none" w:sz="0" w:space="0" w:color="auto"/>
        <w:left w:val="none" w:sz="0" w:space="0" w:color="auto"/>
        <w:bottom w:val="none" w:sz="0" w:space="0" w:color="auto"/>
        <w:right w:val="none" w:sz="0" w:space="0" w:color="auto"/>
      </w:divBdr>
    </w:div>
    <w:div w:id="1607615849">
      <w:bodyDiv w:val="1"/>
      <w:marLeft w:val="0"/>
      <w:marRight w:val="0"/>
      <w:marTop w:val="0"/>
      <w:marBottom w:val="0"/>
      <w:divBdr>
        <w:top w:val="none" w:sz="0" w:space="0" w:color="auto"/>
        <w:left w:val="none" w:sz="0" w:space="0" w:color="auto"/>
        <w:bottom w:val="none" w:sz="0" w:space="0" w:color="auto"/>
        <w:right w:val="none" w:sz="0" w:space="0" w:color="auto"/>
      </w:divBdr>
    </w:div>
    <w:div w:id="1610502947">
      <w:bodyDiv w:val="1"/>
      <w:marLeft w:val="0"/>
      <w:marRight w:val="0"/>
      <w:marTop w:val="0"/>
      <w:marBottom w:val="0"/>
      <w:divBdr>
        <w:top w:val="none" w:sz="0" w:space="0" w:color="auto"/>
        <w:left w:val="none" w:sz="0" w:space="0" w:color="auto"/>
        <w:bottom w:val="none" w:sz="0" w:space="0" w:color="auto"/>
        <w:right w:val="none" w:sz="0" w:space="0" w:color="auto"/>
      </w:divBdr>
    </w:div>
    <w:div w:id="1611358535">
      <w:bodyDiv w:val="1"/>
      <w:marLeft w:val="0"/>
      <w:marRight w:val="0"/>
      <w:marTop w:val="0"/>
      <w:marBottom w:val="0"/>
      <w:divBdr>
        <w:top w:val="none" w:sz="0" w:space="0" w:color="auto"/>
        <w:left w:val="none" w:sz="0" w:space="0" w:color="auto"/>
        <w:bottom w:val="none" w:sz="0" w:space="0" w:color="auto"/>
        <w:right w:val="none" w:sz="0" w:space="0" w:color="auto"/>
      </w:divBdr>
    </w:div>
    <w:div w:id="1620599674">
      <w:bodyDiv w:val="1"/>
      <w:marLeft w:val="0"/>
      <w:marRight w:val="0"/>
      <w:marTop w:val="0"/>
      <w:marBottom w:val="0"/>
      <w:divBdr>
        <w:top w:val="none" w:sz="0" w:space="0" w:color="auto"/>
        <w:left w:val="none" w:sz="0" w:space="0" w:color="auto"/>
        <w:bottom w:val="none" w:sz="0" w:space="0" w:color="auto"/>
        <w:right w:val="none" w:sz="0" w:space="0" w:color="auto"/>
      </w:divBdr>
    </w:div>
    <w:div w:id="1622035415">
      <w:bodyDiv w:val="1"/>
      <w:marLeft w:val="0"/>
      <w:marRight w:val="0"/>
      <w:marTop w:val="0"/>
      <w:marBottom w:val="0"/>
      <w:divBdr>
        <w:top w:val="none" w:sz="0" w:space="0" w:color="auto"/>
        <w:left w:val="none" w:sz="0" w:space="0" w:color="auto"/>
        <w:bottom w:val="none" w:sz="0" w:space="0" w:color="auto"/>
        <w:right w:val="none" w:sz="0" w:space="0" w:color="auto"/>
      </w:divBdr>
    </w:div>
    <w:div w:id="1622497592">
      <w:bodyDiv w:val="1"/>
      <w:marLeft w:val="0"/>
      <w:marRight w:val="0"/>
      <w:marTop w:val="0"/>
      <w:marBottom w:val="0"/>
      <w:divBdr>
        <w:top w:val="none" w:sz="0" w:space="0" w:color="auto"/>
        <w:left w:val="none" w:sz="0" w:space="0" w:color="auto"/>
        <w:bottom w:val="none" w:sz="0" w:space="0" w:color="auto"/>
        <w:right w:val="none" w:sz="0" w:space="0" w:color="auto"/>
      </w:divBdr>
    </w:div>
    <w:div w:id="1623655902">
      <w:bodyDiv w:val="1"/>
      <w:marLeft w:val="0"/>
      <w:marRight w:val="0"/>
      <w:marTop w:val="0"/>
      <w:marBottom w:val="0"/>
      <w:divBdr>
        <w:top w:val="none" w:sz="0" w:space="0" w:color="auto"/>
        <w:left w:val="none" w:sz="0" w:space="0" w:color="auto"/>
        <w:bottom w:val="none" w:sz="0" w:space="0" w:color="auto"/>
        <w:right w:val="none" w:sz="0" w:space="0" w:color="auto"/>
      </w:divBdr>
    </w:div>
    <w:div w:id="1626353265">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30277028">
      <w:bodyDiv w:val="1"/>
      <w:marLeft w:val="0"/>
      <w:marRight w:val="0"/>
      <w:marTop w:val="0"/>
      <w:marBottom w:val="0"/>
      <w:divBdr>
        <w:top w:val="none" w:sz="0" w:space="0" w:color="auto"/>
        <w:left w:val="none" w:sz="0" w:space="0" w:color="auto"/>
        <w:bottom w:val="none" w:sz="0" w:space="0" w:color="auto"/>
        <w:right w:val="none" w:sz="0" w:space="0" w:color="auto"/>
      </w:divBdr>
    </w:div>
    <w:div w:id="1631326634">
      <w:bodyDiv w:val="1"/>
      <w:marLeft w:val="0"/>
      <w:marRight w:val="0"/>
      <w:marTop w:val="0"/>
      <w:marBottom w:val="0"/>
      <w:divBdr>
        <w:top w:val="none" w:sz="0" w:space="0" w:color="auto"/>
        <w:left w:val="none" w:sz="0" w:space="0" w:color="auto"/>
        <w:bottom w:val="none" w:sz="0" w:space="0" w:color="auto"/>
        <w:right w:val="none" w:sz="0" w:space="0" w:color="auto"/>
      </w:divBdr>
    </w:div>
    <w:div w:id="1631477117">
      <w:bodyDiv w:val="1"/>
      <w:marLeft w:val="0"/>
      <w:marRight w:val="0"/>
      <w:marTop w:val="0"/>
      <w:marBottom w:val="0"/>
      <w:divBdr>
        <w:top w:val="none" w:sz="0" w:space="0" w:color="auto"/>
        <w:left w:val="none" w:sz="0" w:space="0" w:color="auto"/>
        <w:bottom w:val="none" w:sz="0" w:space="0" w:color="auto"/>
        <w:right w:val="none" w:sz="0" w:space="0" w:color="auto"/>
      </w:divBdr>
    </w:div>
    <w:div w:id="1631786734">
      <w:bodyDiv w:val="1"/>
      <w:marLeft w:val="0"/>
      <w:marRight w:val="0"/>
      <w:marTop w:val="0"/>
      <w:marBottom w:val="0"/>
      <w:divBdr>
        <w:top w:val="none" w:sz="0" w:space="0" w:color="auto"/>
        <w:left w:val="none" w:sz="0" w:space="0" w:color="auto"/>
        <w:bottom w:val="none" w:sz="0" w:space="0" w:color="auto"/>
        <w:right w:val="none" w:sz="0" w:space="0" w:color="auto"/>
      </w:divBdr>
    </w:div>
    <w:div w:id="1633899763">
      <w:bodyDiv w:val="1"/>
      <w:marLeft w:val="0"/>
      <w:marRight w:val="0"/>
      <w:marTop w:val="0"/>
      <w:marBottom w:val="0"/>
      <w:divBdr>
        <w:top w:val="none" w:sz="0" w:space="0" w:color="auto"/>
        <w:left w:val="none" w:sz="0" w:space="0" w:color="auto"/>
        <w:bottom w:val="none" w:sz="0" w:space="0" w:color="auto"/>
        <w:right w:val="none" w:sz="0" w:space="0" w:color="auto"/>
      </w:divBdr>
    </w:div>
    <w:div w:id="1637906750">
      <w:bodyDiv w:val="1"/>
      <w:marLeft w:val="0"/>
      <w:marRight w:val="0"/>
      <w:marTop w:val="0"/>
      <w:marBottom w:val="0"/>
      <w:divBdr>
        <w:top w:val="none" w:sz="0" w:space="0" w:color="auto"/>
        <w:left w:val="none" w:sz="0" w:space="0" w:color="auto"/>
        <w:bottom w:val="none" w:sz="0" w:space="0" w:color="auto"/>
        <w:right w:val="none" w:sz="0" w:space="0" w:color="auto"/>
      </w:divBdr>
    </w:div>
    <w:div w:id="1640842579">
      <w:bodyDiv w:val="1"/>
      <w:marLeft w:val="0"/>
      <w:marRight w:val="0"/>
      <w:marTop w:val="0"/>
      <w:marBottom w:val="0"/>
      <w:divBdr>
        <w:top w:val="none" w:sz="0" w:space="0" w:color="auto"/>
        <w:left w:val="none" w:sz="0" w:space="0" w:color="auto"/>
        <w:bottom w:val="none" w:sz="0" w:space="0" w:color="auto"/>
        <w:right w:val="none" w:sz="0" w:space="0" w:color="auto"/>
      </w:divBdr>
    </w:div>
    <w:div w:id="1640958497">
      <w:bodyDiv w:val="1"/>
      <w:marLeft w:val="0"/>
      <w:marRight w:val="0"/>
      <w:marTop w:val="0"/>
      <w:marBottom w:val="0"/>
      <w:divBdr>
        <w:top w:val="none" w:sz="0" w:space="0" w:color="auto"/>
        <w:left w:val="none" w:sz="0" w:space="0" w:color="auto"/>
        <w:bottom w:val="none" w:sz="0" w:space="0" w:color="auto"/>
        <w:right w:val="none" w:sz="0" w:space="0" w:color="auto"/>
      </w:divBdr>
    </w:div>
    <w:div w:id="1644384327">
      <w:bodyDiv w:val="1"/>
      <w:marLeft w:val="0"/>
      <w:marRight w:val="0"/>
      <w:marTop w:val="0"/>
      <w:marBottom w:val="0"/>
      <w:divBdr>
        <w:top w:val="none" w:sz="0" w:space="0" w:color="auto"/>
        <w:left w:val="none" w:sz="0" w:space="0" w:color="auto"/>
        <w:bottom w:val="none" w:sz="0" w:space="0" w:color="auto"/>
        <w:right w:val="none" w:sz="0" w:space="0" w:color="auto"/>
      </w:divBdr>
    </w:div>
    <w:div w:id="1644891930">
      <w:bodyDiv w:val="1"/>
      <w:marLeft w:val="0"/>
      <w:marRight w:val="0"/>
      <w:marTop w:val="0"/>
      <w:marBottom w:val="0"/>
      <w:divBdr>
        <w:top w:val="none" w:sz="0" w:space="0" w:color="auto"/>
        <w:left w:val="none" w:sz="0" w:space="0" w:color="auto"/>
        <w:bottom w:val="none" w:sz="0" w:space="0" w:color="auto"/>
        <w:right w:val="none" w:sz="0" w:space="0" w:color="auto"/>
      </w:divBdr>
    </w:div>
    <w:div w:id="1645544991">
      <w:bodyDiv w:val="1"/>
      <w:marLeft w:val="0"/>
      <w:marRight w:val="0"/>
      <w:marTop w:val="0"/>
      <w:marBottom w:val="0"/>
      <w:divBdr>
        <w:top w:val="none" w:sz="0" w:space="0" w:color="auto"/>
        <w:left w:val="none" w:sz="0" w:space="0" w:color="auto"/>
        <w:bottom w:val="none" w:sz="0" w:space="0" w:color="auto"/>
        <w:right w:val="none" w:sz="0" w:space="0" w:color="auto"/>
      </w:divBdr>
    </w:div>
    <w:div w:id="1649699339">
      <w:bodyDiv w:val="1"/>
      <w:marLeft w:val="0"/>
      <w:marRight w:val="0"/>
      <w:marTop w:val="0"/>
      <w:marBottom w:val="0"/>
      <w:divBdr>
        <w:top w:val="none" w:sz="0" w:space="0" w:color="auto"/>
        <w:left w:val="none" w:sz="0" w:space="0" w:color="auto"/>
        <w:bottom w:val="none" w:sz="0" w:space="0" w:color="auto"/>
        <w:right w:val="none" w:sz="0" w:space="0" w:color="auto"/>
      </w:divBdr>
    </w:div>
    <w:div w:id="1655523525">
      <w:bodyDiv w:val="1"/>
      <w:marLeft w:val="0"/>
      <w:marRight w:val="0"/>
      <w:marTop w:val="0"/>
      <w:marBottom w:val="0"/>
      <w:divBdr>
        <w:top w:val="none" w:sz="0" w:space="0" w:color="auto"/>
        <w:left w:val="none" w:sz="0" w:space="0" w:color="auto"/>
        <w:bottom w:val="none" w:sz="0" w:space="0" w:color="auto"/>
        <w:right w:val="none" w:sz="0" w:space="0" w:color="auto"/>
      </w:divBdr>
    </w:div>
    <w:div w:id="1660227073">
      <w:bodyDiv w:val="1"/>
      <w:marLeft w:val="0"/>
      <w:marRight w:val="0"/>
      <w:marTop w:val="0"/>
      <w:marBottom w:val="0"/>
      <w:divBdr>
        <w:top w:val="none" w:sz="0" w:space="0" w:color="auto"/>
        <w:left w:val="none" w:sz="0" w:space="0" w:color="auto"/>
        <w:bottom w:val="none" w:sz="0" w:space="0" w:color="auto"/>
        <w:right w:val="none" w:sz="0" w:space="0" w:color="auto"/>
      </w:divBdr>
    </w:div>
    <w:div w:id="1661154739">
      <w:bodyDiv w:val="1"/>
      <w:marLeft w:val="0"/>
      <w:marRight w:val="0"/>
      <w:marTop w:val="0"/>
      <w:marBottom w:val="0"/>
      <w:divBdr>
        <w:top w:val="none" w:sz="0" w:space="0" w:color="auto"/>
        <w:left w:val="none" w:sz="0" w:space="0" w:color="auto"/>
        <w:bottom w:val="none" w:sz="0" w:space="0" w:color="auto"/>
        <w:right w:val="none" w:sz="0" w:space="0" w:color="auto"/>
      </w:divBdr>
    </w:div>
    <w:div w:id="1663704593">
      <w:bodyDiv w:val="1"/>
      <w:marLeft w:val="0"/>
      <w:marRight w:val="0"/>
      <w:marTop w:val="0"/>
      <w:marBottom w:val="0"/>
      <w:divBdr>
        <w:top w:val="none" w:sz="0" w:space="0" w:color="auto"/>
        <w:left w:val="none" w:sz="0" w:space="0" w:color="auto"/>
        <w:bottom w:val="none" w:sz="0" w:space="0" w:color="auto"/>
        <w:right w:val="none" w:sz="0" w:space="0" w:color="auto"/>
      </w:divBdr>
    </w:div>
    <w:div w:id="1665088093">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4988756">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683314755">
      <w:bodyDiv w:val="1"/>
      <w:marLeft w:val="0"/>
      <w:marRight w:val="0"/>
      <w:marTop w:val="0"/>
      <w:marBottom w:val="0"/>
      <w:divBdr>
        <w:top w:val="none" w:sz="0" w:space="0" w:color="auto"/>
        <w:left w:val="none" w:sz="0" w:space="0" w:color="auto"/>
        <w:bottom w:val="none" w:sz="0" w:space="0" w:color="auto"/>
        <w:right w:val="none" w:sz="0" w:space="0" w:color="auto"/>
      </w:divBdr>
    </w:div>
    <w:div w:id="1692296224">
      <w:bodyDiv w:val="1"/>
      <w:marLeft w:val="0"/>
      <w:marRight w:val="0"/>
      <w:marTop w:val="0"/>
      <w:marBottom w:val="0"/>
      <w:divBdr>
        <w:top w:val="none" w:sz="0" w:space="0" w:color="auto"/>
        <w:left w:val="none" w:sz="0" w:space="0" w:color="auto"/>
        <w:bottom w:val="none" w:sz="0" w:space="0" w:color="auto"/>
        <w:right w:val="none" w:sz="0" w:space="0" w:color="auto"/>
      </w:divBdr>
    </w:div>
    <w:div w:id="1696031477">
      <w:bodyDiv w:val="1"/>
      <w:marLeft w:val="0"/>
      <w:marRight w:val="0"/>
      <w:marTop w:val="0"/>
      <w:marBottom w:val="0"/>
      <w:divBdr>
        <w:top w:val="none" w:sz="0" w:space="0" w:color="auto"/>
        <w:left w:val="none" w:sz="0" w:space="0" w:color="auto"/>
        <w:bottom w:val="none" w:sz="0" w:space="0" w:color="auto"/>
        <w:right w:val="none" w:sz="0" w:space="0" w:color="auto"/>
      </w:divBdr>
    </w:div>
    <w:div w:id="1696541922">
      <w:bodyDiv w:val="1"/>
      <w:marLeft w:val="0"/>
      <w:marRight w:val="0"/>
      <w:marTop w:val="0"/>
      <w:marBottom w:val="0"/>
      <w:divBdr>
        <w:top w:val="none" w:sz="0" w:space="0" w:color="auto"/>
        <w:left w:val="none" w:sz="0" w:space="0" w:color="auto"/>
        <w:bottom w:val="none" w:sz="0" w:space="0" w:color="auto"/>
        <w:right w:val="none" w:sz="0" w:space="0" w:color="auto"/>
      </w:divBdr>
    </w:div>
    <w:div w:id="16968105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03240281">
      <w:bodyDiv w:val="1"/>
      <w:marLeft w:val="0"/>
      <w:marRight w:val="0"/>
      <w:marTop w:val="0"/>
      <w:marBottom w:val="0"/>
      <w:divBdr>
        <w:top w:val="none" w:sz="0" w:space="0" w:color="auto"/>
        <w:left w:val="none" w:sz="0" w:space="0" w:color="auto"/>
        <w:bottom w:val="none" w:sz="0" w:space="0" w:color="auto"/>
        <w:right w:val="none" w:sz="0" w:space="0" w:color="auto"/>
      </w:divBdr>
    </w:div>
    <w:div w:id="1704014455">
      <w:bodyDiv w:val="1"/>
      <w:marLeft w:val="0"/>
      <w:marRight w:val="0"/>
      <w:marTop w:val="0"/>
      <w:marBottom w:val="0"/>
      <w:divBdr>
        <w:top w:val="none" w:sz="0" w:space="0" w:color="auto"/>
        <w:left w:val="none" w:sz="0" w:space="0" w:color="auto"/>
        <w:bottom w:val="none" w:sz="0" w:space="0" w:color="auto"/>
        <w:right w:val="none" w:sz="0" w:space="0" w:color="auto"/>
      </w:divBdr>
    </w:div>
    <w:div w:id="1705641049">
      <w:bodyDiv w:val="1"/>
      <w:marLeft w:val="0"/>
      <w:marRight w:val="0"/>
      <w:marTop w:val="0"/>
      <w:marBottom w:val="0"/>
      <w:divBdr>
        <w:top w:val="none" w:sz="0" w:space="0" w:color="auto"/>
        <w:left w:val="none" w:sz="0" w:space="0" w:color="auto"/>
        <w:bottom w:val="none" w:sz="0" w:space="0" w:color="auto"/>
        <w:right w:val="none" w:sz="0" w:space="0" w:color="auto"/>
      </w:divBdr>
    </w:div>
    <w:div w:id="1709404232">
      <w:bodyDiv w:val="1"/>
      <w:marLeft w:val="0"/>
      <w:marRight w:val="0"/>
      <w:marTop w:val="0"/>
      <w:marBottom w:val="0"/>
      <w:divBdr>
        <w:top w:val="none" w:sz="0" w:space="0" w:color="auto"/>
        <w:left w:val="none" w:sz="0" w:space="0" w:color="auto"/>
        <w:bottom w:val="none" w:sz="0" w:space="0" w:color="auto"/>
        <w:right w:val="none" w:sz="0" w:space="0" w:color="auto"/>
      </w:divBdr>
    </w:div>
    <w:div w:id="1712461950">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3142611">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15765064">
      <w:bodyDiv w:val="1"/>
      <w:marLeft w:val="0"/>
      <w:marRight w:val="0"/>
      <w:marTop w:val="0"/>
      <w:marBottom w:val="0"/>
      <w:divBdr>
        <w:top w:val="none" w:sz="0" w:space="0" w:color="auto"/>
        <w:left w:val="none" w:sz="0" w:space="0" w:color="auto"/>
        <w:bottom w:val="none" w:sz="0" w:space="0" w:color="auto"/>
        <w:right w:val="none" w:sz="0" w:space="0" w:color="auto"/>
      </w:divBdr>
    </w:div>
    <w:div w:id="1716002079">
      <w:bodyDiv w:val="1"/>
      <w:marLeft w:val="0"/>
      <w:marRight w:val="0"/>
      <w:marTop w:val="0"/>
      <w:marBottom w:val="0"/>
      <w:divBdr>
        <w:top w:val="none" w:sz="0" w:space="0" w:color="auto"/>
        <w:left w:val="none" w:sz="0" w:space="0" w:color="auto"/>
        <w:bottom w:val="none" w:sz="0" w:space="0" w:color="auto"/>
        <w:right w:val="none" w:sz="0" w:space="0" w:color="auto"/>
      </w:divBdr>
    </w:div>
    <w:div w:id="1716420098">
      <w:bodyDiv w:val="1"/>
      <w:marLeft w:val="0"/>
      <w:marRight w:val="0"/>
      <w:marTop w:val="0"/>
      <w:marBottom w:val="0"/>
      <w:divBdr>
        <w:top w:val="none" w:sz="0" w:space="0" w:color="auto"/>
        <w:left w:val="none" w:sz="0" w:space="0" w:color="auto"/>
        <w:bottom w:val="none" w:sz="0" w:space="0" w:color="auto"/>
        <w:right w:val="none" w:sz="0" w:space="0" w:color="auto"/>
      </w:divBdr>
    </w:div>
    <w:div w:id="1716664185">
      <w:bodyDiv w:val="1"/>
      <w:marLeft w:val="0"/>
      <w:marRight w:val="0"/>
      <w:marTop w:val="0"/>
      <w:marBottom w:val="0"/>
      <w:divBdr>
        <w:top w:val="none" w:sz="0" w:space="0" w:color="auto"/>
        <w:left w:val="none" w:sz="0" w:space="0" w:color="auto"/>
        <w:bottom w:val="none" w:sz="0" w:space="0" w:color="auto"/>
        <w:right w:val="none" w:sz="0" w:space="0" w:color="auto"/>
      </w:divBdr>
    </w:div>
    <w:div w:id="1725714758">
      <w:bodyDiv w:val="1"/>
      <w:marLeft w:val="0"/>
      <w:marRight w:val="0"/>
      <w:marTop w:val="0"/>
      <w:marBottom w:val="0"/>
      <w:divBdr>
        <w:top w:val="none" w:sz="0" w:space="0" w:color="auto"/>
        <w:left w:val="none" w:sz="0" w:space="0" w:color="auto"/>
        <w:bottom w:val="none" w:sz="0" w:space="0" w:color="auto"/>
        <w:right w:val="none" w:sz="0" w:space="0" w:color="auto"/>
      </w:divBdr>
    </w:div>
    <w:div w:id="1726760470">
      <w:bodyDiv w:val="1"/>
      <w:marLeft w:val="0"/>
      <w:marRight w:val="0"/>
      <w:marTop w:val="0"/>
      <w:marBottom w:val="0"/>
      <w:divBdr>
        <w:top w:val="none" w:sz="0" w:space="0" w:color="auto"/>
        <w:left w:val="none" w:sz="0" w:space="0" w:color="auto"/>
        <w:bottom w:val="none" w:sz="0" w:space="0" w:color="auto"/>
        <w:right w:val="none" w:sz="0" w:space="0" w:color="auto"/>
      </w:divBdr>
    </w:div>
    <w:div w:id="1736466943">
      <w:bodyDiv w:val="1"/>
      <w:marLeft w:val="0"/>
      <w:marRight w:val="0"/>
      <w:marTop w:val="0"/>
      <w:marBottom w:val="0"/>
      <w:divBdr>
        <w:top w:val="none" w:sz="0" w:space="0" w:color="auto"/>
        <w:left w:val="none" w:sz="0" w:space="0" w:color="auto"/>
        <w:bottom w:val="none" w:sz="0" w:space="0" w:color="auto"/>
        <w:right w:val="none" w:sz="0" w:space="0" w:color="auto"/>
      </w:divBdr>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38866849">
      <w:bodyDiv w:val="1"/>
      <w:marLeft w:val="0"/>
      <w:marRight w:val="0"/>
      <w:marTop w:val="0"/>
      <w:marBottom w:val="0"/>
      <w:divBdr>
        <w:top w:val="none" w:sz="0" w:space="0" w:color="auto"/>
        <w:left w:val="none" w:sz="0" w:space="0" w:color="auto"/>
        <w:bottom w:val="none" w:sz="0" w:space="0" w:color="auto"/>
        <w:right w:val="none" w:sz="0" w:space="0" w:color="auto"/>
      </w:divBdr>
    </w:div>
    <w:div w:id="1739591942">
      <w:bodyDiv w:val="1"/>
      <w:marLeft w:val="0"/>
      <w:marRight w:val="0"/>
      <w:marTop w:val="0"/>
      <w:marBottom w:val="0"/>
      <w:divBdr>
        <w:top w:val="none" w:sz="0" w:space="0" w:color="auto"/>
        <w:left w:val="none" w:sz="0" w:space="0" w:color="auto"/>
        <w:bottom w:val="none" w:sz="0" w:space="0" w:color="auto"/>
        <w:right w:val="none" w:sz="0" w:space="0" w:color="auto"/>
      </w:divBdr>
    </w:div>
    <w:div w:id="1749502175">
      <w:bodyDiv w:val="1"/>
      <w:marLeft w:val="0"/>
      <w:marRight w:val="0"/>
      <w:marTop w:val="0"/>
      <w:marBottom w:val="0"/>
      <w:divBdr>
        <w:top w:val="none" w:sz="0" w:space="0" w:color="auto"/>
        <w:left w:val="none" w:sz="0" w:space="0" w:color="auto"/>
        <w:bottom w:val="none" w:sz="0" w:space="0" w:color="auto"/>
        <w:right w:val="none" w:sz="0" w:space="0" w:color="auto"/>
      </w:divBdr>
    </w:div>
    <w:div w:id="1751611368">
      <w:bodyDiv w:val="1"/>
      <w:marLeft w:val="0"/>
      <w:marRight w:val="0"/>
      <w:marTop w:val="0"/>
      <w:marBottom w:val="0"/>
      <w:divBdr>
        <w:top w:val="none" w:sz="0" w:space="0" w:color="auto"/>
        <w:left w:val="none" w:sz="0" w:space="0" w:color="auto"/>
        <w:bottom w:val="none" w:sz="0" w:space="0" w:color="auto"/>
        <w:right w:val="none" w:sz="0" w:space="0" w:color="auto"/>
      </w:divBdr>
    </w:div>
    <w:div w:id="1751611541">
      <w:bodyDiv w:val="1"/>
      <w:marLeft w:val="0"/>
      <w:marRight w:val="0"/>
      <w:marTop w:val="0"/>
      <w:marBottom w:val="0"/>
      <w:divBdr>
        <w:top w:val="none" w:sz="0" w:space="0" w:color="auto"/>
        <w:left w:val="none" w:sz="0" w:space="0" w:color="auto"/>
        <w:bottom w:val="none" w:sz="0" w:space="0" w:color="auto"/>
        <w:right w:val="none" w:sz="0" w:space="0" w:color="auto"/>
      </w:divBdr>
    </w:div>
    <w:div w:id="1755857381">
      <w:bodyDiv w:val="1"/>
      <w:marLeft w:val="0"/>
      <w:marRight w:val="0"/>
      <w:marTop w:val="0"/>
      <w:marBottom w:val="0"/>
      <w:divBdr>
        <w:top w:val="none" w:sz="0" w:space="0" w:color="auto"/>
        <w:left w:val="none" w:sz="0" w:space="0" w:color="auto"/>
        <w:bottom w:val="none" w:sz="0" w:space="0" w:color="auto"/>
        <w:right w:val="none" w:sz="0" w:space="0" w:color="auto"/>
      </w:divBdr>
    </w:div>
    <w:div w:id="1756169343">
      <w:bodyDiv w:val="1"/>
      <w:marLeft w:val="0"/>
      <w:marRight w:val="0"/>
      <w:marTop w:val="0"/>
      <w:marBottom w:val="0"/>
      <w:divBdr>
        <w:top w:val="none" w:sz="0" w:space="0" w:color="auto"/>
        <w:left w:val="none" w:sz="0" w:space="0" w:color="auto"/>
        <w:bottom w:val="none" w:sz="0" w:space="0" w:color="auto"/>
        <w:right w:val="none" w:sz="0" w:space="0" w:color="auto"/>
      </w:divBdr>
    </w:div>
    <w:div w:id="1756971997">
      <w:bodyDiv w:val="1"/>
      <w:marLeft w:val="0"/>
      <w:marRight w:val="0"/>
      <w:marTop w:val="0"/>
      <w:marBottom w:val="0"/>
      <w:divBdr>
        <w:top w:val="none" w:sz="0" w:space="0" w:color="auto"/>
        <w:left w:val="none" w:sz="0" w:space="0" w:color="auto"/>
        <w:bottom w:val="none" w:sz="0" w:space="0" w:color="auto"/>
        <w:right w:val="none" w:sz="0" w:space="0" w:color="auto"/>
      </w:divBdr>
    </w:div>
    <w:div w:id="1757089762">
      <w:bodyDiv w:val="1"/>
      <w:marLeft w:val="0"/>
      <w:marRight w:val="0"/>
      <w:marTop w:val="0"/>
      <w:marBottom w:val="0"/>
      <w:divBdr>
        <w:top w:val="none" w:sz="0" w:space="0" w:color="auto"/>
        <w:left w:val="none" w:sz="0" w:space="0" w:color="auto"/>
        <w:bottom w:val="none" w:sz="0" w:space="0" w:color="auto"/>
        <w:right w:val="none" w:sz="0" w:space="0" w:color="auto"/>
      </w:divBdr>
    </w:div>
    <w:div w:id="1760446369">
      <w:bodyDiv w:val="1"/>
      <w:marLeft w:val="0"/>
      <w:marRight w:val="0"/>
      <w:marTop w:val="0"/>
      <w:marBottom w:val="0"/>
      <w:divBdr>
        <w:top w:val="none" w:sz="0" w:space="0" w:color="auto"/>
        <w:left w:val="none" w:sz="0" w:space="0" w:color="auto"/>
        <w:bottom w:val="none" w:sz="0" w:space="0" w:color="auto"/>
        <w:right w:val="none" w:sz="0" w:space="0" w:color="auto"/>
      </w:divBdr>
    </w:div>
    <w:div w:id="1761675881">
      <w:bodyDiv w:val="1"/>
      <w:marLeft w:val="0"/>
      <w:marRight w:val="0"/>
      <w:marTop w:val="0"/>
      <w:marBottom w:val="0"/>
      <w:divBdr>
        <w:top w:val="none" w:sz="0" w:space="0" w:color="auto"/>
        <w:left w:val="none" w:sz="0" w:space="0" w:color="auto"/>
        <w:bottom w:val="none" w:sz="0" w:space="0" w:color="auto"/>
        <w:right w:val="none" w:sz="0" w:space="0" w:color="auto"/>
      </w:divBdr>
    </w:div>
    <w:div w:id="1764180053">
      <w:bodyDiv w:val="1"/>
      <w:marLeft w:val="0"/>
      <w:marRight w:val="0"/>
      <w:marTop w:val="0"/>
      <w:marBottom w:val="0"/>
      <w:divBdr>
        <w:top w:val="none" w:sz="0" w:space="0" w:color="auto"/>
        <w:left w:val="none" w:sz="0" w:space="0" w:color="auto"/>
        <w:bottom w:val="none" w:sz="0" w:space="0" w:color="auto"/>
        <w:right w:val="none" w:sz="0" w:space="0" w:color="auto"/>
      </w:divBdr>
    </w:div>
    <w:div w:id="1764495193">
      <w:bodyDiv w:val="1"/>
      <w:marLeft w:val="0"/>
      <w:marRight w:val="0"/>
      <w:marTop w:val="0"/>
      <w:marBottom w:val="0"/>
      <w:divBdr>
        <w:top w:val="none" w:sz="0" w:space="0" w:color="auto"/>
        <w:left w:val="none" w:sz="0" w:space="0" w:color="auto"/>
        <w:bottom w:val="none" w:sz="0" w:space="0" w:color="auto"/>
        <w:right w:val="none" w:sz="0" w:space="0" w:color="auto"/>
      </w:divBdr>
    </w:div>
    <w:div w:id="1765101814">
      <w:bodyDiv w:val="1"/>
      <w:marLeft w:val="0"/>
      <w:marRight w:val="0"/>
      <w:marTop w:val="0"/>
      <w:marBottom w:val="0"/>
      <w:divBdr>
        <w:top w:val="none" w:sz="0" w:space="0" w:color="auto"/>
        <w:left w:val="none" w:sz="0" w:space="0" w:color="auto"/>
        <w:bottom w:val="none" w:sz="0" w:space="0" w:color="auto"/>
        <w:right w:val="none" w:sz="0" w:space="0" w:color="auto"/>
      </w:divBdr>
    </w:div>
    <w:div w:id="1766535866">
      <w:bodyDiv w:val="1"/>
      <w:marLeft w:val="0"/>
      <w:marRight w:val="0"/>
      <w:marTop w:val="0"/>
      <w:marBottom w:val="0"/>
      <w:divBdr>
        <w:top w:val="none" w:sz="0" w:space="0" w:color="auto"/>
        <w:left w:val="none" w:sz="0" w:space="0" w:color="auto"/>
        <w:bottom w:val="none" w:sz="0" w:space="0" w:color="auto"/>
        <w:right w:val="none" w:sz="0" w:space="0" w:color="auto"/>
      </w:divBdr>
    </w:div>
    <w:div w:id="1769546062">
      <w:bodyDiv w:val="1"/>
      <w:marLeft w:val="0"/>
      <w:marRight w:val="0"/>
      <w:marTop w:val="0"/>
      <w:marBottom w:val="0"/>
      <w:divBdr>
        <w:top w:val="none" w:sz="0" w:space="0" w:color="auto"/>
        <w:left w:val="none" w:sz="0" w:space="0" w:color="auto"/>
        <w:bottom w:val="none" w:sz="0" w:space="0" w:color="auto"/>
        <w:right w:val="none" w:sz="0" w:space="0" w:color="auto"/>
      </w:divBdr>
    </w:div>
    <w:div w:id="1770353553">
      <w:bodyDiv w:val="1"/>
      <w:marLeft w:val="0"/>
      <w:marRight w:val="0"/>
      <w:marTop w:val="0"/>
      <w:marBottom w:val="0"/>
      <w:divBdr>
        <w:top w:val="none" w:sz="0" w:space="0" w:color="auto"/>
        <w:left w:val="none" w:sz="0" w:space="0" w:color="auto"/>
        <w:bottom w:val="none" w:sz="0" w:space="0" w:color="auto"/>
        <w:right w:val="none" w:sz="0" w:space="0" w:color="auto"/>
      </w:divBdr>
    </w:div>
    <w:div w:id="1771706362">
      <w:bodyDiv w:val="1"/>
      <w:marLeft w:val="0"/>
      <w:marRight w:val="0"/>
      <w:marTop w:val="0"/>
      <w:marBottom w:val="0"/>
      <w:divBdr>
        <w:top w:val="none" w:sz="0" w:space="0" w:color="auto"/>
        <w:left w:val="none" w:sz="0" w:space="0" w:color="auto"/>
        <w:bottom w:val="none" w:sz="0" w:space="0" w:color="auto"/>
        <w:right w:val="none" w:sz="0" w:space="0" w:color="auto"/>
      </w:divBdr>
    </w:div>
    <w:div w:id="1773474183">
      <w:bodyDiv w:val="1"/>
      <w:marLeft w:val="0"/>
      <w:marRight w:val="0"/>
      <w:marTop w:val="0"/>
      <w:marBottom w:val="0"/>
      <w:divBdr>
        <w:top w:val="none" w:sz="0" w:space="0" w:color="auto"/>
        <w:left w:val="none" w:sz="0" w:space="0" w:color="auto"/>
        <w:bottom w:val="none" w:sz="0" w:space="0" w:color="auto"/>
        <w:right w:val="none" w:sz="0" w:space="0" w:color="auto"/>
      </w:divBdr>
    </w:div>
    <w:div w:id="1777284984">
      <w:bodyDiv w:val="1"/>
      <w:marLeft w:val="0"/>
      <w:marRight w:val="0"/>
      <w:marTop w:val="0"/>
      <w:marBottom w:val="0"/>
      <w:divBdr>
        <w:top w:val="none" w:sz="0" w:space="0" w:color="auto"/>
        <w:left w:val="none" w:sz="0" w:space="0" w:color="auto"/>
        <w:bottom w:val="none" w:sz="0" w:space="0" w:color="auto"/>
        <w:right w:val="none" w:sz="0" w:space="0" w:color="auto"/>
      </w:divBdr>
    </w:div>
    <w:div w:id="1781991284">
      <w:bodyDiv w:val="1"/>
      <w:marLeft w:val="0"/>
      <w:marRight w:val="0"/>
      <w:marTop w:val="0"/>
      <w:marBottom w:val="0"/>
      <w:divBdr>
        <w:top w:val="none" w:sz="0" w:space="0" w:color="auto"/>
        <w:left w:val="none" w:sz="0" w:space="0" w:color="auto"/>
        <w:bottom w:val="none" w:sz="0" w:space="0" w:color="auto"/>
        <w:right w:val="none" w:sz="0" w:space="0" w:color="auto"/>
      </w:divBdr>
    </w:div>
    <w:div w:id="1782677260">
      <w:bodyDiv w:val="1"/>
      <w:marLeft w:val="0"/>
      <w:marRight w:val="0"/>
      <w:marTop w:val="0"/>
      <w:marBottom w:val="0"/>
      <w:divBdr>
        <w:top w:val="none" w:sz="0" w:space="0" w:color="auto"/>
        <w:left w:val="none" w:sz="0" w:space="0" w:color="auto"/>
        <w:bottom w:val="none" w:sz="0" w:space="0" w:color="auto"/>
        <w:right w:val="none" w:sz="0" w:space="0" w:color="auto"/>
      </w:divBdr>
    </w:div>
    <w:div w:id="1784380498">
      <w:bodyDiv w:val="1"/>
      <w:marLeft w:val="0"/>
      <w:marRight w:val="0"/>
      <w:marTop w:val="0"/>
      <w:marBottom w:val="0"/>
      <w:divBdr>
        <w:top w:val="none" w:sz="0" w:space="0" w:color="auto"/>
        <w:left w:val="none" w:sz="0" w:space="0" w:color="auto"/>
        <w:bottom w:val="none" w:sz="0" w:space="0" w:color="auto"/>
        <w:right w:val="none" w:sz="0" w:space="0" w:color="auto"/>
      </w:divBdr>
    </w:div>
    <w:div w:id="1785155018">
      <w:bodyDiv w:val="1"/>
      <w:marLeft w:val="0"/>
      <w:marRight w:val="0"/>
      <w:marTop w:val="0"/>
      <w:marBottom w:val="0"/>
      <w:divBdr>
        <w:top w:val="none" w:sz="0" w:space="0" w:color="auto"/>
        <w:left w:val="none" w:sz="0" w:space="0" w:color="auto"/>
        <w:bottom w:val="none" w:sz="0" w:space="0" w:color="auto"/>
        <w:right w:val="none" w:sz="0" w:space="0" w:color="auto"/>
      </w:divBdr>
    </w:div>
    <w:div w:id="1786577599">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795558510">
      <w:bodyDiv w:val="1"/>
      <w:marLeft w:val="0"/>
      <w:marRight w:val="0"/>
      <w:marTop w:val="0"/>
      <w:marBottom w:val="0"/>
      <w:divBdr>
        <w:top w:val="none" w:sz="0" w:space="0" w:color="auto"/>
        <w:left w:val="none" w:sz="0" w:space="0" w:color="auto"/>
        <w:bottom w:val="none" w:sz="0" w:space="0" w:color="auto"/>
        <w:right w:val="none" w:sz="0" w:space="0" w:color="auto"/>
      </w:divBdr>
    </w:div>
    <w:div w:id="1796674160">
      <w:bodyDiv w:val="1"/>
      <w:marLeft w:val="0"/>
      <w:marRight w:val="0"/>
      <w:marTop w:val="0"/>
      <w:marBottom w:val="0"/>
      <w:divBdr>
        <w:top w:val="none" w:sz="0" w:space="0" w:color="auto"/>
        <w:left w:val="none" w:sz="0" w:space="0" w:color="auto"/>
        <w:bottom w:val="none" w:sz="0" w:space="0" w:color="auto"/>
        <w:right w:val="none" w:sz="0" w:space="0" w:color="auto"/>
      </w:divBdr>
    </w:div>
    <w:div w:id="1799685011">
      <w:bodyDiv w:val="1"/>
      <w:marLeft w:val="0"/>
      <w:marRight w:val="0"/>
      <w:marTop w:val="0"/>
      <w:marBottom w:val="0"/>
      <w:divBdr>
        <w:top w:val="none" w:sz="0" w:space="0" w:color="auto"/>
        <w:left w:val="none" w:sz="0" w:space="0" w:color="auto"/>
        <w:bottom w:val="none" w:sz="0" w:space="0" w:color="auto"/>
        <w:right w:val="none" w:sz="0" w:space="0" w:color="auto"/>
      </w:divBdr>
    </w:div>
    <w:div w:id="1800605241">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07703141">
      <w:bodyDiv w:val="1"/>
      <w:marLeft w:val="0"/>
      <w:marRight w:val="0"/>
      <w:marTop w:val="0"/>
      <w:marBottom w:val="0"/>
      <w:divBdr>
        <w:top w:val="none" w:sz="0" w:space="0" w:color="auto"/>
        <w:left w:val="none" w:sz="0" w:space="0" w:color="auto"/>
        <w:bottom w:val="none" w:sz="0" w:space="0" w:color="auto"/>
        <w:right w:val="none" w:sz="0" w:space="0" w:color="auto"/>
      </w:divBdr>
    </w:div>
    <w:div w:id="1810780824">
      <w:bodyDiv w:val="1"/>
      <w:marLeft w:val="0"/>
      <w:marRight w:val="0"/>
      <w:marTop w:val="0"/>
      <w:marBottom w:val="0"/>
      <w:divBdr>
        <w:top w:val="none" w:sz="0" w:space="0" w:color="auto"/>
        <w:left w:val="none" w:sz="0" w:space="0" w:color="auto"/>
        <w:bottom w:val="none" w:sz="0" w:space="0" w:color="auto"/>
        <w:right w:val="none" w:sz="0" w:space="0" w:color="auto"/>
      </w:divBdr>
    </w:div>
    <w:div w:id="1811943601">
      <w:bodyDiv w:val="1"/>
      <w:marLeft w:val="0"/>
      <w:marRight w:val="0"/>
      <w:marTop w:val="0"/>
      <w:marBottom w:val="0"/>
      <w:divBdr>
        <w:top w:val="none" w:sz="0" w:space="0" w:color="auto"/>
        <w:left w:val="none" w:sz="0" w:space="0" w:color="auto"/>
        <w:bottom w:val="none" w:sz="0" w:space="0" w:color="auto"/>
        <w:right w:val="none" w:sz="0" w:space="0" w:color="auto"/>
      </w:divBdr>
    </w:div>
    <w:div w:id="1813673223">
      <w:bodyDiv w:val="1"/>
      <w:marLeft w:val="0"/>
      <w:marRight w:val="0"/>
      <w:marTop w:val="0"/>
      <w:marBottom w:val="0"/>
      <w:divBdr>
        <w:top w:val="none" w:sz="0" w:space="0" w:color="auto"/>
        <w:left w:val="none" w:sz="0" w:space="0" w:color="auto"/>
        <w:bottom w:val="none" w:sz="0" w:space="0" w:color="auto"/>
        <w:right w:val="none" w:sz="0" w:space="0" w:color="auto"/>
      </w:divBdr>
    </w:div>
    <w:div w:id="1816334935">
      <w:bodyDiv w:val="1"/>
      <w:marLeft w:val="0"/>
      <w:marRight w:val="0"/>
      <w:marTop w:val="0"/>
      <w:marBottom w:val="0"/>
      <w:divBdr>
        <w:top w:val="none" w:sz="0" w:space="0" w:color="auto"/>
        <w:left w:val="none" w:sz="0" w:space="0" w:color="auto"/>
        <w:bottom w:val="none" w:sz="0" w:space="0" w:color="auto"/>
        <w:right w:val="none" w:sz="0" w:space="0" w:color="auto"/>
      </w:divBdr>
    </w:div>
    <w:div w:id="1817647109">
      <w:bodyDiv w:val="1"/>
      <w:marLeft w:val="0"/>
      <w:marRight w:val="0"/>
      <w:marTop w:val="0"/>
      <w:marBottom w:val="0"/>
      <w:divBdr>
        <w:top w:val="none" w:sz="0" w:space="0" w:color="auto"/>
        <w:left w:val="none" w:sz="0" w:space="0" w:color="auto"/>
        <w:bottom w:val="none" w:sz="0" w:space="0" w:color="auto"/>
        <w:right w:val="none" w:sz="0" w:space="0" w:color="auto"/>
      </w:divBdr>
    </w:div>
    <w:div w:id="1818064214">
      <w:bodyDiv w:val="1"/>
      <w:marLeft w:val="0"/>
      <w:marRight w:val="0"/>
      <w:marTop w:val="0"/>
      <w:marBottom w:val="0"/>
      <w:divBdr>
        <w:top w:val="none" w:sz="0" w:space="0" w:color="auto"/>
        <w:left w:val="none" w:sz="0" w:space="0" w:color="auto"/>
        <w:bottom w:val="none" w:sz="0" w:space="0" w:color="auto"/>
        <w:right w:val="none" w:sz="0" w:space="0" w:color="auto"/>
      </w:divBdr>
    </w:div>
    <w:div w:id="1820415891">
      <w:bodyDiv w:val="1"/>
      <w:marLeft w:val="0"/>
      <w:marRight w:val="0"/>
      <w:marTop w:val="0"/>
      <w:marBottom w:val="0"/>
      <w:divBdr>
        <w:top w:val="none" w:sz="0" w:space="0" w:color="auto"/>
        <w:left w:val="none" w:sz="0" w:space="0" w:color="auto"/>
        <w:bottom w:val="none" w:sz="0" w:space="0" w:color="auto"/>
        <w:right w:val="none" w:sz="0" w:space="0" w:color="auto"/>
      </w:divBdr>
    </w:div>
    <w:div w:id="1820809271">
      <w:bodyDiv w:val="1"/>
      <w:marLeft w:val="0"/>
      <w:marRight w:val="0"/>
      <w:marTop w:val="0"/>
      <w:marBottom w:val="0"/>
      <w:divBdr>
        <w:top w:val="none" w:sz="0" w:space="0" w:color="auto"/>
        <w:left w:val="none" w:sz="0" w:space="0" w:color="auto"/>
        <w:bottom w:val="none" w:sz="0" w:space="0" w:color="auto"/>
        <w:right w:val="none" w:sz="0" w:space="0" w:color="auto"/>
      </w:divBdr>
    </w:div>
    <w:div w:id="1820925305">
      <w:bodyDiv w:val="1"/>
      <w:marLeft w:val="0"/>
      <w:marRight w:val="0"/>
      <w:marTop w:val="0"/>
      <w:marBottom w:val="0"/>
      <w:divBdr>
        <w:top w:val="none" w:sz="0" w:space="0" w:color="auto"/>
        <w:left w:val="none" w:sz="0" w:space="0" w:color="auto"/>
        <w:bottom w:val="none" w:sz="0" w:space="0" w:color="auto"/>
        <w:right w:val="none" w:sz="0" w:space="0" w:color="auto"/>
      </w:divBdr>
    </w:div>
    <w:div w:id="1825461927">
      <w:bodyDiv w:val="1"/>
      <w:marLeft w:val="0"/>
      <w:marRight w:val="0"/>
      <w:marTop w:val="0"/>
      <w:marBottom w:val="0"/>
      <w:divBdr>
        <w:top w:val="none" w:sz="0" w:space="0" w:color="auto"/>
        <w:left w:val="none" w:sz="0" w:space="0" w:color="auto"/>
        <w:bottom w:val="none" w:sz="0" w:space="0" w:color="auto"/>
        <w:right w:val="none" w:sz="0" w:space="0" w:color="auto"/>
      </w:divBdr>
    </w:div>
    <w:div w:id="1828940467">
      <w:bodyDiv w:val="1"/>
      <w:marLeft w:val="0"/>
      <w:marRight w:val="0"/>
      <w:marTop w:val="0"/>
      <w:marBottom w:val="0"/>
      <w:divBdr>
        <w:top w:val="none" w:sz="0" w:space="0" w:color="auto"/>
        <w:left w:val="none" w:sz="0" w:space="0" w:color="auto"/>
        <w:bottom w:val="none" w:sz="0" w:space="0" w:color="auto"/>
        <w:right w:val="none" w:sz="0" w:space="0" w:color="auto"/>
      </w:divBdr>
    </w:div>
    <w:div w:id="1831210235">
      <w:bodyDiv w:val="1"/>
      <w:marLeft w:val="0"/>
      <w:marRight w:val="0"/>
      <w:marTop w:val="0"/>
      <w:marBottom w:val="0"/>
      <w:divBdr>
        <w:top w:val="none" w:sz="0" w:space="0" w:color="auto"/>
        <w:left w:val="none" w:sz="0" w:space="0" w:color="auto"/>
        <w:bottom w:val="none" w:sz="0" w:space="0" w:color="auto"/>
        <w:right w:val="none" w:sz="0" w:space="0" w:color="auto"/>
      </w:divBdr>
    </w:div>
    <w:div w:id="1831864364">
      <w:bodyDiv w:val="1"/>
      <w:marLeft w:val="0"/>
      <w:marRight w:val="0"/>
      <w:marTop w:val="0"/>
      <w:marBottom w:val="0"/>
      <w:divBdr>
        <w:top w:val="none" w:sz="0" w:space="0" w:color="auto"/>
        <w:left w:val="none" w:sz="0" w:space="0" w:color="auto"/>
        <w:bottom w:val="none" w:sz="0" w:space="0" w:color="auto"/>
        <w:right w:val="none" w:sz="0" w:space="0" w:color="auto"/>
      </w:divBdr>
    </w:div>
    <w:div w:id="1832677012">
      <w:bodyDiv w:val="1"/>
      <w:marLeft w:val="0"/>
      <w:marRight w:val="0"/>
      <w:marTop w:val="0"/>
      <w:marBottom w:val="0"/>
      <w:divBdr>
        <w:top w:val="none" w:sz="0" w:space="0" w:color="auto"/>
        <w:left w:val="none" w:sz="0" w:space="0" w:color="auto"/>
        <w:bottom w:val="none" w:sz="0" w:space="0" w:color="auto"/>
        <w:right w:val="none" w:sz="0" w:space="0" w:color="auto"/>
      </w:divBdr>
    </w:div>
    <w:div w:id="1833376114">
      <w:bodyDiv w:val="1"/>
      <w:marLeft w:val="0"/>
      <w:marRight w:val="0"/>
      <w:marTop w:val="0"/>
      <w:marBottom w:val="0"/>
      <w:divBdr>
        <w:top w:val="none" w:sz="0" w:space="0" w:color="auto"/>
        <w:left w:val="none" w:sz="0" w:space="0" w:color="auto"/>
        <w:bottom w:val="none" w:sz="0" w:space="0" w:color="auto"/>
        <w:right w:val="none" w:sz="0" w:space="0" w:color="auto"/>
      </w:divBdr>
    </w:div>
    <w:div w:id="1833832922">
      <w:bodyDiv w:val="1"/>
      <w:marLeft w:val="0"/>
      <w:marRight w:val="0"/>
      <w:marTop w:val="0"/>
      <w:marBottom w:val="0"/>
      <w:divBdr>
        <w:top w:val="none" w:sz="0" w:space="0" w:color="auto"/>
        <w:left w:val="none" w:sz="0" w:space="0" w:color="auto"/>
        <w:bottom w:val="none" w:sz="0" w:space="0" w:color="auto"/>
        <w:right w:val="none" w:sz="0" w:space="0" w:color="auto"/>
      </w:divBdr>
    </w:div>
    <w:div w:id="1833905398">
      <w:bodyDiv w:val="1"/>
      <w:marLeft w:val="0"/>
      <w:marRight w:val="0"/>
      <w:marTop w:val="0"/>
      <w:marBottom w:val="0"/>
      <w:divBdr>
        <w:top w:val="none" w:sz="0" w:space="0" w:color="auto"/>
        <w:left w:val="none" w:sz="0" w:space="0" w:color="auto"/>
        <w:bottom w:val="none" w:sz="0" w:space="0" w:color="auto"/>
        <w:right w:val="none" w:sz="0" w:space="0" w:color="auto"/>
      </w:divBdr>
    </w:div>
    <w:div w:id="1838809502">
      <w:bodyDiv w:val="1"/>
      <w:marLeft w:val="0"/>
      <w:marRight w:val="0"/>
      <w:marTop w:val="0"/>
      <w:marBottom w:val="0"/>
      <w:divBdr>
        <w:top w:val="none" w:sz="0" w:space="0" w:color="auto"/>
        <w:left w:val="none" w:sz="0" w:space="0" w:color="auto"/>
        <w:bottom w:val="none" w:sz="0" w:space="0" w:color="auto"/>
        <w:right w:val="none" w:sz="0" w:space="0" w:color="auto"/>
      </w:divBdr>
    </w:div>
    <w:div w:id="1839730818">
      <w:bodyDiv w:val="1"/>
      <w:marLeft w:val="0"/>
      <w:marRight w:val="0"/>
      <w:marTop w:val="0"/>
      <w:marBottom w:val="0"/>
      <w:divBdr>
        <w:top w:val="none" w:sz="0" w:space="0" w:color="auto"/>
        <w:left w:val="none" w:sz="0" w:space="0" w:color="auto"/>
        <w:bottom w:val="none" w:sz="0" w:space="0" w:color="auto"/>
        <w:right w:val="none" w:sz="0" w:space="0" w:color="auto"/>
      </w:divBdr>
    </w:div>
    <w:div w:id="1844203395">
      <w:bodyDiv w:val="1"/>
      <w:marLeft w:val="0"/>
      <w:marRight w:val="0"/>
      <w:marTop w:val="0"/>
      <w:marBottom w:val="0"/>
      <w:divBdr>
        <w:top w:val="none" w:sz="0" w:space="0" w:color="auto"/>
        <w:left w:val="none" w:sz="0" w:space="0" w:color="auto"/>
        <w:bottom w:val="none" w:sz="0" w:space="0" w:color="auto"/>
        <w:right w:val="none" w:sz="0" w:space="0" w:color="auto"/>
      </w:divBdr>
    </w:div>
    <w:div w:id="1844710252">
      <w:bodyDiv w:val="1"/>
      <w:marLeft w:val="0"/>
      <w:marRight w:val="0"/>
      <w:marTop w:val="0"/>
      <w:marBottom w:val="0"/>
      <w:divBdr>
        <w:top w:val="none" w:sz="0" w:space="0" w:color="auto"/>
        <w:left w:val="none" w:sz="0" w:space="0" w:color="auto"/>
        <w:bottom w:val="none" w:sz="0" w:space="0" w:color="auto"/>
        <w:right w:val="none" w:sz="0" w:space="0" w:color="auto"/>
      </w:divBdr>
    </w:div>
    <w:div w:id="1846437099">
      <w:bodyDiv w:val="1"/>
      <w:marLeft w:val="0"/>
      <w:marRight w:val="0"/>
      <w:marTop w:val="0"/>
      <w:marBottom w:val="0"/>
      <w:divBdr>
        <w:top w:val="none" w:sz="0" w:space="0" w:color="auto"/>
        <w:left w:val="none" w:sz="0" w:space="0" w:color="auto"/>
        <w:bottom w:val="none" w:sz="0" w:space="0" w:color="auto"/>
        <w:right w:val="none" w:sz="0" w:space="0" w:color="auto"/>
      </w:divBdr>
    </w:div>
    <w:div w:id="184824814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853184333">
      <w:bodyDiv w:val="1"/>
      <w:marLeft w:val="0"/>
      <w:marRight w:val="0"/>
      <w:marTop w:val="0"/>
      <w:marBottom w:val="0"/>
      <w:divBdr>
        <w:top w:val="none" w:sz="0" w:space="0" w:color="auto"/>
        <w:left w:val="none" w:sz="0" w:space="0" w:color="auto"/>
        <w:bottom w:val="none" w:sz="0" w:space="0" w:color="auto"/>
        <w:right w:val="none" w:sz="0" w:space="0" w:color="auto"/>
      </w:divBdr>
    </w:div>
    <w:div w:id="1854612911">
      <w:bodyDiv w:val="1"/>
      <w:marLeft w:val="0"/>
      <w:marRight w:val="0"/>
      <w:marTop w:val="0"/>
      <w:marBottom w:val="0"/>
      <w:divBdr>
        <w:top w:val="none" w:sz="0" w:space="0" w:color="auto"/>
        <w:left w:val="none" w:sz="0" w:space="0" w:color="auto"/>
        <w:bottom w:val="none" w:sz="0" w:space="0" w:color="auto"/>
        <w:right w:val="none" w:sz="0" w:space="0" w:color="auto"/>
      </w:divBdr>
    </w:div>
    <w:div w:id="1855797584">
      <w:bodyDiv w:val="1"/>
      <w:marLeft w:val="0"/>
      <w:marRight w:val="0"/>
      <w:marTop w:val="0"/>
      <w:marBottom w:val="0"/>
      <w:divBdr>
        <w:top w:val="none" w:sz="0" w:space="0" w:color="auto"/>
        <w:left w:val="none" w:sz="0" w:space="0" w:color="auto"/>
        <w:bottom w:val="none" w:sz="0" w:space="0" w:color="auto"/>
        <w:right w:val="none" w:sz="0" w:space="0" w:color="auto"/>
      </w:divBdr>
    </w:div>
    <w:div w:id="1858351726">
      <w:bodyDiv w:val="1"/>
      <w:marLeft w:val="0"/>
      <w:marRight w:val="0"/>
      <w:marTop w:val="0"/>
      <w:marBottom w:val="0"/>
      <w:divBdr>
        <w:top w:val="none" w:sz="0" w:space="0" w:color="auto"/>
        <w:left w:val="none" w:sz="0" w:space="0" w:color="auto"/>
        <w:bottom w:val="none" w:sz="0" w:space="0" w:color="auto"/>
        <w:right w:val="none" w:sz="0" w:space="0" w:color="auto"/>
      </w:divBdr>
    </w:div>
    <w:div w:id="1858932644">
      <w:bodyDiv w:val="1"/>
      <w:marLeft w:val="0"/>
      <w:marRight w:val="0"/>
      <w:marTop w:val="0"/>
      <w:marBottom w:val="0"/>
      <w:divBdr>
        <w:top w:val="none" w:sz="0" w:space="0" w:color="auto"/>
        <w:left w:val="none" w:sz="0" w:space="0" w:color="auto"/>
        <w:bottom w:val="none" w:sz="0" w:space="0" w:color="auto"/>
        <w:right w:val="none" w:sz="0" w:space="0" w:color="auto"/>
      </w:divBdr>
    </w:div>
    <w:div w:id="1864398692">
      <w:bodyDiv w:val="1"/>
      <w:marLeft w:val="0"/>
      <w:marRight w:val="0"/>
      <w:marTop w:val="0"/>
      <w:marBottom w:val="0"/>
      <w:divBdr>
        <w:top w:val="none" w:sz="0" w:space="0" w:color="auto"/>
        <w:left w:val="none" w:sz="0" w:space="0" w:color="auto"/>
        <w:bottom w:val="none" w:sz="0" w:space="0" w:color="auto"/>
        <w:right w:val="none" w:sz="0" w:space="0" w:color="auto"/>
      </w:divBdr>
    </w:div>
    <w:div w:id="1867255223">
      <w:bodyDiv w:val="1"/>
      <w:marLeft w:val="0"/>
      <w:marRight w:val="0"/>
      <w:marTop w:val="0"/>
      <w:marBottom w:val="0"/>
      <w:divBdr>
        <w:top w:val="none" w:sz="0" w:space="0" w:color="auto"/>
        <w:left w:val="none" w:sz="0" w:space="0" w:color="auto"/>
        <w:bottom w:val="none" w:sz="0" w:space="0" w:color="auto"/>
        <w:right w:val="none" w:sz="0" w:space="0" w:color="auto"/>
      </w:divBdr>
    </w:div>
    <w:div w:id="1867593667">
      <w:bodyDiv w:val="1"/>
      <w:marLeft w:val="0"/>
      <w:marRight w:val="0"/>
      <w:marTop w:val="0"/>
      <w:marBottom w:val="0"/>
      <w:divBdr>
        <w:top w:val="none" w:sz="0" w:space="0" w:color="auto"/>
        <w:left w:val="none" w:sz="0" w:space="0" w:color="auto"/>
        <w:bottom w:val="none" w:sz="0" w:space="0" w:color="auto"/>
        <w:right w:val="none" w:sz="0" w:space="0" w:color="auto"/>
      </w:divBdr>
    </w:div>
    <w:div w:id="1869877380">
      <w:bodyDiv w:val="1"/>
      <w:marLeft w:val="0"/>
      <w:marRight w:val="0"/>
      <w:marTop w:val="0"/>
      <w:marBottom w:val="0"/>
      <w:divBdr>
        <w:top w:val="none" w:sz="0" w:space="0" w:color="auto"/>
        <w:left w:val="none" w:sz="0" w:space="0" w:color="auto"/>
        <w:bottom w:val="none" w:sz="0" w:space="0" w:color="auto"/>
        <w:right w:val="none" w:sz="0" w:space="0" w:color="auto"/>
      </w:divBdr>
    </w:div>
    <w:div w:id="1874922197">
      <w:bodyDiv w:val="1"/>
      <w:marLeft w:val="0"/>
      <w:marRight w:val="0"/>
      <w:marTop w:val="0"/>
      <w:marBottom w:val="0"/>
      <w:divBdr>
        <w:top w:val="none" w:sz="0" w:space="0" w:color="auto"/>
        <w:left w:val="none" w:sz="0" w:space="0" w:color="auto"/>
        <w:bottom w:val="none" w:sz="0" w:space="0" w:color="auto"/>
        <w:right w:val="none" w:sz="0" w:space="0" w:color="auto"/>
      </w:divBdr>
    </w:div>
    <w:div w:id="1878423948">
      <w:bodyDiv w:val="1"/>
      <w:marLeft w:val="0"/>
      <w:marRight w:val="0"/>
      <w:marTop w:val="0"/>
      <w:marBottom w:val="0"/>
      <w:divBdr>
        <w:top w:val="none" w:sz="0" w:space="0" w:color="auto"/>
        <w:left w:val="none" w:sz="0" w:space="0" w:color="auto"/>
        <w:bottom w:val="none" w:sz="0" w:space="0" w:color="auto"/>
        <w:right w:val="none" w:sz="0" w:space="0" w:color="auto"/>
      </w:divBdr>
    </w:div>
    <w:div w:id="1879048332">
      <w:bodyDiv w:val="1"/>
      <w:marLeft w:val="0"/>
      <w:marRight w:val="0"/>
      <w:marTop w:val="0"/>
      <w:marBottom w:val="0"/>
      <w:divBdr>
        <w:top w:val="none" w:sz="0" w:space="0" w:color="auto"/>
        <w:left w:val="none" w:sz="0" w:space="0" w:color="auto"/>
        <w:bottom w:val="none" w:sz="0" w:space="0" w:color="auto"/>
        <w:right w:val="none" w:sz="0" w:space="0" w:color="auto"/>
      </w:divBdr>
    </w:div>
    <w:div w:id="1880236940">
      <w:bodyDiv w:val="1"/>
      <w:marLeft w:val="0"/>
      <w:marRight w:val="0"/>
      <w:marTop w:val="0"/>
      <w:marBottom w:val="0"/>
      <w:divBdr>
        <w:top w:val="none" w:sz="0" w:space="0" w:color="auto"/>
        <w:left w:val="none" w:sz="0" w:space="0" w:color="auto"/>
        <w:bottom w:val="none" w:sz="0" w:space="0" w:color="auto"/>
        <w:right w:val="none" w:sz="0" w:space="0" w:color="auto"/>
      </w:divBdr>
    </w:div>
    <w:div w:id="1880703523">
      <w:bodyDiv w:val="1"/>
      <w:marLeft w:val="0"/>
      <w:marRight w:val="0"/>
      <w:marTop w:val="0"/>
      <w:marBottom w:val="0"/>
      <w:divBdr>
        <w:top w:val="none" w:sz="0" w:space="0" w:color="auto"/>
        <w:left w:val="none" w:sz="0" w:space="0" w:color="auto"/>
        <w:bottom w:val="none" w:sz="0" w:space="0" w:color="auto"/>
        <w:right w:val="none" w:sz="0" w:space="0" w:color="auto"/>
      </w:divBdr>
    </w:div>
    <w:div w:id="1880823376">
      <w:bodyDiv w:val="1"/>
      <w:marLeft w:val="0"/>
      <w:marRight w:val="0"/>
      <w:marTop w:val="0"/>
      <w:marBottom w:val="0"/>
      <w:divBdr>
        <w:top w:val="none" w:sz="0" w:space="0" w:color="auto"/>
        <w:left w:val="none" w:sz="0" w:space="0" w:color="auto"/>
        <w:bottom w:val="none" w:sz="0" w:space="0" w:color="auto"/>
        <w:right w:val="none" w:sz="0" w:space="0" w:color="auto"/>
      </w:divBdr>
    </w:div>
    <w:div w:id="1882085745">
      <w:bodyDiv w:val="1"/>
      <w:marLeft w:val="0"/>
      <w:marRight w:val="0"/>
      <w:marTop w:val="0"/>
      <w:marBottom w:val="0"/>
      <w:divBdr>
        <w:top w:val="none" w:sz="0" w:space="0" w:color="auto"/>
        <w:left w:val="none" w:sz="0" w:space="0" w:color="auto"/>
        <w:bottom w:val="none" w:sz="0" w:space="0" w:color="auto"/>
        <w:right w:val="none" w:sz="0" w:space="0" w:color="auto"/>
      </w:divBdr>
    </w:div>
    <w:div w:id="1886790324">
      <w:bodyDiv w:val="1"/>
      <w:marLeft w:val="0"/>
      <w:marRight w:val="0"/>
      <w:marTop w:val="0"/>
      <w:marBottom w:val="0"/>
      <w:divBdr>
        <w:top w:val="none" w:sz="0" w:space="0" w:color="auto"/>
        <w:left w:val="none" w:sz="0" w:space="0" w:color="auto"/>
        <w:bottom w:val="none" w:sz="0" w:space="0" w:color="auto"/>
        <w:right w:val="none" w:sz="0" w:space="0" w:color="auto"/>
      </w:divBdr>
    </w:div>
    <w:div w:id="1890452092">
      <w:bodyDiv w:val="1"/>
      <w:marLeft w:val="0"/>
      <w:marRight w:val="0"/>
      <w:marTop w:val="0"/>
      <w:marBottom w:val="0"/>
      <w:divBdr>
        <w:top w:val="none" w:sz="0" w:space="0" w:color="auto"/>
        <w:left w:val="none" w:sz="0" w:space="0" w:color="auto"/>
        <w:bottom w:val="none" w:sz="0" w:space="0" w:color="auto"/>
        <w:right w:val="none" w:sz="0" w:space="0" w:color="auto"/>
      </w:divBdr>
    </w:div>
    <w:div w:id="1891646046">
      <w:bodyDiv w:val="1"/>
      <w:marLeft w:val="0"/>
      <w:marRight w:val="0"/>
      <w:marTop w:val="0"/>
      <w:marBottom w:val="0"/>
      <w:divBdr>
        <w:top w:val="none" w:sz="0" w:space="0" w:color="auto"/>
        <w:left w:val="none" w:sz="0" w:space="0" w:color="auto"/>
        <w:bottom w:val="none" w:sz="0" w:space="0" w:color="auto"/>
        <w:right w:val="none" w:sz="0" w:space="0" w:color="auto"/>
      </w:divBdr>
    </w:div>
    <w:div w:id="1893735233">
      <w:bodyDiv w:val="1"/>
      <w:marLeft w:val="0"/>
      <w:marRight w:val="0"/>
      <w:marTop w:val="0"/>
      <w:marBottom w:val="0"/>
      <w:divBdr>
        <w:top w:val="none" w:sz="0" w:space="0" w:color="auto"/>
        <w:left w:val="none" w:sz="0" w:space="0" w:color="auto"/>
        <w:bottom w:val="none" w:sz="0" w:space="0" w:color="auto"/>
        <w:right w:val="none" w:sz="0" w:space="0" w:color="auto"/>
      </w:divBdr>
    </w:div>
    <w:div w:id="1903053688">
      <w:bodyDiv w:val="1"/>
      <w:marLeft w:val="0"/>
      <w:marRight w:val="0"/>
      <w:marTop w:val="0"/>
      <w:marBottom w:val="0"/>
      <w:divBdr>
        <w:top w:val="none" w:sz="0" w:space="0" w:color="auto"/>
        <w:left w:val="none" w:sz="0" w:space="0" w:color="auto"/>
        <w:bottom w:val="none" w:sz="0" w:space="0" w:color="auto"/>
        <w:right w:val="none" w:sz="0" w:space="0" w:color="auto"/>
      </w:divBdr>
    </w:div>
    <w:div w:id="1905021690">
      <w:bodyDiv w:val="1"/>
      <w:marLeft w:val="0"/>
      <w:marRight w:val="0"/>
      <w:marTop w:val="0"/>
      <w:marBottom w:val="0"/>
      <w:divBdr>
        <w:top w:val="none" w:sz="0" w:space="0" w:color="auto"/>
        <w:left w:val="none" w:sz="0" w:space="0" w:color="auto"/>
        <w:bottom w:val="none" w:sz="0" w:space="0" w:color="auto"/>
        <w:right w:val="none" w:sz="0" w:space="0" w:color="auto"/>
      </w:divBdr>
    </w:div>
    <w:div w:id="1911842934">
      <w:bodyDiv w:val="1"/>
      <w:marLeft w:val="0"/>
      <w:marRight w:val="0"/>
      <w:marTop w:val="0"/>
      <w:marBottom w:val="0"/>
      <w:divBdr>
        <w:top w:val="none" w:sz="0" w:space="0" w:color="auto"/>
        <w:left w:val="none" w:sz="0" w:space="0" w:color="auto"/>
        <w:bottom w:val="none" w:sz="0" w:space="0" w:color="auto"/>
        <w:right w:val="none" w:sz="0" w:space="0" w:color="auto"/>
      </w:divBdr>
    </w:div>
    <w:div w:id="1913853725">
      <w:bodyDiv w:val="1"/>
      <w:marLeft w:val="0"/>
      <w:marRight w:val="0"/>
      <w:marTop w:val="0"/>
      <w:marBottom w:val="0"/>
      <w:divBdr>
        <w:top w:val="none" w:sz="0" w:space="0" w:color="auto"/>
        <w:left w:val="none" w:sz="0" w:space="0" w:color="auto"/>
        <w:bottom w:val="none" w:sz="0" w:space="0" w:color="auto"/>
        <w:right w:val="none" w:sz="0" w:space="0" w:color="auto"/>
      </w:divBdr>
    </w:div>
    <w:div w:id="1916011985">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33124870">
      <w:bodyDiv w:val="1"/>
      <w:marLeft w:val="0"/>
      <w:marRight w:val="0"/>
      <w:marTop w:val="0"/>
      <w:marBottom w:val="0"/>
      <w:divBdr>
        <w:top w:val="none" w:sz="0" w:space="0" w:color="auto"/>
        <w:left w:val="none" w:sz="0" w:space="0" w:color="auto"/>
        <w:bottom w:val="none" w:sz="0" w:space="0" w:color="auto"/>
        <w:right w:val="none" w:sz="0" w:space="0" w:color="auto"/>
      </w:divBdr>
    </w:div>
    <w:div w:id="1933128548">
      <w:bodyDiv w:val="1"/>
      <w:marLeft w:val="0"/>
      <w:marRight w:val="0"/>
      <w:marTop w:val="0"/>
      <w:marBottom w:val="0"/>
      <w:divBdr>
        <w:top w:val="none" w:sz="0" w:space="0" w:color="auto"/>
        <w:left w:val="none" w:sz="0" w:space="0" w:color="auto"/>
        <w:bottom w:val="none" w:sz="0" w:space="0" w:color="auto"/>
        <w:right w:val="none" w:sz="0" w:space="0" w:color="auto"/>
      </w:divBdr>
    </w:div>
    <w:div w:id="1935245146">
      <w:bodyDiv w:val="1"/>
      <w:marLeft w:val="0"/>
      <w:marRight w:val="0"/>
      <w:marTop w:val="0"/>
      <w:marBottom w:val="0"/>
      <w:divBdr>
        <w:top w:val="none" w:sz="0" w:space="0" w:color="auto"/>
        <w:left w:val="none" w:sz="0" w:space="0" w:color="auto"/>
        <w:bottom w:val="none" w:sz="0" w:space="0" w:color="auto"/>
        <w:right w:val="none" w:sz="0" w:space="0" w:color="auto"/>
      </w:divBdr>
    </w:div>
    <w:div w:id="1935631355">
      <w:bodyDiv w:val="1"/>
      <w:marLeft w:val="0"/>
      <w:marRight w:val="0"/>
      <w:marTop w:val="0"/>
      <w:marBottom w:val="0"/>
      <w:divBdr>
        <w:top w:val="none" w:sz="0" w:space="0" w:color="auto"/>
        <w:left w:val="none" w:sz="0" w:space="0" w:color="auto"/>
        <w:bottom w:val="none" w:sz="0" w:space="0" w:color="auto"/>
        <w:right w:val="none" w:sz="0" w:space="0" w:color="auto"/>
      </w:divBdr>
    </w:div>
    <w:div w:id="1937400473">
      <w:bodyDiv w:val="1"/>
      <w:marLeft w:val="0"/>
      <w:marRight w:val="0"/>
      <w:marTop w:val="0"/>
      <w:marBottom w:val="0"/>
      <w:divBdr>
        <w:top w:val="none" w:sz="0" w:space="0" w:color="auto"/>
        <w:left w:val="none" w:sz="0" w:space="0" w:color="auto"/>
        <w:bottom w:val="none" w:sz="0" w:space="0" w:color="auto"/>
        <w:right w:val="none" w:sz="0" w:space="0" w:color="auto"/>
      </w:divBdr>
    </w:div>
    <w:div w:id="1941638348">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8001470">
      <w:bodyDiv w:val="1"/>
      <w:marLeft w:val="0"/>
      <w:marRight w:val="0"/>
      <w:marTop w:val="0"/>
      <w:marBottom w:val="0"/>
      <w:divBdr>
        <w:top w:val="none" w:sz="0" w:space="0" w:color="auto"/>
        <w:left w:val="none" w:sz="0" w:space="0" w:color="auto"/>
        <w:bottom w:val="none" w:sz="0" w:space="0" w:color="auto"/>
        <w:right w:val="none" w:sz="0" w:space="0" w:color="auto"/>
      </w:divBdr>
    </w:div>
    <w:div w:id="194861174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1357331">
      <w:bodyDiv w:val="1"/>
      <w:marLeft w:val="0"/>
      <w:marRight w:val="0"/>
      <w:marTop w:val="0"/>
      <w:marBottom w:val="0"/>
      <w:divBdr>
        <w:top w:val="none" w:sz="0" w:space="0" w:color="auto"/>
        <w:left w:val="none" w:sz="0" w:space="0" w:color="auto"/>
        <w:bottom w:val="none" w:sz="0" w:space="0" w:color="auto"/>
        <w:right w:val="none" w:sz="0" w:space="0" w:color="auto"/>
      </w:divBdr>
    </w:div>
    <w:div w:id="1953004197">
      <w:bodyDiv w:val="1"/>
      <w:marLeft w:val="0"/>
      <w:marRight w:val="0"/>
      <w:marTop w:val="0"/>
      <w:marBottom w:val="0"/>
      <w:divBdr>
        <w:top w:val="none" w:sz="0" w:space="0" w:color="auto"/>
        <w:left w:val="none" w:sz="0" w:space="0" w:color="auto"/>
        <w:bottom w:val="none" w:sz="0" w:space="0" w:color="auto"/>
        <w:right w:val="none" w:sz="0" w:space="0" w:color="auto"/>
      </w:divBdr>
    </w:div>
    <w:div w:id="1953589473">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1958291575">
      <w:bodyDiv w:val="1"/>
      <w:marLeft w:val="0"/>
      <w:marRight w:val="0"/>
      <w:marTop w:val="0"/>
      <w:marBottom w:val="0"/>
      <w:divBdr>
        <w:top w:val="none" w:sz="0" w:space="0" w:color="auto"/>
        <w:left w:val="none" w:sz="0" w:space="0" w:color="auto"/>
        <w:bottom w:val="none" w:sz="0" w:space="0" w:color="auto"/>
        <w:right w:val="none" w:sz="0" w:space="0" w:color="auto"/>
      </w:divBdr>
    </w:div>
    <w:div w:id="1958831066">
      <w:bodyDiv w:val="1"/>
      <w:marLeft w:val="0"/>
      <w:marRight w:val="0"/>
      <w:marTop w:val="0"/>
      <w:marBottom w:val="0"/>
      <w:divBdr>
        <w:top w:val="none" w:sz="0" w:space="0" w:color="auto"/>
        <w:left w:val="none" w:sz="0" w:space="0" w:color="auto"/>
        <w:bottom w:val="none" w:sz="0" w:space="0" w:color="auto"/>
        <w:right w:val="none" w:sz="0" w:space="0" w:color="auto"/>
      </w:divBdr>
    </w:div>
    <w:div w:id="1959143864">
      <w:bodyDiv w:val="1"/>
      <w:marLeft w:val="0"/>
      <w:marRight w:val="0"/>
      <w:marTop w:val="0"/>
      <w:marBottom w:val="0"/>
      <w:divBdr>
        <w:top w:val="none" w:sz="0" w:space="0" w:color="auto"/>
        <w:left w:val="none" w:sz="0" w:space="0" w:color="auto"/>
        <w:bottom w:val="none" w:sz="0" w:space="0" w:color="auto"/>
        <w:right w:val="none" w:sz="0" w:space="0" w:color="auto"/>
      </w:divBdr>
    </w:div>
    <w:div w:id="1961720428">
      <w:bodyDiv w:val="1"/>
      <w:marLeft w:val="0"/>
      <w:marRight w:val="0"/>
      <w:marTop w:val="0"/>
      <w:marBottom w:val="0"/>
      <w:divBdr>
        <w:top w:val="none" w:sz="0" w:space="0" w:color="auto"/>
        <w:left w:val="none" w:sz="0" w:space="0" w:color="auto"/>
        <w:bottom w:val="none" w:sz="0" w:space="0" w:color="auto"/>
        <w:right w:val="none" w:sz="0" w:space="0" w:color="auto"/>
      </w:divBdr>
    </w:div>
    <w:div w:id="1976251771">
      <w:bodyDiv w:val="1"/>
      <w:marLeft w:val="0"/>
      <w:marRight w:val="0"/>
      <w:marTop w:val="0"/>
      <w:marBottom w:val="0"/>
      <w:divBdr>
        <w:top w:val="none" w:sz="0" w:space="0" w:color="auto"/>
        <w:left w:val="none" w:sz="0" w:space="0" w:color="auto"/>
        <w:bottom w:val="none" w:sz="0" w:space="0" w:color="auto"/>
        <w:right w:val="none" w:sz="0" w:space="0" w:color="auto"/>
      </w:divBdr>
    </w:div>
    <w:div w:id="1978221413">
      <w:bodyDiv w:val="1"/>
      <w:marLeft w:val="0"/>
      <w:marRight w:val="0"/>
      <w:marTop w:val="0"/>
      <w:marBottom w:val="0"/>
      <w:divBdr>
        <w:top w:val="none" w:sz="0" w:space="0" w:color="auto"/>
        <w:left w:val="none" w:sz="0" w:space="0" w:color="auto"/>
        <w:bottom w:val="none" w:sz="0" w:space="0" w:color="auto"/>
        <w:right w:val="none" w:sz="0" w:space="0" w:color="auto"/>
      </w:divBdr>
    </w:div>
    <w:div w:id="1984967690">
      <w:bodyDiv w:val="1"/>
      <w:marLeft w:val="0"/>
      <w:marRight w:val="0"/>
      <w:marTop w:val="0"/>
      <w:marBottom w:val="0"/>
      <w:divBdr>
        <w:top w:val="none" w:sz="0" w:space="0" w:color="auto"/>
        <w:left w:val="none" w:sz="0" w:space="0" w:color="auto"/>
        <w:bottom w:val="none" w:sz="0" w:space="0" w:color="auto"/>
        <w:right w:val="none" w:sz="0" w:space="0" w:color="auto"/>
      </w:divBdr>
    </w:div>
    <w:div w:id="1986423016">
      <w:bodyDiv w:val="1"/>
      <w:marLeft w:val="0"/>
      <w:marRight w:val="0"/>
      <w:marTop w:val="0"/>
      <w:marBottom w:val="0"/>
      <w:divBdr>
        <w:top w:val="none" w:sz="0" w:space="0" w:color="auto"/>
        <w:left w:val="none" w:sz="0" w:space="0" w:color="auto"/>
        <w:bottom w:val="none" w:sz="0" w:space="0" w:color="auto"/>
        <w:right w:val="none" w:sz="0" w:space="0" w:color="auto"/>
      </w:divBdr>
    </w:div>
    <w:div w:id="1986810729">
      <w:bodyDiv w:val="1"/>
      <w:marLeft w:val="0"/>
      <w:marRight w:val="0"/>
      <w:marTop w:val="0"/>
      <w:marBottom w:val="0"/>
      <w:divBdr>
        <w:top w:val="none" w:sz="0" w:space="0" w:color="auto"/>
        <w:left w:val="none" w:sz="0" w:space="0" w:color="auto"/>
        <w:bottom w:val="none" w:sz="0" w:space="0" w:color="auto"/>
        <w:right w:val="none" w:sz="0" w:space="0" w:color="auto"/>
      </w:divBdr>
    </w:div>
    <w:div w:id="1988392546">
      <w:bodyDiv w:val="1"/>
      <w:marLeft w:val="0"/>
      <w:marRight w:val="0"/>
      <w:marTop w:val="0"/>
      <w:marBottom w:val="0"/>
      <w:divBdr>
        <w:top w:val="none" w:sz="0" w:space="0" w:color="auto"/>
        <w:left w:val="none" w:sz="0" w:space="0" w:color="auto"/>
        <w:bottom w:val="none" w:sz="0" w:space="0" w:color="auto"/>
        <w:right w:val="none" w:sz="0" w:space="0" w:color="auto"/>
      </w:divBdr>
    </w:div>
    <w:div w:id="1993751258">
      <w:bodyDiv w:val="1"/>
      <w:marLeft w:val="0"/>
      <w:marRight w:val="0"/>
      <w:marTop w:val="0"/>
      <w:marBottom w:val="0"/>
      <w:divBdr>
        <w:top w:val="none" w:sz="0" w:space="0" w:color="auto"/>
        <w:left w:val="none" w:sz="0" w:space="0" w:color="auto"/>
        <w:bottom w:val="none" w:sz="0" w:space="0" w:color="auto"/>
        <w:right w:val="none" w:sz="0" w:space="0" w:color="auto"/>
      </w:divBdr>
    </w:div>
    <w:div w:id="2001157128">
      <w:bodyDiv w:val="1"/>
      <w:marLeft w:val="0"/>
      <w:marRight w:val="0"/>
      <w:marTop w:val="0"/>
      <w:marBottom w:val="0"/>
      <w:divBdr>
        <w:top w:val="none" w:sz="0" w:space="0" w:color="auto"/>
        <w:left w:val="none" w:sz="0" w:space="0" w:color="auto"/>
        <w:bottom w:val="none" w:sz="0" w:space="0" w:color="auto"/>
        <w:right w:val="none" w:sz="0" w:space="0" w:color="auto"/>
      </w:divBdr>
    </w:div>
    <w:div w:id="2002658489">
      <w:bodyDiv w:val="1"/>
      <w:marLeft w:val="0"/>
      <w:marRight w:val="0"/>
      <w:marTop w:val="0"/>
      <w:marBottom w:val="0"/>
      <w:divBdr>
        <w:top w:val="none" w:sz="0" w:space="0" w:color="auto"/>
        <w:left w:val="none" w:sz="0" w:space="0" w:color="auto"/>
        <w:bottom w:val="none" w:sz="0" w:space="0" w:color="auto"/>
        <w:right w:val="none" w:sz="0" w:space="0" w:color="auto"/>
      </w:divBdr>
    </w:div>
    <w:div w:id="2004118372">
      <w:bodyDiv w:val="1"/>
      <w:marLeft w:val="0"/>
      <w:marRight w:val="0"/>
      <w:marTop w:val="0"/>
      <w:marBottom w:val="0"/>
      <w:divBdr>
        <w:top w:val="none" w:sz="0" w:space="0" w:color="auto"/>
        <w:left w:val="none" w:sz="0" w:space="0" w:color="auto"/>
        <w:bottom w:val="none" w:sz="0" w:space="0" w:color="auto"/>
        <w:right w:val="none" w:sz="0" w:space="0" w:color="auto"/>
      </w:divBdr>
    </w:div>
    <w:div w:id="2007391763">
      <w:bodyDiv w:val="1"/>
      <w:marLeft w:val="0"/>
      <w:marRight w:val="0"/>
      <w:marTop w:val="0"/>
      <w:marBottom w:val="0"/>
      <w:divBdr>
        <w:top w:val="none" w:sz="0" w:space="0" w:color="auto"/>
        <w:left w:val="none" w:sz="0" w:space="0" w:color="auto"/>
        <w:bottom w:val="none" w:sz="0" w:space="0" w:color="auto"/>
        <w:right w:val="none" w:sz="0" w:space="0" w:color="auto"/>
      </w:divBdr>
    </w:div>
    <w:div w:id="2010676303">
      <w:bodyDiv w:val="1"/>
      <w:marLeft w:val="0"/>
      <w:marRight w:val="0"/>
      <w:marTop w:val="0"/>
      <w:marBottom w:val="0"/>
      <w:divBdr>
        <w:top w:val="none" w:sz="0" w:space="0" w:color="auto"/>
        <w:left w:val="none" w:sz="0" w:space="0" w:color="auto"/>
        <w:bottom w:val="none" w:sz="0" w:space="0" w:color="auto"/>
        <w:right w:val="none" w:sz="0" w:space="0" w:color="auto"/>
      </w:divBdr>
    </w:div>
    <w:div w:id="2013559730">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14871000">
      <w:bodyDiv w:val="1"/>
      <w:marLeft w:val="0"/>
      <w:marRight w:val="0"/>
      <w:marTop w:val="0"/>
      <w:marBottom w:val="0"/>
      <w:divBdr>
        <w:top w:val="none" w:sz="0" w:space="0" w:color="auto"/>
        <w:left w:val="none" w:sz="0" w:space="0" w:color="auto"/>
        <w:bottom w:val="none" w:sz="0" w:space="0" w:color="auto"/>
        <w:right w:val="none" w:sz="0" w:space="0" w:color="auto"/>
      </w:divBdr>
    </w:div>
    <w:div w:id="2020504609">
      <w:bodyDiv w:val="1"/>
      <w:marLeft w:val="0"/>
      <w:marRight w:val="0"/>
      <w:marTop w:val="0"/>
      <w:marBottom w:val="0"/>
      <w:divBdr>
        <w:top w:val="none" w:sz="0" w:space="0" w:color="auto"/>
        <w:left w:val="none" w:sz="0" w:space="0" w:color="auto"/>
        <w:bottom w:val="none" w:sz="0" w:space="0" w:color="auto"/>
        <w:right w:val="none" w:sz="0" w:space="0" w:color="auto"/>
      </w:divBdr>
    </w:div>
    <w:div w:id="2022118207">
      <w:bodyDiv w:val="1"/>
      <w:marLeft w:val="0"/>
      <w:marRight w:val="0"/>
      <w:marTop w:val="0"/>
      <w:marBottom w:val="0"/>
      <w:divBdr>
        <w:top w:val="none" w:sz="0" w:space="0" w:color="auto"/>
        <w:left w:val="none" w:sz="0" w:space="0" w:color="auto"/>
        <w:bottom w:val="none" w:sz="0" w:space="0" w:color="auto"/>
        <w:right w:val="none" w:sz="0" w:space="0" w:color="auto"/>
      </w:divBdr>
    </w:div>
    <w:div w:id="2023048601">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38315896">
      <w:bodyDiv w:val="1"/>
      <w:marLeft w:val="0"/>
      <w:marRight w:val="0"/>
      <w:marTop w:val="0"/>
      <w:marBottom w:val="0"/>
      <w:divBdr>
        <w:top w:val="none" w:sz="0" w:space="0" w:color="auto"/>
        <w:left w:val="none" w:sz="0" w:space="0" w:color="auto"/>
        <w:bottom w:val="none" w:sz="0" w:space="0" w:color="auto"/>
        <w:right w:val="none" w:sz="0" w:space="0" w:color="auto"/>
      </w:divBdr>
    </w:div>
    <w:div w:id="2040353331">
      <w:bodyDiv w:val="1"/>
      <w:marLeft w:val="0"/>
      <w:marRight w:val="0"/>
      <w:marTop w:val="0"/>
      <w:marBottom w:val="0"/>
      <w:divBdr>
        <w:top w:val="none" w:sz="0" w:space="0" w:color="auto"/>
        <w:left w:val="none" w:sz="0" w:space="0" w:color="auto"/>
        <w:bottom w:val="none" w:sz="0" w:space="0" w:color="auto"/>
        <w:right w:val="none" w:sz="0" w:space="0" w:color="auto"/>
      </w:divBdr>
    </w:div>
    <w:div w:id="2042196154">
      <w:bodyDiv w:val="1"/>
      <w:marLeft w:val="0"/>
      <w:marRight w:val="0"/>
      <w:marTop w:val="0"/>
      <w:marBottom w:val="0"/>
      <w:divBdr>
        <w:top w:val="none" w:sz="0" w:space="0" w:color="auto"/>
        <w:left w:val="none" w:sz="0" w:space="0" w:color="auto"/>
        <w:bottom w:val="none" w:sz="0" w:space="0" w:color="auto"/>
        <w:right w:val="none" w:sz="0" w:space="0" w:color="auto"/>
      </w:divBdr>
    </w:div>
    <w:div w:id="2044820521">
      <w:bodyDiv w:val="1"/>
      <w:marLeft w:val="0"/>
      <w:marRight w:val="0"/>
      <w:marTop w:val="0"/>
      <w:marBottom w:val="0"/>
      <w:divBdr>
        <w:top w:val="none" w:sz="0" w:space="0" w:color="auto"/>
        <w:left w:val="none" w:sz="0" w:space="0" w:color="auto"/>
        <w:bottom w:val="none" w:sz="0" w:space="0" w:color="auto"/>
        <w:right w:val="none" w:sz="0" w:space="0" w:color="auto"/>
      </w:divBdr>
    </w:div>
    <w:div w:id="2048143453">
      <w:bodyDiv w:val="1"/>
      <w:marLeft w:val="0"/>
      <w:marRight w:val="0"/>
      <w:marTop w:val="0"/>
      <w:marBottom w:val="0"/>
      <w:divBdr>
        <w:top w:val="none" w:sz="0" w:space="0" w:color="auto"/>
        <w:left w:val="none" w:sz="0" w:space="0" w:color="auto"/>
        <w:bottom w:val="none" w:sz="0" w:space="0" w:color="auto"/>
        <w:right w:val="none" w:sz="0" w:space="0" w:color="auto"/>
      </w:divBdr>
    </w:div>
    <w:div w:id="2049134725">
      <w:bodyDiv w:val="1"/>
      <w:marLeft w:val="0"/>
      <w:marRight w:val="0"/>
      <w:marTop w:val="0"/>
      <w:marBottom w:val="0"/>
      <w:divBdr>
        <w:top w:val="none" w:sz="0" w:space="0" w:color="auto"/>
        <w:left w:val="none" w:sz="0" w:space="0" w:color="auto"/>
        <w:bottom w:val="none" w:sz="0" w:space="0" w:color="auto"/>
        <w:right w:val="none" w:sz="0" w:space="0" w:color="auto"/>
      </w:divBdr>
    </w:div>
    <w:div w:id="2051760234">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54841625">
      <w:bodyDiv w:val="1"/>
      <w:marLeft w:val="0"/>
      <w:marRight w:val="0"/>
      <w:marTop w:val="0"/>
      <w:marBottom w:val="0"/>
      <w:divBdr>
        <w:top w:val="none" w:sz="0" w:space="0" w:color="auto"/>
        <w:left w:val="none" w:sz="0" w:space="0" w:color="auto"/>
        <w:bottom w:val="none" w:sz="0" w:space="0" w:color="auto"/>
        <w:right w:val="none" w:sz="0" w:space="0" w:color="auto"/>
      </w:divBdr>
    </w:div>
    <w:div w:id="2055765886">
      <w:bodyDiv w:val="1"/>
      <w:marLeft w:val="0"/>
      <w:marRight w:val="0"/>
      <w:marTop w:val="0"/>
      <w:marBottom w:val="0"/>
      <w:divBdr>
        <w:top w:val="none" w:sz="0" w:space="0" w:color="auto"/>
        <w:left w:val="none" w:sz="0" w:space="0" w:color="auto"/>
        <w:bottom w:val="none" w:sz="0" w:space="0" w:color="auto"/>
        <w:right w:val="none" w:sz="0" w:space="0" w:color="auto"/>
      </w:divBdr>
    </w:div>
    <w:div w:id="2060586634">
      <w:bodyDiv w:val="1"/>
      <w:marLeft w:val="0"/>
      <w:marRight w:val="0"/>
      <w:marTop w:val="0"/>
      <w:marBottom w:val="0"/>
      <w:divBdr>
        <w:top w:val="none" w:sz="0" w:space="0" w:color="auto"/>
        <w:left w:val="none" w:sz="0" w:space="0" w:color="auto"/>
        <w:bottom w:val="none" w:sz="0" w:space="0" w:color="auto"/>
        <w:right w:val="none" w:sz="0" w:space="0" w:color="auto"/>
      </w:divBdr>
    </w:div>
    <w:div w:id="2061636549">
      <w:bodyDiv w:val="1"/>
      <w:marLeft w:val="0"/>
      <w:marRight w:val="0"/>
      <w:marTop w:val="0"/>
      <w:marBottom w:val="0"/>
      <w:divBdr>
        <w:top w:val="none" w:sz="0" w:space="0" w:color="auto"/>
        <w:left w:val="none" w:sz="0" w:space="0" w:color="auto"/>
        <w:bottom w:val="none" w:sz="0" w:space="0" w:color="auto"/>
        <w:right w:val="none" w:sz="0" w:space="0" w:color="auto"/>
      </w:divBdr>
    </w:div>
    <w:div w:id="2062902756">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66172422">
      <w:bodyDiv w:val="1"/>
      <w:marLeft w:val="0"/>
      <w:marRight w:val="0"/>
      <w:marTop w:val="0"/>
      <w:marBottom w:val="0"/>
      <w:divBdr>
        <w:top w:val="none" w:sz="0" w:space="0" w:color="auto"/>
        <w:left w:val="none" w:sz="0" w:space="0" w:color="auto"/>
        <w:bottom w:val="none" w:sz="0" w:space="0" w:color="auto"/>
        <w:right w:val="none" w:sz="0" w:space="0" w:color="auto"/>
      </w:divBdr>
    </w:div>
    <w:div w:id="2066754554">
      <w:bodyDiv w:val="1"/>
      <w:marLeft w:val="0"/>
      <w:marRight w:val="0"/>
      <w:marTop w:val="0"/>
      <w:marBottom w:val="0"/>
      <w:divBdr>
        <w:top w:val="none" w:sz="0" w:space="0" w:color="auto"/>
        <w:left w:val="none" w:sz="0" w:space="0" w:color="auto"/>
        <w:bottom w:val="none" w:sz="0" w:space="0" w:color="auto"/>
        <w:right w:val="none" w:sz="0" w:space="0" w:color="auto"/>
      </w:divBdr>
    </w:div>
    <w:div w:id="2067218356">
      <w:bodyDiv w:val="1"/>
      <w:marLeft w:val="0"/>
      <w:marRight w:val="0"/>
      <w:marTop w:val="0"/>
      <w:marBottom w:val="0"/>
      <w:divBdr>
        <w:top w:val="none" w:sz="0" w:space="0" w:color="auto"/>
        <w:left w:val="none" w:sz="0" w:space="0" w:color="auto"/>
        <w:bottom w:val="none" w:sz="0" w:space="0" w:color="auto"/>
        <w:right w:val="none" w:sz="0" w:space="0" w:color="auto"/>
      </w:divBdr>
    </w:div>
    <w:div w:id="2067952841">
      <w:bodyDiv w:val="1"/>
      <w:marLeft w:val="0"/>
      <w:marRight w:val="0"/>
      <w:marTop w:val="0"/>
      <w:marBottom w:val="0"/>
      <w:divBdr>
        <w:top w:val="none" w:sz="0" w:space="0" w:color="auto"/>
        <w:left w:val="none" w:sz="0" w:space="0" w:color="auto"/>
        <w:bottom w:val="none" w:sz="0" w:space="0" w:color="auto"/>
        <w:right w:val="none" w:sz="0" w:space="0" w:color="auto"/>
      </w:divBdr>
    </w:div>
    <w:div w:id="2069915967">
      <w:bodyDiv w:val="1"/>
      <w:marLeft w:val="0"/>
      <w:marRight w:val="0"/>
      <w:marTop w:val="0"/>
      <w:marBottom w:val="0"/>
      <w:divBdr>
        <w:top w:val="none" w:sz="0" w:space="0" w:color="auto"/>
        <w:left w:val="none" w:sz="0" w:space="0" w:color="auto"/>
        <w:bottom w:val="none" w:sz="0" w:space="0" w:color="auto"/>
        <w:right w:val="none" w:sz="0" w:space="0" w:color="auto"/>
      </w:divBdr>
    </w:div>
    <w:div w:id="2070685297">
      <w:bodyDiv w:val="1"/>
      <w:marLeft w:val="0"/>
      <w:marRight w:val="0"/>
      <w:marTop w:val="0"/>
      <w:marBottom w:val="0"/>
      <w:divBdr>
        <w:top w:val="none" w:sz="0" w:space="0" w:color="auto"/>
        <w:left w:val="none" w:sz="0" w:space="0" w:color="auto"/>
        <w:bottom w:val="none" w:sz="0" w:space="0" w:color="auto"/>
        <w:right w:val="none" w:sz="0" w:space="0" w:color="auto"/>
      </w:divBdr>
    </w:div>
    <w:div w:id="2072850353">
      <w:bodyDiv w:val="1"/>
      <w:marLeft w:val="0"/>
      <w:marRight w:val="0"/>
      <w:marTop w:val="0"/>
      <w:marBottom w:val="0"/>
      <w:divBdr>
        <w:top w:val="none" w:sz="0" w:space="0" w:color="auto"/>
        <w:left w:val="none" w:sz="0" w:space="0" w:color="auto"/>
        <w:bottom w:val="none" w:sz="0" w:space="0" w:color="auto"/>
        <w:right w:val="none" w:sz="0" w:space="0" w:color="auto"/>
      </w:divBdr>
    </w:div>
    <w:div w:id="2075422340">
      <w:bodyDiv w:val="1"/>
      <w:marLeft w:val="0"/>
      <w:marRight w:val="0"/>
      <w:marTop w:val="0"/>
      <w:marBottom w:val="0"/>
      <w:divBdr>
        <w:top w:val="none" w:sz="0" w:space="0" w:color="auto"/>
        <w:left w:val="none" w:sz="0" w:space="0" w:color="auto"/>
        <w:bottom w:val="none" w:sz="0" w:space="0" w:color="auto"/>
        <w:right w:val="none" w:sz="0" w:space="0" w:color="auto"/>
      </w:divBdr>
    </w:div>
    <w:div w:id="2079935887">
      <w:bodyDiv w:val="1"/>
      <w:marLeft w:val="0"/>
      <w:marRight w:val="0"/>
      <w:marTop w:val="0"/>
      <w:marBottom w:val="0"/>
      <w:divBdr>
        <w:top w:val="none" w:sz="0" w:space="0" w:color="auto"/>
        <w:left w:val="none" w:sz="0" w:space="0" w:color="auto"/>
        <w:bottom w:val="none" w:sz="0" w:space="0" w:color="auto"/>
        <w:right w:val="none" w:sz="0" w:space="0" w:color="auto"/>
      </w:divBdr>
    </w:div>
    <w:div w:id="2080707260">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82098821">
      <w:bodyDiv w:val="1"/>
      <w:marLeft w:val="0"/>
      <w:marRight w:val="0"/>
      <w:marTop w:val="0"/>
      <w:marBottom w:val="0"/>
      <w:divBdr>
        <w:top w:val="none" w:sz="0" w:space="0" w:color="auto"/>
        <w:left w:val="none" w:sz="0" w:space="0" w:color="auto"/>
        <w:bottom w:val="none" w:sz="0" w:space="0" w:color="auto"/>
        <w:right w:val="none" w:sz="0" w:space="0" w:color="auto"/>
      </w:divBdr>
    </w:div>
    <w:div w:id="2082439132">
      <w:bodyDiv w:val="1"/>
      <w:marLeft w:val="0"/>
      <w:marRight w:val="0"/>
      <w:marTop w:val="0"/>
      <w:marBottom w:val="0"/>
      <w:divBdr>
        <w:top w:val="none" w:sz="0" w:space="0" w:color="auto"/>
        <w:left w:val="none" w:sz="0" w:space="0" w:color="auto"/>
        <w:bottom w:val="none" w:sz="0" w:space="0" w:color="auto"/>
        <w:right w:val="none" w:sz="0" w:space="0" w:color="auto"/>
      </w:divBdr>
    </w:div>
    <w:div w:id="2083526578">
      <w:bodyDiv w:val="1"/>
      <w:marLeft w:val="0"/>
      <w:marRight w:val="0"/>
      <w:marTop w:val="0"/>
      <w:marBottom w:val="0"/>
      <w:divBdr>
        <w:top w:val="none" w:sz="0" w:space="0" w:color="auto"/>
        <w:left w:val="none" w:sz="0" w:space="0" w:color="auto"/>
        <w:bottom w:val="none" w:sz="0" w:space="0" w:color="auto"/>
        <w:right w:val="none" w:sz="0" w:space="0" w:color="auto"/>
      </w:divBdr>
    </w:div>
    <w:div w:id="2084135652">
      <w:bodyDiv w:val="1"/>
      <w:marLeft w:val="0"/>
      <w:marRight w:val="0"/>
      <w:marTop w:val="0"/>
      <w:marBottom w:val="0"/>
      <w:divBdr>
        <w:top w:val="none" w:sz="0" w:space="0" w:color="auto"/>
        <w:left w:val="none" w:sz="0" w:space="0" w:color="auto"/>
        <w:bottom w:val="none" w:sz="0" w:space="0" w:color="auto"/>
        <w:right w:val="none" w:sz="0" w:space="0" w:color="auto"/>
      </w:divBdr>
    </w:div>
    <w:div w:id="2085252296">
      <w:bodyDiv w:val="1"/>
      <w:marLeft w:val="0"/>
      <w:marRight w:val="0"/>
      <w:marTop w:val="0"/>
      <w:marBottom w:val="0"/>
      <w:divBdr>
        <w:top w:val="none" w:sz="0" w:space="0" w:color="auto"/>
        <w:left w:val="none" w:sz="0" w:space="0" w:color="auto"/>
        <w:bottom w:val="none" w:sz="0" w:space="0" w:color="auto"/>
        <w:right w:val="none" w:sz="0" w:space="0" w:color="auto"/>
      </w:divBdr>
    </w:div>
    <w:div w:id="2086678443">
      <w:bodyDiv w:val="1"/>
      <w:marLeft w:val="0"/>
      <w:marRight w:val="0"/>
      <w:marTop w:val="0"/>
      <w:marBottom w:val="0"/>
      <w:divBdr>
        <w:top w:val="none" w:sz="0" w:space="0" w:color="auto"/>
        <w:left w:val="none" w:sz="0" w:space="0" w:color="auto"/>
        <w:bottom w:val="none" w:sz="0" w:space="0" w:color="auto"/>
        <w:right w:val="none" w:sz="0" w:space="0" w:color="auto"/>
      </w:divBdr>
    </w:div>
    <w:div w:id="2088378416">
      <w:bodyDiv w:val="1"/>
      <w:marLeft w:val="0"/>
      <w:marRight w:val="0"/>
      <w:marTop w:val="0"/>
      <w:marBottom w:val="0"/>
      <w:divBdr>
        <w:top w:val="none" w:sz="0" w:space="0" w:color="auto"/>
        <w:left w:val="none" w:sz="0" w:space="0" w:color="auto"/>
        <w:bottom w:val="none" w:sz="0" w:space="0" w:color="auto"/>
        <w:right w:val="none" w:sz="0" w:space="0" w:color="auto"/>
      </w:divBdr>
    </w:div>
    <w:div w:id="2090888221">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 w:id="2097433191">
      <w:bodyDiv w:val="1"/>
      <w:marLeft w:val="0"/>
      <w:marRight w:val="0"/>
      <w:marTop w:val="0"/>
      <w:marBottom w:val="0"/>
      <w:divBdr>
        <w:top w:val="none" w:sz="0" w:space="0" w:color="auto"/>
        <w:left w:val="none" w:sz="0" w:space="0" w:color="auto"/>
        <w:bottom w:val="none" w:sz="0" w:space="0" w:color="auto"/>
        <w:right w:val="none" w:sz="0" w:space="0" w:color="auto"/>
      </w:divBdr>
    </w:div>
    <w:div w:id="2099865072">
      <w:bodyDiv w:val="1"/>
      <w:marLeft w:val="0"/>
      <w:marRight w:val="0"/>
      <w:marTop w:val="0"/>
      <w:marBottom w:val="0"/>
      <w:divBdr>
        <w:top w:val="none" w:sz="0" w:space="0" w:color="auto"/>
        <w:left w:val="none" w:sz="0" w:space="0" w:color="auto"/>
        <w:bottom w:val="none" w:sz="0" w:space="0" w:color="auto"/>
        <w:right w:val="none" w:sz="0" w:space="0" w:color="auto"/>
      </w:divBdr>
    </w:div>
    <w:div w:id="2102143587">
      <w:bodyDiv w:val="1"/>
      <w:marLeft w:val="0"/>
      <w:marRight w:val="0"/>
      <w:marTop w:val="0"/>
      <w:marBottom w:val="0"/>
      <w:divBdr>
        <w:top w:val="none" w:sz="0" w:space="0" w:color="auto"/>
        <w:left w:val="none" w:sz="0" w:space="0" w:color="auto"/>
        <w:bottom w:val="none" w:sz="0" w:space="0" w:color="auto"/>
        <w:right w:val="none" w:sz="0" w:space="0" w:color="auto"/>
      </w:divBdr>
    </w:div>
    <w:div w:id="2103060852">
      <w:bodyDiv w:val="1"/>
      <w:marLeft w:val="0"/>
      <w:marRight w:val="0"/>
      <w:marTop w:val="0"/>
      <w:marBottom w:val="0"/>
      <w:divBdr>
        <w:top w:val="none" w:sz="0" w:space="0" w:color="auto"/>
        <w:left w:val="none" w:sz="0" w:space="0" w:color="auto"/>
        <w:bottom w:val="none" w:sz="0" w:space="0" w:color="auto"/>
        <w:right w:val="none" w:sz="0" w:space="0" w:color="auto"/>
      </w:divBdr>
    </w:div>
    <w:div w:id="2106421252">
      <w:bodyDiv w:val="1"/>
      <w:marLeft w:val="0"/>
      <w:marRight w:val="0"/>
      <w:marTop w:val="0"/>
      <w:marBottom w:val="0"/>
      <w:divBdr>
        <w:top w:val="none" w:sz="0" w:space="0" w:color="auto"/>
        <w:left w:val="none" w:sz="0" w:space="0" w:color="auto"/>
        <w:bottom w:val="none" w:sz="0" w:space="0" w:color="auto"/>
        <w:right w:val="none" w:sz="0" w:space="0" w:color="auto"/>
      </w:divBdr>
    </w:div>
    <w:div w:id="2108232879">
      <w:bodyDiv w:val="1"/>
      <w:marLeft w:val="0"/>
      <w:marRight w:val="0"/>
      <w:marTop w:val="0"/>
      <w:marBottom w:val="0"/>
      <w:divBdr>
        <w:top w:val="none" w:sz="0" w:space="0" w:color="auto"/>
        <w:left w:val="none" w:sz="0" w:space="0" w:color="auto"/>
        <w:bottom w:val="none" w:sz="0" w:space="0" w:color="auto"/>
        <w:right w:val="none" w:sz="0" w:space="0" w:color="auto"/>
      </w:divBdr>
    </w:div>
    <w:div w:id="2109618046">
      <w:bodyDiv w:val="1"/>
      <w:marLeft w:val="0"/>
      <w:marRight w:val="0"/>
      <w:marTop w:val="0"/>
      <w:marBottom w:val="0"/>
      <w:divBdr>
        <w:top w:val="none" w:sz="0" w:space="0" w:color="auto"/>
        <w:left w:val="none" w:sz="0" w:space="0" w:color="auto"/>
        <w:bottom w:val="none" w:sz="0" w:space="0" w:color="auto"/>
        <w:right w:val="none" w:sz="0" w:space="0" w:color="auto"/>
      </w:divBdr>
    </w:div>
    <w:div w:id="2109763813">
      <w:bodyDiv w:val="1"/>
      <w:marLeft w:val="0"/>
      <w:marRight w:val="0"/>
      <w:marTop w:val="0"/>
      <w:marBottom w:val="0"/>
      <w:divBdr>
        <w:top w:val="none" w:sz="0" w:space="0" w:color="auto"/>
        <w:left w:val="none" w:sz="0" w:space="0" w:color="auto"/>
        <w:bottom w:val="none" w:sz="0" w:space="0" w:color="auto"/>
        <w:right w:val="none" w:sz="0" w:space="0" w:color="auto"/>
      </w:divBdr>
    </w:div>
    <w:div w:id="2111194233">
      <w:bodyDiv w:val="1"/>
      <w:marLeft w:val="0"/>
      <w:marRight w:val="0"/>
      <w:marTop w:val="0"/>
      <w:marBottom w:val="0"/>
      <w:divBdr>
        <w:top w:val="none" w:sz="0" w:space="0" w:color="auto"/>
        <w:left w:val="none" w:sz="0" w:space="0" w:color="auto"/>
        <w:bottom w:val="none" w:sz="0" w:space="0" w:color="auto"/>
        <w:right w:val="none" w:sz="0" w:space="0" w:color="auto"/>
      </w:divBdr>
    </w:div>
    <w:div w:id="2112846626">
      <w:bodyDiv w:val="1"/>
      <w:marLeft w:val="0"/>
      <w:marRight w:val="0"/>
      <w:marTop w:val="0"/>
      <w:marBottom w:val="0"/>
      <w:divBdr>
        <w:top w:val="none" w:sz="0" w:space="0" w:color="auto"/>
        <w:left w:val="none" w:sz="0" w:space="0" w:color="auto"/>
        <w:bottom w:val="none" w:sz="0" w:space="0" w:color="auto"/>
        <w:right w:val="none" w:sz="0" w:space="0" w:color="auto"/>
      </w:divBdr>
    </w:div>
    <w:div w:id="2118407336">
      <w:bodyDiv w:val="1"/>
      <w:marLeft w:val="0"/>
      <w:marRight w:val="0"/>
      <w:marTop w:val="0"/>
      <w:marBottom w:val="0"/>
      <w:divBdr>
        <w:top w:val="none" w:sz="0" w:space="0" w:color="auto"/>
        <w:left w:val="none" w:sz="0" w:space="0" w:color="auto"/>
        <w:bottom w:val="none" w:sz="0" w:space="0" w:color="auto"/>
        <w:right w:val="none" w:sz="0" w:space="0" w:color="auto"/>
      </w:divBdr>
    </w:div>
    <w:div w:id="2121147040">
      <w:bodyDiv w:val="1"/>
      <w:marLeft w:val="0"/>
      <w:marRight w:val="0"/>
      <w:marTop w:val="0"/>
      <w:marBottom w:val="0"/>
      <w:divBdr>
        <w:top w:val="none" w:sz="0" w:space="0" w:color="auto"/>
        <w:left w:val="none" w:sz="0" w:space="0" w:color="auto"/>
        <w:bottom w:val="none" w:sz="0" w:space="0" w:color="auto"/>
        <w:right w:val="none" w:sz="0" w:space="0" w:color="auto"/>
      </w:divBdr>
    </w:div>
    <w:div w:id="2121800128">
      <w:bodyDiv w:val="1"/>
      <w:marLeft w:val="0"/>
      <w:marRight w:val="0"/>
      <w:marTop w:val="0"/>
      <w:marBottom w:val="0"/>
      <w:divBdr>
        <w:top w:val="none" w:sz="0" w:space="0" w:color="auto"/>
        <w:left w:val="none" w:sz="0" w:space="0" w:color="auto"/>
        <w:bottom w:val="none" w:sz="0" w:space="0" w:color="auto"/>
        <w:right w:val="none" w:sz="0" w:space="0" w:color="auto"/>
      </w:divBdr>
    </w:div>
    <w:div w:id="2125075055">
      <w:bodyDiv w:val="1"/>
      <w:marLeft w:val="0"/>
      <w:marRight w:val="0"/>
      <w:marTop w:val="0"/>
      <w:marBottom w:val="0"/>
      <w:divBdr>
        <w:top w:val="none" w:sz="0" w:space="0" w:color="auto"/>
        <w:left w:val="none" w:sz="0" w:space="0" w:color="auto"/>
        <w:bottom w:val="none" w:sz="0" w:space="0" w:color="auto"/>
        <w:right w:val="none" w:sz="0" w:space="0" w:color="auto"/>
      </w:divBdr>
    </w:div>
    <w:div w:id="2127767738">
      <w:bodyDiv w:val="1"/>
      <w:marLeft w:val="0"/>
      <w:marRight w:val="0"/>
      <w:marTop w:val="0"/>
      <w:marBottom w:val="0"/>
      <w:divBdr>
        <w:top w:val="none" w:sz="0" w:space="0" w:color="auto"/>
        <w:left w:val="none" w:sz="0" w:space="0" w:color="auto"/>
        <w:bottom w:val="none" w:sz="0" w:space="0" w:color="auto"/>
        <w:right w:val="none" w:sz="0" w:space="0" w:color="auto"/>
      </w:divBdr>
    </w:div>
    <w:div w:id="2129006206">
      <w:bodyDiv w:val="1"/>
      <w:marLeft w:val="0"/>
      <w:marRight w:val="0"/>
      <w:marTop w:val="0"/>
      <w:marBottom w:val="0"/>
      <w:divBdr>
        <w:top w:val="none" w:sz="0" w:space="0" w:color="auto"/>
        <w:left w:val="none" w:sz="0" w:space="0" w:color="auto"/>
        <w:bottom w:val="none" w:sz="0" w:space="0" w:color="auto"/>
        <w:right w:val="none" w:sz="0" w:space="0" w:color="auto"/>
      </w:divBdr>
    </w:div>
    <w:div w:id="2129156416">
      <w:bodyDiv w:val="1"/>
      <w:marLeft w:val="0"/>
      <w:marRight w:val="0"/>
      <w:marTop w:val="0"/>
      <w:marBottom w:val="0"/>
      <w:divBdr>
        <w:top w:val="none" w:sz="0" w:space="0" w:color="auto"/>
        <w:left w:val="none" w:sz="0" w:space="0" w:color="auto"/>
        <w:bottom w:val="none" w:sz="0" w:space="0" w:color="auto"/>
        <w:right w:val="none" w:sz="0" w:space="0" w:color="auto"/>
      </w:divBdr>
    </w:div>
    <w:div w:id="2132044190">
      <w:bodyDiv w:val="1"/>
      <w:marLeft w:val="0"/>
      <w:marRight w:val="0"/>
      <w:marTop w:val="0"/>
      <w:marBottom w:val="0"/>
      <w:divBdr>
        <w:top w:val="none" w:sz="0" w:space="0" w:color="auto"/>
        <w:left w:val="none" w:sz="0" w:space="0" w:color="auto"/>
        <w:bottom w:val="none" w:sz="0" w:space="0" w:color="auto"/>
        <w:right w:val="none" w:sz="0" w:space="0" w:color="auto"/>
      </w:divBdr>
    </w:div>
    <w:div w:id="2140370515">
      <w:bodyDiv w:val="1"/>
      <w:marLeft w:val="0"/>
      <w:marRight w:val="0"/>
      <w:marTop w:val="0"/>
      <w:marBottom w:val="0"/>
      <w:divBdr>
        <w:top w:val="none" w:sz="0" w:space="0" w:color="auto"/>
        <w:left w:val="none" w:sz="0" w:space="0" w:color="auto"/>
        <w:bottom w:val="none" w:sz="0" w:space="0" w:color="auto"/>
        <w:right w:val="none" w:sz="0" w:space="0" w:color="auto"/>
      </w:divBdr>
    </w:div>
    <w:div w:id="2145193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4</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5</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7</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18</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6</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8</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9</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10</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16</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22</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19</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21</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23</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20</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24</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27</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28</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31</b:RefOrder>
  </b:Source>
  <b:Source>
    <b:Tag>Off22</b:Tag>
    <b:SourceType>InternetSite</b:SourceType>
    <b:Guid>{8D74D710-D296-4513-9047-A10006A0A117}</b:Guid>
    <b:Title>Weatherization and Intergovernmental Programs Office State Energy Program</b:Title>
    <b:Author>
      <b:Author>
        <b:Corporate>Office of Energy Efficiency and Renewable Energy</b:Corporate>
      </b:Author>
    </b:Author>
    <b:YearAccessed>2022</b:YearAccessed>
    <b:MonthAccessed>February</b:MonthAccessed>
    <b:URL>https://www.energy.gov/eere/wipo/about-state-energy-program</b:URL>
    <b:RefOrder>25</b:RefOrder>
  </b:Source>
  <b:Source>
    <b:Tag>Sun16</b:Tag>
    <b:SourceType>BookSection</b:SourceType>
    <b:Guid>{F7EAB394-BF46-40E1-865A-F9E36DAF11B1}</b:Guid>
    <b:Title>The Sustainability of Solar PV Governance: A Comparative International Perspective</b:Title>
    <b:Year>2016</b:Year>
    <b:JournalName>Solar Photovoltaic Technology Production</b:JournalName>
    <b:Pages>47-74</b:Pages>
    <b:Author>
      <b:Author>
        <b:NameList>
          <b:Person>
            <b:Last>Sundaram</b:Last>
            <b:First>Senthilarasu </b:First>
          </b:Person>
        </b:NameList>
      </b:Author>
    </b:Author>
    <b:BookTitle>Solar Photovoltaic Technology Production</b:BookTitle>
    <b:RefOrder>26</b:RefOrder>
  </b:Source>
  <b:Source>
    <b:Tag>The14</b:Tag>
    <b:SourceType>DocumentFromInternetSite</b:SourceType>
    <b:Guid>{73127141-7100-4027-95B1-90081237647E}</b:Guid>
    <b:Title>LAO PDR, MALAYSIA, SINGAPORE, THAILAND: Joint Statement of the Lao PDR, Thailand, Malaysia and Singapore Power Integration Project (LTMS PIP)</b:Title>
    <b:Year>2014</b:Year>
    <b:Author>
      <b:Author>
        <b:Corporate>The Ministry of Energy and Mines of the Lao People’s Democratic Republic, Ministry of Energy of the Kingdom of Thailand, Ministry of Energy, Green Technology and Water of Malaysia, and Ministry of Trade and Industry of the Republic of Singapore</b:Corporate>
      </b:Author>
    </b:Author>
    <b:YearAccessed>2022</b:YearAccessed>
    <b:URL>https://policy.asiapacificenergy.org/node/2574</b:URL>
    <b:RefOrder>29</b:RefOrder>
  </b:Source>
  <b:Source>
    <b:Tag>Gor20</b:Tag>
    <b:SourceType>JournalArticle</b:SourceType>
    <b:Guid>{2BBE8FE3-81A9-47FD-82A7-F87F78BA21F7}</b:Guid>
    <b:Title>Subsea cable key challenges of an intercontinental power link: case study of Australia–Singapore interconnector.</b:Title>
    <b:Year>2020</b:Year>
    <b:Author>
      <b:Author>
        <b:NameList>
          <b:Person>
            <b:Last>Gordonnat</b:Last>
            <b:First>J.</b:First>
          </b:Person>
          <b:Person>
            <b:Last>Hunt</b:Last>
            <b:First>J.</b:First>
          </b:Person>
        </b:NameList>
      </b:Author>
    </b:Author>
    <b:JournalName>Energy Transitions</b:JournalName>
    <b:Pages>169-188</b:Pages>
    <b:Volume>4</b:Volume>
    <b:Issue>2</b:Issue>
    <b:RefOrder>30</b:RefOrder>
  </b:Source>
  <b:Source>
    <b:Tag>But21</b:Tag>
    <b:SourceType>JournalArticle</b:SourceType>
    <b:Guid>{619AD1AF-B780-4A30-A1FF-A53D5E84F888}</b:Guid>
    <b:Title>Micro-hydropower in Nepal: Analysing the project process to understand drivers that strengthen and weaken sustainability</b:Title>
    <b:JournalName>Sustainability</b:JournalName>
    <b:Year>2021</b:Year>
    <b:Pages>1582</b:Pages>
    <b:Volume>13</b:Volume>
    <b:Issue>3</b:Issue>
    <b:Author>
      <b:Author>
        <b:NameList>
          <b:Person>
            <b:Last>Butchers</b:Last>
            <b:First>J.</b:First>
          </b:Person>
          <b:Person>
            <b:Last>Williamson</b:Last>
            <b:First>S.</b:First>
          </b:Person>
          <b:Person>
            <b:Last>Booker</b:Last>
            <b:First>J.</b:First>
          </b:Person>
        </b:NameList>
      </b:Author>
    </b:Author>
    <b:RefOrder>46</b:RefOrder>
  </b:Source>
  <b:Source>
    <b:Tag>Her17</b:Tag>
    <b:SourceType>JournalArticle</b:SourceType>
    <b:Guid>{44E22B47-8C4B-4741-9CA6-81574EFF8753}</b:Guid>
    <b:Title>Key success factors of renewable energy projects implementation in rural areas of Indonesia</b:Title>
    <b:JournalName>STI Policy and Management Journal</b:JournalName>
    <b:Year>2017</b:Year>
    <b:Pages>111</b:Pages>
    <b:Volume>2</b:Volume>
    <b:Issue>2</b:Issue>
    <b:Author>
      <b:Author>
        <b:NameList>
          <b:Person>
            <b:Last>Hermawati</b:Last>
            <b:First>W.</b:First>
          </b:Person>
          <b:Person>
            <b:Last>Rosaira</b:Last>
            <b:First>I.</b:First>
          </b:Person>
        </b:NameList>
      </b:Author>
    </b:Author>
    <b:RefOrder>47</b:RefOrder>
  </b:Source>
  <b:Source>
    <b:Tag>Inc16</b:Tag>
    <b:SourceType>JournalArticle</b:SourceType>
    <b:Guid>{6E01CE8F-0FEF-6E4A-A827-537884352BAC}</b:Guid>
    <b:Title>The Dynamics of Returns on Renewable Energy Companies: A State-Space Approach</b:Title>
    <b:JournalName>Energy Economics, Vol. 48, 2015</b:JournalName>
    <b:Year>2016</b:Year>
    <b:Pages>22</b:Pages>
    <b:Author>
      <b:Author>
        <b:NameList>
          <b:Person>
            <b:Last>Inchauspe</b:Last>
            <b:First>Julian</b:First>
          </b:Person>
          <b:Person>
            <b:Last>Ripple</b:Last>
            <b:Middle>D</b:Middle>
            <b:First>Ronald</b:First>
          </b:Person>
          <b:Person>
            <b:Last>Truck</b:Last>
            <b:First>Stefan</b:First>
          </b:Person>
        </b:NameList>
      </b:Author>
    </b:Author>
    <b:RefOrder>3</b:RefOrder>
  </b:Source>
  <b:Source>
    <b:Tag>Won22</b:Tag>
    <b:SourceType>InternetSite</b:SourceType>
    <b:Guid>{FF74177C-5071-B647-A817-B0C958F2075B}</b:Guid>
    <b:Title>Speech: D. Advance Our Green Transition</b:Title>
    <b:Year>2022</b:Year>
    <b:StateProvince>Singapore</b:StateProvince>
    <b:Author>
      <b:Author>
        <b:NameList>
          <b:Person>
            <b:Last>Wong</b:Last>
            <b:First>Lawrence</b:First>
          </b:Person>
        </b:NameList>
      </b:Author>
    </b:Author>
    <b:InternetSiteTitle>Ministry of finance</b:InternetSiteTitle>
    <b:URL>https://www.mof.gov.sg/singaporebudget/budget-2022/budget-statement/d-advance-our-green-transition</b:URL>
    <b:RefOrder>54</b:RefOrder>
  </b:Source>
  <b:Source>
    <b:Tag>Ale20</b:Tag>
    <b:SourceType>InternetSite</b:SourceType>
    <b:Guid>{C236C146-10F1-5142-93EF-A68AD529A38B}</b:Guid>
    <b:Title>Facebook signs 100MW PPA with Singapore's Sunseap for rooftop solar project</b:Title>
    <b:Year>2020</b:Year>
    <b:Author>
      <b:Author>
        <b:NameList>
          <b:Person>
            <b:Last>Alley</b:Last>
            <b:First>Alex</b:First>
          </b:Person>
        </b:NameList>
      </b:Author>
    </b:Author>
    <b:InternetSiteTitle>Data Centre Dynamics</b:InternetSiteTitle>
    <b:URL>https://www.datacenterdynamics.com/en/news/facebook-signs-100mw-ppa-singapores-sunseap-rooftop-solar-project/</b:URL>
    <b:Month>October </b:Month>
    <b:Day>6</b:Day>
    <b:RefOrder>40</b:RefOrder>
  </b:Source>
  <b:Source>
    <b:Tag>Jam16</b:Tag>
    <b:SourceType>JournalArticle</b:SourceType>
    <b:Guid>{880900B8-5CBD-C244-BAB4-177612EB81F7}</b:Guid>
    <b:Author>
      <b:Author>
        <b:NameList>
          <b:Person>
            <b:Last>Jami</b:Last>
            <b:First>Anahita</b:First>
            <b:Middle>A.</b:Middle>
          </b:Person>
          <b:Person>
            <b:Last>Walsh </b:Last>
            <b:Middle>R</b:Middle>
            <b:First>Philip </b:First>
          </b:Person>
        </b:NameList>
      </b:Author>
    </b:Author>
    <b:Title>Wind Power Deployment: The Role of Public Participation in the Decision-Making Process in Ontario, Canada</b:Title>
    <b:Year>2016</b:Year>
    <b:JournalName>Renewable Energy</b:JournalName>
    <b:RefOrder>48</b:RefOrder>
  </b:Source>
  <b:Source>
    <b:Tag>Upr03</b:Tag>
    <b:SourceType>JournalArticle</b:SourceType>
    <b:Guid>{CB630DD4-6057-EF4D-9400-3A794E190EFC}</b:Guid>
    <b:Author>
      <b:Author>
        <b:NameList>
          <b:Person>
            <b:Last>Upretia</b:Last>
            <b:First>Bishnu</b:First>
            <b:Middle>Raj</b:Middle>
          </b:Person>
          <b:Person>
            <b:Last>Horst</b:Last>
            <b:Middle> van der</b:Middle>
            <b:First>Dan</b:First>
          </b:Person>
        </b:NameList>
      </b:Author>
    </b:Author>
    <b:Title>National renewable energy policy and local opposition in the UK:the failed development of a biomass electricity plant</b:Title>
    <b:JournalName>Biomass and Energy 26 (2004) 61-69</b:JournalName>
    <b:Year>2003</b:Year>
    <b:RefOrder>49</b:RefOrder>
  </b:Source>
  <b:Source>
    <b:Tag>Nan19</b:Tag>
    <b:SourceType>JournalArticle</b:SourceType>
    <b:Guid>{5703D2A7-29FF-4548-9C8E-EC898DCEFD18}</b:Guid>
    <b:Author>
      <b:Author>
        <b:NameList>
          <b:Person>
            <b:Last>AsareObeng-Darko</b:Last>
            <b:First>Nana</b:First>
          </b:Person>
        </b:NameList>
      </b:Author>
    </b:Author>
    <b:Title>Why Ghana will not achieve its renewable energy target for electricity. Policy, legal and regulatory implications</b:Title>
    <b:JournalName>Energy Policy</b:JournalName>
    <b:Year>2019</b:Year>
    <b:Pages>128:75-83</b:Pages>
    <b:RefOrder>32</b:RefOrder>
  </b:Source>
  <b:Source>
    <b:Tag>Rog22</b:Tag>
    <b:SourceType>JournalArticle</b:SourceType>
    <b:Guid>{E0AB6734-8664-E14D-B9DF-C987AF4B6ABA}</b:Guid>
    <b:Author>
      <b:Author>
        <b:NameList>
          <b:Person>
            <b:Last>Rogers Kipkoech</b:Last>
          </b:Person>
          <b:Person>
            <b:Last>Takase</b:Last>
            <b:First>Mohammed</b:First>
          </b:Person>
          <b:Person>
            <b:Last>Afrifa</b:Last>
            <b:Middle>Kofi Amankwa </b:Middle>
            <b:First>Ernest </b:First>
          </b:Person>
        </b:NameList>
      </b:Author>
    </b:Author>
    <b:Title>Renewable Energies in Ghana in Relation to Market Condition, the Environment, and Food Security</b:Title>
    <b:JournalName>Journal of Renewable Energy</b:JournalName>
    <b:Year>2022</b:Year>
    <b:RefOrder>33</b:RefOrder>
  </b:Source>
  <b:Source>
    <b:Tag>Pat18</b:Tag>
    <b:SourceType>JournalArticle</b:SourceType>
    <b:Guid>{2010E75B-188B-6246-8009-C266D095AD16}</b:Guid>
    <b:Title>Assessment of the Influence of Feed-In Tariffs on the Profitability of European Photovoltaic Companies</b:Title>
    <b:Year>2018</b:Year>
    <b:Author>
      <b:Author>
        <b:NameList>
          <b:Person>
            <b:Last>Milanés-Montero </b:Last>
            <b:First>Patricia </b:First>
          </b:Person>
          <b:Person>
            <b:Last>Arroyo-Farrona</b:Last>
            <b:First>Alberto </b:First>
          </b:Person>
          <b:Person>
            <b:Last>Pérez-Calderón</b:Last>
            <b:First>Esteban </b:First>
          </b:Person>
        </b:NameList>
      </b:Author>
    </b:Author>
    <b:JournalName>Sustainability</b:JournalName>
    <b:RefOrder>53</b:RefOrder>
  </b:Source>
  <b:Source>
    <b:Tag>Bue13</b:Tag>
    <b:SourceType>JournalArticle</b:SourceType>
    <b:Guid>{15FEC4C0-57CF-854A-ABF2-5E44D7B41816}</b:Guid>
    <b:Author>
      <b:Author>
        <b:NameList>
          <b:Person>
            <b:Last>Bueno-Lorenzo</b:Last>
            <b:First>Miriam</b:First>
          </b:Person>
          <b:Person>
            <b:Last>Ángeles Moreno </b:Last>
            <b:First>M</b:First>
          </b:Person>
          <b:Person>
            <b:Last>Usaola</b:Last>
            <b:First>Julio</b:First>
          </b:Person>
        </b:NameList>
      </b:Author>
    </b:Author>
    <b:Title>Analysis of the imbalance price scheme in the Spanish electricity market: A wind power test case</b:Title>
    <b:JournalName>Energy Policy 62</b:JournalName>
    <b:Year>2013</b:Year>
    <b:Pages>1010-1019</b:Pages>
    <b:RefOrder>57</b:RefOrder>
  </b:Source>
  <b:Source>
    <b:Tag>Chr14</b:Tag>
    <b:SourceType>JournalArticle</b:SourceType>
    <b:Guid>{2FCEDEB0-1F3C-3C49-B5F8-6C0E12302976}</b:Guid>
    <b:Author>
      <b:Author>
        <b:NameList>
          <b:Person>
            <b:Last>Năsulea</b:Last>
            <b:First>Christian</b:First>
          </b:Person>
        </b:NameList>
      </b:Author>
    </b:Author>
    <b:Title>The Effects of Fiscal Policy Instability on Wind Energy Resource Development in Romania</b:Title>
    <b:JournalName>Economics and Sociology, Vol. 7, No 3, </b:JournalName>
    <b:Year>2014</b:Year>
    <b:Pages>51-59</b:Pages>
    <b:RefOrder>56</b:RefOrder>
  </b:Source>
  <b:Source>
    <b:Tag>IRE19</b:Tag>
    <b:SourceType>Report</b:SourceType>
    <b:Guid>{D51AA509-15A8-9641-8020-87915880FC2B}</b:Guid>
    <b:Author>
      <b:Author>
        <b:Corporate>IRENA</b:Corporate>
      </b:Author>
    </b:Author>
    <b:Title>Strong Ties Between Public and Private Sectors Key to Accelerating Renewables </b:Title>
    <b:JournalName>Strong Ties Between Public and Private Sectors Key to Accelerating Renewables </b:JournalName>
    <b:Year>2019</b:Year>
    <b:RefOrder>36</b:RefOrder>
  </b:Source>
  <b:Source>
    <b:Tag>Bry94</b:Tag>
    <b:SourceType>Book</b:SourceType>
    <b:Guid>{ECF098A7-FC76-4044-B069-D8B62FC46897}</b:Guid>
    <b:Title>Reconceiving decision-making in democratic politics: attention, choice, and public policy,</b:Title>
    <b:Publisher>The University of Chicago Press</b:Publisher>
    <b:City>London</b:City>
    <b:Year>1994</b:Year>
    <b:Author>
      <b:Author>
        <b:NameList>
          <b:Person>
            <b:Last>Jones</b:Last>
            <b:First>Bryan</b:First>
            <b:Middle>D</b:Middle>
          </b:Person>
        </b:NameList>
      </b:Author>
    </b:Author>
    <b:RefOrder>34</b:RefOrder>
  </b:Source>
  <b:Source>
    <b:Tag>Mar11</b:Tag>
    <b:SourceType>JournalArticle</b:SourceType>
    <b:Guid>{F013A8F5-7E21-F440-9668-03EF661138F8}</b:Guid>
    <b:Title>Public-Private Partnerships for Wind Power Generation: The Portuguese Case</b:Title>
    <b:Year>2011</b:Year>
    <b:Author>
      <b:Author>
        <b:NameList>
          <b:Person>
            <b:Last>Martins</b:Last>
            <b:First>Ana</b:First>
            <b:Middle>Cravinho</b:Middle>
          </b:Person>
          <b:Person>
            <b:Last>Marques</b:Last>
            <b:Middle>Cunha</b:Middle>
            <b:First>Rui</b:First>
          </b:Person>
          <b:Person>
            <b:Last>Cruz</b:Last>
            <b:Middle>Oliverira</b:Middle>
            <b:First>Carlos</b:First>
          </b:Person>
        </b:NameList>
      </b:Author>
    </b:Author>
    <b:JournalName>Energy Policy</b:JournalName>
    <b:RefOrder>35</b:RefOrder>
  </b:Source>
  <b:Source>
    <b:Tag>Wor12</b:Tag>
    <b:SourceType>ConferenceProceedings</b:SourceType>
    <b:Guid>{29B0013D-A8B7-2145-BD80-B4FADFC50650}</b:Guid>
    <b:Title>Public-Private Partnerships: Reference Guide</b:Title>
    <b:Year>2012</b:Year>
    <b:Author>
      <b:Author>
        <b:Corporate>World Bank</b:Corporate>
      </b:Author>
    </b:Author>
    <b:ConferenceName>World Bank Institute and Public-Private Infrastructure Advisory Facility </b:ConferenceName>
    <b:RefOrder>37</b:RefOrder>
  </b:Source>
  <b:Source>
    <b:Tag>Ced17</b:Tag>
    <b:SourceType>JournalArticle</b:SourceType>
    <b:Guid>{3D30ADD0-0F24-4D4B-B991-FC8C2780DC1E}</b:Guid>
    <b:Author>
      <b:Author>
        <b:NameList>
          <b:Person>
            <b:Last>Cedrick</b:Last>
            <b:First>Bindzi</b:First>
            <b:Middle>Zogo Emmanuel</b:Middle>
          </b:Person>
          <b:Person>
            <b:Last>Long</b:Last>
            <b:First>Wei</b:First>
          </b:Person>
        </b:NameList>
      </b:Author>
    </b:Author>
    <b:Title>Investment Motivation in Renewable Energy: A PPP Aproach</b:Title>
    <b:Year>2017</b:Year>
    <b:Pages>229-238</b:Pages>
    <b:JournalName>Energy Procedia</b:JournalName>
    <b:RefOrder>43</b:RefOrder>
  </b:Source>
  <b:Source>
    <b:Tag>Jag08</b:Tag>
    <b:SourceType>Report</b:SourceType>
    <b:Guid>{556EC8E8-8C61-2B44-ACC1-02C72C918879}</b:Guid>
    <b:Author>
      <b:Author>
        <b:NameList>
          <b:Person>
            <b:Last>Jager</b:Last>
            <b:First>David</b:First>
            <b:Middle>de</b:Middle>
          </b:Person>
          <b:Person>
            <b:Last>Rathmann</b:Last>
            <b:First>Max</b:First>
          </b:Person>
        </b:NameList>
      </b:Author>
    </b:Author>
    <b:Title>Policy instrument design to reduce financing costs in renewable energy technology projects</b:Title>
    <b:Year>2008</b:Year>
    <b:RefOrder>44</b:RefOrder>
  </b:Source>
  <b:Source>
    <b:Tag>Gui19</b:Tag>
    <b:SourceType>JournalArticle</b:SourceType>
    <b:Guid>{3923DA6D-AFA1-DA46-AA7D-B31B6B0E100C}</b:Guid>
    <b:Author>
      <b:Author>
        <b:NameList>
          <b:Person>
            <b:Last>Guild</b:Last>
            <b:First>James</b:First>
          </b:Person>
        </b:NameList>
      </b:Author>
    </b:Author>
    <b:Title>Feed-in-tariffs and the politics of renewable energy in Indonesia and the Philippines</b:Title>
    <b:Year>2019</b:Year>
    <b:JournalName>Asia &amp; the Pacific Policy Studies Volume 6</b:JournalName>
    <b:Pages>417-431</b:Pages>
    <b:RefOrder>42</b:RefOrder>
  </b:Source>
  <b:Source>
    <b:Tag>Wor17</b:Tag>
    <b:SourceType>InternetSite</b:SourceType>
    <b:Guid>{94F6041B-10A1-A24C-915C-62E6E5BB0F3F}</b:Guid>
    <b:Title>worldbank</b:Title>
    <b:Year>2017</b:Year>
    <b:Author>
      <b:Author>
        <b:Corporate>World Bank</b:Corporate>
      </b:Author>
    </b:Author>
    <b:InternetSiteTitle>Worldwide governance indicators</b:InternetSiteTitle>
    <b:URL>http://info.worldbank.org/governance/wgi/#home</b:URL>
    <b:RefOrder>41</b:RefOrder>
  </b:Source>
  <b:Source>
    <b:Tag>Luc18</b:Tag>
    <b:SourceType>JournalArticle</b:SourceType>
    <b:Guid>{C0B20566-650B-BD49-8359-5E3348438E3E}</b:Guid>
    <b:Author>
      <b:Author>
        <b:NameList>
          <b:Person>
            <b:Last>Lucas</b:Last>
            <b:First>Hugo</b:First>
          </b:Person>
          <b:Person>
            <b:Last>Pinnington</b:Last>
            <b:First>Stephanie</b:First>
          </b:Person>
          <b:Person>
            <b:Last>Cabeza</b:Last>
            <b:First>Luisa</b:First>
          </b:Person>
        </b:NameList>
      </b:Author>
    </b:Author>
    <b:Title>Education and training gaps in the renewable energy sector</b:Title>
    <b:Year>2018</b:Year>
    <b:JournalName>Solar Energy, Volume 173</b:JournalName>
    <b:Pages>449-455</b:Pages>
    <b:RefOrder>58</b:RefOrder>
  </b:Source>
  <b:Source>
    <b:Tag>Cha16</b:Tag>
    <b:SourceType>JournalArticle</b:SourceType>
    <b:Guid>{DC2147B9-F958-8D4D-AC77-F85F43430BC3}</b:Guid>
    <b:Author>
      <b:Author>
        <b:NameList>
          <b:Person>
            <b:Last>Malamatenios</b:Last>
            <b:First>Charalampos</b:First>
          </b:Person>
        </b:NameList>
      </b:Author>
    </b:Author>
    <b:Title>Renewable energy sources: Jobs created, skills required (and identified gaps), education and training</b:Title>
    <b:JournalName>Renewable Energy and Environmental Sustainability</b:JournalName>
    <b:Year>2016</b:Year>
    <b:RefOrder>61</b:RefOrder>
  </b:Source>
  <b:Source>
    <b:Tag>Wal17</b:Tag>
    <b:SourceType>JournalArticle</b:SourceType>
    <b:Guid>{4580445D-B189-FA4E-96CA-EDE8E815E12A}</b:Guid>
    <b:Author>
      <b:Author>
        <b:NameList>
          <b:Person>
            <b:Last>Walz</b:Last>
            <b:First>Kenneth</b:First>
            <b:Middle>A</b:Middle>
          </b:Person>
          <b:Person>
            <b:Last>Shoemaker</b:Last>
            <b:First>Joel</b:First>
            <b:Middle>B</b:Middle>
          </b:Person>
        </b:NameList>
      </b:Author>
    </b:Author>
    <b:Title>Preparing the Future Sustainable Energy Workforce and The Center for Renewable Energy Advanced Technological Education</b:Title>
    <b:JournalName>Journal of Sustainability Education  Vol. 13</b:JournalName>
    <b:Year>2017</b:Year>
    <b:RefOrder>60</b:RefOrder>
  </b:Source>
  <b:Source>
    <b:Tag>Sta22</b:Tag>
    <b:SourceType>InternetSite</b:SourceType>
    <b:Guid>{A45199A3-1B3F-0E41-9271-14CC6427965D}</b:Guid>
    <b:Title>Statista</b:Title>
    <b:Year>2022</b:Year>
    <b:Author>
      <b:Author>
        <b:Corporate>Statista, IRENA</b:Corporate>
      </b:Author>
    </b:Author>
    <b:InternetSiteTitle>Electricity generation from renewable energy worldwide in 2019, by region</b:InternetSiteTitle>
    <b:URL>https://www.statista.com.suss.remotexs.co/statistics/610607/renewable-electricity-generation-globally-by-region/</b:URL>
    <b:RefOrder>59</b:RefOrder>
  </b:Source>
  <b:Source>
    <b:Tag>Sha19</b:Tag>
    <b:SourceType>InternetSite</b:SourceType>
    <b:Guid>{83F08B91-05A6-5845-9850-C408AC2F2C61}</b:Guid>
    <b:Author>
      <b:Author>
        <b:NameList>
          <b:Person>
            <b:Last>Besta</b:Last>
            <b:First>Shankar</b:First>
          </b:Person>
        </b:NameList>
      </b:Author>
    </b:Author>
    <b:Title>NS Energy</b:Title>
    <b:InternetSiteTitle>Top renewable energy producing countries in Asia</b:InternetSiteTitle>
    <b:URL>https://www.nsenergybusiness.com/features/top-renewable-energy-producing-countries-in-asia/</b:URL>
    <b:Year>2019</b:Year>
    <b:RefOrder>62</b:RefOrder>
  </b:Source>
  <b:Source>
    <b:Tag>Sin20</b:Tag>
    <b:SourceType>InternetSite</b:SourceType>
    <b:Guid>{05B1B97B-5FF7-4663-AA85-76B09E76FB8B}</b:Guid>
    <b:Year>2020</b:Year>
    <b:Author>
      <b:Author>
        <b:Corporate>Singapore Airlines</b:Corporate>
      </b:Author>
    </b:Author>
    <b:Month>February</b:Month>
    <b:Day>12</b:Day>
    <b:YearAccessed>2022</b:YearAccessed>
    <b:URL>https://www.singaporeair.com/en_UK/np/media-centre/press-release/article/?q=en_UK/2020/January-March/jr0520-200212</b:URL>
    <b:RefOrder>39</b:RefOrder>
  </b:Source>
  <b:Source>
    <b:Tag>Lan99</b:Tag>
    <b:SourceType>Report</b:SourceType>
    <b:Guid>{F95458F2-AA11-4FB9-B285-9D04D5372904}</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63</b:RefOrder>
  </b:Source>
  <b:Source>
    <b:Tag>Placeholder1</b:Tag>
    <b:SourceType>Report</b:SourceType>
    <b:Guid>{41E16AC5-6C24-4FED-9923-0E87E5481915}</b:Guid>
    <b:Author>
      <b:Author>
        <b:NameList>
          <b:Person>
            <b:Last>Langniss</b:Last>
            <b:First>O</b:First>
          </b:Person>
          <b:Person>
            <b:Last>Helby</b:Last>
            <b:First>P</b:First>
          </b:Person>
          <b:Person>
            <b:Last>Mitchell</b:Last>
            <b:First>C</b:First>
          </b:Person>
        </b:NameList>
      </b:Author>
    </b:Author>
    <b:Title>Financing Renewable Energy Systems</b:Title>
    <b:City>Stuttgart</b:City>
    <b:Year>1999</b:Year>
    <b:RefOrder>45</b:RefOrder>
  </b:Source>
  <b:Source>
    <b:Tag>Sem20</b:Tag>
    <b:SourceType>InternetSite</b:SourceType>
    <b:Guid>{7DCC79FD-AD8A-4F07-BA61-3D5C300A69D2}</b:Guid>
    <b:Author>
      <b:Author>
        <b:Corporate>Sembcorp Industries</b:Corporate>
      </b:Author>
    </b:Author>
    <b:Year>2020</b:Year>
    <b:Month>May </b:Month>
    <b:Day>11</b:Day>
    <b:YearAccessed>2022</b:YearAccessed>
    <b:URL>https://www.sembcorp.com/en/media/media-releases/energy/2020/may/pub-and-sembcorp-sign-25-year-ppa-to-build-largest-floating-solar-system-in-singapore/</b:URL>
    <b:RefOrder>38</b:RefOrder>
  </b:Source>
  <b:Source>
    <b:Tag>Wil21</b:Tag>
    <b:SourceType>JournalArticle</b:SourceType>
    <b:Guid>{664ABCD4-BB61-46A8-A55F-6D097EA5E463}</b:Guid>
    <b:Title>Fiscal Policies for a Low-Carbon Economy</b:Title>
    <b:Year>2021</b:Year>
    <b:URL>https://openknowledge.worldbank.org/handle/10986/35795</b:URL>
    <b:JournalName>World Bank</b:JournalName>
    <b:Volume>6</b:Volume>
    <b:Author>
      <b:Author>
        <b:NameList>
          <b:Person>
            <b:Last>Willi</b:Last>
            <b:First>Semmler</b:First>
          </b:Person>
          <b:Person>
            <b:Last> Joao Paulo</b:Last>
            <b:First>Braga</b:First>
          </b:Person>
          <b:Person>
            <b:Last>Andreas</b:Last>
            <b:First>Lichtenberger</b:First>
          </b:Person>
          <b:Person>
            <b:Last>Marieme</b:Last>
            <b:First>Toure</b:First>
          </b:Person>
          <b:Person>
            <b:Last>Hayde, Erin</b:Last>
            <b:First>Marieme</b:First>
          </b:Person>
        </b:NameList>
      </b:Author>
    </b:Author>
    <b:RefOrder>50</b:RefOrder>
  </b:Source>
  <b:Source>
    <b:Tag>Uni22</b:Tag>
    <b:SourceType>Report</b:SourceType>
    <b:Guid>{92D6C026-B522-4377-8B09-BB5D71ED39F7}</b:Guid>
    <b:Title>Financing for Sustainable Development Report</b:Title>
    <b:Year>2022</b:Year>
    <b:Author>
      <b:Author>
        <b:Corporate>United Nations, Inter-agency Task Force on Financing for Development</b:Corporate>
      </b:Author>
    </b:Author>
    <b:Publisher>United Nations</b:Publisher>
    <b:City>New York</b:City>
    <b:URL>https://developmentfinance.un.org/fsdr2022</b:URL>
    <b:RefOrder>51</b:RefOrder>
  </b:Source>
  <b:Source>
    <b:Tag>van17</b:Tag>
    <b:SourceType>JournalArticle</b:SourceType>
    <b:Guid>{394A703D-2C8E-40F2-89FE-BD47F948D114}</b:Guid>
    <b:Title>Carbon pricing in climate policy: seven reasons, complementary instruments, and political economy considerations</b:Title>
    <b:Year>2017</b:Year>
    <b:JournalName>Wiley Interdisiplinary Reviews: Climate Change</b:JournalName>
    <b:Volume>8</b:Volume>
    <b:Issue>4</b:Issue>
    <b:Author>
      <b:Author>
        <b:NameList>
          <b:Person>
            <b:Last>van den Bergh</b:Last>
            <b:First>Jeroen C. J. M</b:First>
          </b:Person>
          <b:Person>
            <b:Last>Baranzini</b:Last>
            <b:First>Andrea</b:First>
          </b:Person>
          <b:Person>
            <b:Last>Carattini</b:Last>
            <b:First>Stefano</b:First>
          </b:Person>
          <b:Person>
            <b:Last>Howarth</b:Last>
            <b:First>Richard B.</b:First>
          </b:Person>
          <b:Person>
            <b:Last>Padilla</b:Last>
            <b:First>Emilio</b:First>
          </b:Person>
          <b:Person>
            <b:Last>Roca</b:Last>
            <b:First>Jordi</b:First>
          </b:Person>
        </b:NameList>
      </b:Author>
    </b:Author>
    <b:RefOrder>52</b:RefOrder>
  </b:Source>
  <b:Source>
    <b:Tag>Eur21</b:Tag>
    <b:SourceType>Report</b:SourceType>
    <b:Guid>{044CFFE7-2112-4E91-A6A0-09CE7D43DE9A}</b:Guid>
    <b:Title>Taxation in support of green transition : an overview and assessment of existing tax practices to reduce greenhouse gas emissions : final report</b:Title>
    <b:Year>2021</b:Year>
    <b:Author>
      <b:Author>
        <b:Corporate>European Commission, Directorate-General for Taxation and Customs Union</b:Corporate>
      </b:Author>
    </b:Author>
    <b:Publisher>Publications Office</b:Publisher>
    <b:URL>https://data.europa.eu/doi/10.2778/343194</b:URL>
    <b:RefOrder>55</b:RefOrder>
  </b:Source>
  <b:Source>
    <b:Tag>Sal16</b:Tag>
    <b:SourceType>JournalArticle</b:SourceType>
    <b:Guid>{ECCE7386-CFDE-47EA-AE9C-433AEB15419D}</b:Guid>
    <b:Title>What are retail investors' risk-return preferences towards renewable energy projects? A choice experiment in Germany.</b:Title>
    <b:JournalName>Energy Policy</b:JournalName>
    <b:Year>2016</b:Year>
    <b:Pages>310-320</b:Pages>
    <b:Volume>97</b:Volume>
    <b:DOI>https://doi.org/10.1016/j.enpol.2016.07.042</b:DOI>
    <b:Author>
      <b:Author>
        <b:NameList>
          <b:Person>
            <b:Last>Salm</b:Last>
            <b:First>S.</b:First>
          </b:Person>
          <b:Person>
            <b:Last>Hille</b:Last>
            <b:Middle> L.</b:Middle>
            <b:First>S.</b:First>
          </b:Person>
          <b:Person>
            <b:Last>Wüstenhagen</b:Last>
            <b:First>R.</b:First>
          </b:Person>
        </b:NameList>
      </b:Author>
    </b:Author>
    <b:RefOrder>11</b:RefOrder>
  </b:Source>
  <b:Source>
    <b:Tag>Pan20</b:Tag>
    <b:SourceType>JournalArticle</b:SourceType>
    <b:Guid>{032C9893-BF07-4E63-9765-0420848CB658}</b:Guid>
    <b:Title>Topic modelling in social sciences: Case study of web of science.</b:Title>
    <b:Year>2020</b:Year>
    <b:JournalName>Dept. Org. Inform. Varazdin</b:JournalName>
    <b:Pages>211-218</b:Pages>
    <b:Author>
      <b:Author>
        <b:NameList>
          <b:Person>
            <b:Last>Pandur </b:Last>
            <b:Middle>B.</b:Middle>
            <b:First>M.</b:First>
          </b:Person>
          <b:Person>
            <b:Last>Dobša</b:Last>
            <b:First>J.</b:First>
          </b:Person>
          <b:Person>
            <b:Last>Kronegger</b:Last>
            <b:First>L.</b:First>
          </b:Person>
        </b:NameList>
      </b:Author>
    </b:Author>
    <b:RefOrder>12</b:RefOrder>
  </b:Source>
  <b:Source>
    <b:Tag>Jac06</b:Tag>
    <b:SourceType>JournalArticle</b:SourceType>
    <b:Guid>{557140D7-CE7B-4405-98AA-0FDA4190246B}</b:Guid>
    <b:Author>
      <b:Author>
        <b:NameList>
          <b:Person>
            <b:Last>Jacobi</b:Last>
            <b:First>C</b:First>
          </b:Person>
          <b:Person>
            <b:Last>Van Atteveldt</b:Last>
            <b:First>W</b:First>
          </b:Person>
          <b:Person>
            <b:Last>Welbers</b:Last>
            <b:First>K</b:First>
          </b:Person>
        </b:NameList>
      </b:Author>
    </b:Author>
    <b:Title>Quantitative analysis of large amounts of journalistic texts using topic modelling</b:Title>
    <b:JournalName>Digital journalism</b:JournalName>
    <b:Year>89-106</b:Year>
    <b:Pages>4</b:Pages>
    <b:Volume>1</b:Volume>
    <b:RefOrder>13</b:RefOrder>
  </b:Source>
  <b:Source>
    <b:Tag>Pra20</b:Tag>
    <b:SourceType>JournalArticle</b:SourceType>
    <b:Guid>{BC6B210B-B315-451F-8CC4-0E875F2AC9BC}</b:Guid>
    <b:Title>Informational flow on Twitter–Corona virus outbreak–topic modelling approach</b:Title>
    <b:JournalName>International Journal of Advanced Research in Engineering and Technology</b:JournalName>
    <b:Year>2020</b:Year>
    <b:Volume>11</b:Volume>
    <b:Issue>3</b:Issue>
    <b:Author>
      <b:Author>
        <b:NameList>
          <b:Person>
            <b:Last>Prabhakar</b:Last>
            <b:First>K</b:First>
          </b:Person>
          <b:Person>
            <b:Last>Prasad</b:Last>
            <b:First>D.</b:First>
            <b:Middle>A</b:Middle>
          </b:Person>
        </b:NameList>
      </b:Author>
    </b:Author>
    <b:RefOrder>14</b:RefOrder>
  </b:Source>
  <b:Source>
    <b:Tag>LiX21</b:Tag>
    <b:SourceType>JournalArticle</b:SourceType>
    <b:Guid>{C691299F-20EF-4A2F-9A57-756B1C8DF321}</b:Guid>
    <b:Title>A bibliometric analysis of topic modelling studies (2000–2017)</b:Title>
    <b:JournalName>Journal of Information Science</b:JournalName>
    <b:Year>2021</b:Year>
    <b:Pages>47</b:Pages>
    <b:Volume>2</b:Volume>
    <b:Issue>161-175</b:Issue>
    <b:Author>
      <b:Author>
        <b:NameList>
          <b:Person>
            <b:Last>Li</b:Last>
            <b:First>X</b:First>
          </b:Person>
          <b:Person>
            <b:Last>Lei</b:Last>
            <b:First>L</b:First>
          </b:Person>
        </b:NameList>
      </b:Author>
    </b:Author>
    <b:RefOrder>15</b:RefOrder>
  </b:Source>
  <b:Source>
    <b:Tag>Kyu15</b:Tag>
    <b:SourceType>JournalArticle</b:SourceType>
    <b:Guid>{3F34C711-08B6-46A3-9BA6-79438E81D092}</b:Guid>
    <b:Title>Topic Model Analysis of Research Trend on Renewable Energy</b:Title>
    <b:JournalName>Journal of the Korea Academia-Industrial cooperation Society</b:JournalName>
    <b:Year>2015</b:Year>
    <b:Pages>6411-6418</b:Pages>
    <b:Volume>16</b:Volume>
    <b:Issue>9</b:Issue>
    <b:Author>
      <b:Author>
        <b:NameList>
          <b:Person>
            <b:Last>KyuSik </b:Last>
            <b:First>S</b:First>
          </b:Person>
          <b:Person>
            <b:Last>HoeRyeon</b:Last>
            <b:First>C</b:First>
          </b:Person>
          <b:Person>
            <b:Last>HongChul</b:Last>
            <b:First>L</b:First>
          </b:Person>
        </b:NameList>
      </b:Author>
    </b:Author>
    <b:RefOrder>17</b:RefOrder>
  </b:Source>
</b:Sources>
</file>

<file path=customXml/itemProps1.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2.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78AE8-4527-4393-B219-8428BDB73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21</Pages>
  <Words>8007</Words>
  <Characters>45643</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bhanson</dc:creator>
  <cp:lastModifiedBy>Munish Kumar</cp:lastModifiedBy>
  <cp:revision>5</cp:revision>
  <cp:lastPrinted>2018-01-11T20:39:00Z</cp:lastPrinted>
  <dcterms:created xsi:type="dcterms:W3CDTF">2022-06-30T10:54:00Z</dcterms:created>
  <dcterms:modified xsi:type="dcterms:W3CDTF">2022-06-30T11:03:00Z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