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51F909B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w:t>
      </w:r>
      <w:r w:rsidR="00C9652B">
        <w:rPr>
          <w:rFonts w:ascii="Times" w:hAnsi="Times" w:cs="Times"/>
        </w:rPr>
        <w:t>U</w:t>
      </w:r>
      <w:r w:rsidR="00DD6ACB" w:rsidRPr="00CD2259">
        <w:rPr>
          <w:rFonts w:ascii="Times" w:hAnsi="Times" w:cs="Times"/>
        </w:rPr>
        <w:t xml:space="preserve">nderstand </w:t>
      </w:r>
      <w:r w:rsidR="00C9652B">
        <w:rPr>
          <w:rFonts w:ascii="Times" w:hAnsi="Times" w:cs="Times"/>
        </w:rPr>
        <w:t>Success and G</w:t>
      </w:r>
      <w:r w:rsidR="000B2D81">
        <w:rPr>
          <w:rFonts w:ascii="Times" w:hAnsi="Times" w:cs="Times"/>
        </w:rPr>
        <w:t>rowth</w:t>
      </w:r>
      <w:r w:rsidR="00907949">
        <w:rPr>
          <w:rFonts w:ascii="Times" w:hAnsi="Times" w:cs="Times"/>
        </w:rPr>
        <w:t xml:space="preserve"> factors</w:t>
      </w:r>
      <w:r w:rsidR="00DD6ACB" w:rsidRPr="00CD2259">
        <w:rPr>
          <w:rFonts w:ascii="Times" w:hAnsi="Times" w:cs="Times"/>
        </w:rPr>
        <w:t xml:space="preserve"> in </w:t>
      </w:r>
      <w:r w:rsidR="00C9652B">
        <w:rPr>
          <w:rFonts w:ascii="Times" w:hAnsi="Times" w:cs="Times"/>
        </w:rPr>
        <w:t xml:space="preserve">Global </w:t>
      </w:r>
      <w:r w:rsidR="00DD6ACB" w:rsidRPr="00CD2259">
        <w:rPr>
          <w:rFonts w:ascii="Times" w:hAnsi="Times" w:cs="Times"/>
        </w:rPr>
        <w:t>Renewable Energy Project</w:t>
      </w:r>
      <w:r w:rsidR="00907949">
        <w:rPr>
          <w:rFonts w:ascii="Times" w:hAnsi="Times" w:cs="Times"/>
        </w:rPr>
        <w:t>s</w:t>
      </w:r>
    </w:p>
    <w:p w14:paraId="5816EB91" w14:textId="3E13D188" w:rsidR="00172CEB" w:rsidRDefault="00D73714" w:rsidP="00D84561">
      <w:pPr>
        <w:jc w:val="both"/>
        <w:rPr>
          <w:rFonts w:ascii="Times" w:hAnsi="Times" w:cs="Times"/>
          <w:vertAlign w:val="superscript"/>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 xml:space="preserve">Munish </w:t>
      </w:r>
      <w:proofErr w:type="spellStart"/>
      <w:proofErr w:type="gramStart"/>
      <w:r w:rsidR="001422D7" w:rsidRPr="00CD2259">
        <w:rPr>
          <w:rFonts w:ascii="Times" w:hAnsi="Times" w:cs="Times"/>
        </w:rPr>
        <w:t>Kumar</w:t>
      </w:r>
      <w:r w:rsidR="00541002">
        <w:rPr>
          <w:rFonts w:ascii="Times" w:hAnsi="Times" w:cs="Times"/>
          <w:vertAlign w:val="superscript"/>
        </w:rPr>
        <w:t>a</w:t>
      </w:r>
      <w:r w:rsidR="00864A5F" w:rsidRPr="00CD2259">
        <w:rPr>
          <w:rFonts w:ascii="Times" w:hAnsi="Times" w:cs="Times"/>
          <w:vertAlign w:val="superscript"/>
        </w:rPr>
        <w:t>,</w:t>
      </w:r>
      <w:r w:rsidR="00541002">
        <w:rPr>
          <w:rFonts w:ascii="Times" w:hAnsi="Times" w:cs="Times"/>
          <w:vertAlign w:val="superscript"/>
        </w:rPr>
        <w:t>b</w:t>
      </w:r>
      <w:proofErr w:type="spellEnd"/>
      <w:proofErr w:type="gramEnd"/>
      <w:r w:rsidR="00864A5F" w:rsidRPr="00CD2259">
        <w:rPr>
          <w:rFonts w:ascii="Times" w:hAnsi="Times" w:cs="Times"/>
        </w:rPr>
        <w:t xml:space="preserve"> and Janine </w:t>
      </w:r>
      <w:proofErr w:type="spellStart"/>
      <w:r w:rsidR="00541002" w:rsidRPr="00CD2259">
        <w:rPr>
          <w:rFonts w:ascii="Times" w:hAnsi="Times" w:cs="Times"/>
        </w:rPr>
        <w:t>Ng</w:t>
      </w:r>
      <w:r w:rsidR="00541002">
        <w:rPr>
          <w:rFonts w:ascii="Times" w:hAnsi="Times" w:cs="Times"/>
          <w:vertAlign w:val="superscript"/>
        </w:rPr>
        <w:t>b</w:t>
      </w:r>
      <w:proofErr w:type="spellEnd"/>
    </w:p>
    <w:p w14:paraId="099DC18B" w14:textId="77777777" w:rsidR="00172CEB" w:rsidRDefault="00172CEB" w:rsidP="00D84561">
      <w:pPr>
        <w:jc w:val="both"/>
        <w:rPr>
          <w:rFonts w:ascii="Times" w:hAnsi="Times" w:cs="Times"/>
          <w:vertAlign w:val="superscript"/>
        </w:rPr>
      </w:pPr>
    </w:p>
    <w:p w14:paraId="4B5D2F2C" w14:textId="77777777" w:rsidR="00F97D04" w:rsidRPr="00541002" w:rsidRDefault="00F97D04" w:rsidP="00F97D04">
      <w:pPr>
        <w:jc w:val="both"/>
        <w:rPr>
          <w:ins w:id="0" w:author="Munish Kumar" w:date="2022-06-30T21:02:00Z"/>
          <w:rFonts w:ascii="Times" w:eastAsia="Times New Roman" w:hAnsi="Times" w:cs="Times"/>
          <w:color w:val="000000"/>
        </w:rPr>
      </w:pPr>
      <w:ins w:id="1" w:author="Munish Kumar" w:date="2022-06-30T21:02:00Z">
        <w:r w:rsidRPr="00541002">
          <w:rPr>
            <w:rFonts w:ascii="Times" w:hAnsi="Times" w:cs="Times"/>
            <w:b/>
            <w:bCs/>
          </w:rPr>
          <w:t xml:space="preserve">Affiliations: </w:t>
        </w:r>
        <w:proofErr w:type="spellStart"/>
        <w:r w:rsidRPr="00541002">
          <w:rPr>
            <w:rFonts w:ascii="Times" w:hAnsi="Times" w:cs="Times"/>
            <w:vertAlign w:val="superscript"/>
          </w:rPr>
          <w:t>a</w:t>
        </w:r>
        <w:r w:rsidRPr="00541002">
          <w:rPr>
            <w:rFonts w:ascii="Times" w:eastAsia="Times New Roman" w:hAnsi="Times" w:cs="Times"/>
            <w:color w:val="000000"/>
          </w:rPr>
          <w:t>ERCE</w:t>
        </w:r>
        <w:proofErr w:type="spellEnd"/>
        <w:r w:rsidRPr="00541002">
          <w:rPr>
            <w:rFonts w:ascii="Times" w:eastAsia="Times New Roman" w:hAnsi="Times" w:cs="Times"/>
            <w:color w:val="000000"/>
          </w:rPr>
          <w:t xml:space="preserve"> Singapore, 48 </w:t>
        </w:r>
        <w:proofErr w:type="spellStart"/>
        <w:r w:rsidRPr="00541002">
          <w:rPr>
            <w:rFonts w:ascii="Times" w:eastAsia="Times New Roman" w:hAnsi="Times" w:cs="Times"/>
            <w:color w:val="000000"/>
          </w:rPr>
          <w:t>Tras</w:t>
        </w:r>
        <w:proofErr w:type="spellEnd"/>
        <w:r w:rsidRPr="00541002">
          <w:rPr>
            <w:rFonts w:ascii="Times" w:eastAsia="Times New Roman" w:hAnsi="Times" w:cs="Times"/>
            <w:color w:val="000000"/>
          </w:rPr>
          <w:t xml:space="preserve"> Street, #03-01, Singapore 078987</w:t>
        </w:r>
      </w:ins>
    </w:p>
    <w:p w14:paraId="50E79874" w14:textId="77777777" w:rsidR="00F97D04" w:rsidRPr="00541002" w:rsidRDefault="00F97D04" w:rsidP="00F97D04">
      <w:pPr>
        <w:jc w:val="both"/>
        <w:rPr>
          <w:ins w:id="2" w:author="Munish Kumar" w:date="2022-06-30T21:02:00Z"/>
          <w:rFonts w:ascii="Times" w:eastAsia="Times New Roman" w:hAnsi="Times" w:cs="Times"/>
          <w:color w:val="000000"/>
        </w:rPr>
      </w:pPr>
      <w:proofErr w:type="spellStart"/>
      <w:ins w:id="3" w:author="Munish Kumar" w:date="2022-06-30T21:02:00Z">
        <w:r w:rsidRPr="00541002">
          <w:rPr>
            <w:rFonts w:ascii="Times" w:hAnsi="Times" w:cs="Times"/>
            <w:vertAlign w:val="superscript"/>
          </w:rPr>
          <w:t>b</w:t>
        </w:r>
        <w:r w:rsidRPr="00541002">
          <w:rPr>
            <w:rFonts w:ascii="Times" w:eastAsia="Times New Roman" w:hAnsi="Times" w:cs="Times"/>
            <w:color w:val="000000"/>
          </w:rPr>
          <w:t>Singapore</w:t>
        </w:r>
        <w:proofErr w:type="spellEnd"/>
        <w:r w:rsidRPr="00541002">
          <w:rPr>
            <w:rFonts w:ascii="Times" w:eastAsia="Times New Roman" w:hAnsi="Times" w:cs="Times"/>
            <w:color w:val="000000"/>
          </w:rPr>
          <w:t xml:space="preserve"> University of Social Sciences, School of Business, Clementi Rd, #463</w:t>
        </w:r>
        <w:r w:rsidRPr="00541002">
          <w:rPr>
            <w:rFonts w:ascii="MS Mincho" w:eastAsia="MS Mincho" w:hAnsi="MS Mincho" w:cs="MS Mincho" w:hint="eastAsia"/>
            <w:color w:val="000000"/>
          </w:rPr>
          <w:t>号</w:t>
        </w:r>
        <w:r w:rsidRPr="00541002">
          <w:rPr>
            <w:rFonts w:ascii="Times" w:eastAsia="Times New Roman" w:hAnsi="Times" w:cs="Times"/>
            <w:color w:val="000000"/>
          </w:rPr>
          <w:t>, Singapore 599494</w:t>
        </w:r>
      </w:ins>
    </w:p>
    <w:p w14:paraId="67874473" w14:textId="1A2ACD82"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13A52263"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years, with new projects being continually sanctioned</w:t>
      </w:r>
      <w:r w:rsidR="000B2D81">
        <w:rPr>
          <w:rFonts w:ascii="Times" w:hAnsi="Times" w:cs="Times"/>
        </w:rPr>
        <w:t>.</w:t>
      </w:r>
      <w:r w:rsidR="00907949">
        <w:rPr>
          <w:rFonts w:ascii="Times" w:hAnsi="Times" w:cs="Times"/>
        </w:rPr>
        <w:t xml:space="preserve">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w:t>
      </w:r>
      <w:r w:rsidR="000B2D81">
        <w:rPr>
          <w:rFonts w:ascii="Times" w:hAnsi="Times" w:cs="Times"/>
        </w:rPr>
        <w:t>why this growth occurs</w:t>
      </w:r>
      <w:r w:rsidR="003259BD">
        <w:rPr>
          <w:rFonts w:ascii="Times" w:hAnsi="Times" w:cs="Times"/>
        </w:rPr>
        <w:t xml:space="preserve">. </w:t>
      </w:r>
      <w:r w:rsidR="000B2D81">
        <w:rPr>
          <w:rFonts w:ascii="Times" w:hAnsi="Times" w:cs="Times"/>
        </w:rPr>
        <w:t>Additionally, we will use</w:t>
      </w:r>
      <w:r w:rsidR="003259BD">
        <w:rPr>
          <w:rFonts w:ascii="Times" w:hAnsi="Times" w:cs="Times"/>
        </w:rPr>
        <w:t xml:space="preserve"> th</w:t>
      </w:r>
      <w:r w:rsidR="000B2D81">
        <w:rPr>
          <w:rFonts w:ascii="Times" w:hAnsi="Times" w:cs="Times"/>
        </w:rPr>
        <w:t>ese</w:t>
      </w:r>
      <w:r w:rsidR="003259BD">
        <w:rPr>
          <w:rFonts w:ascii="Times" w:hAnsi="Times" w:cs="Times"/>
        </w:rPr>
        <w:t xml:space="preserve"> </w:t>
      </w:r>
      <w:r w:rsidR="000B2D81">
        <w:rPr>
          <w:rFonts w:ascii="Times" w:hAnsi="Times" w:cs="Times"/>
        </w:rPr>
        <w:t xml:space="preserve">data analytic </w:t>
      </w:r>
      <w:r w:rsidR="003259BD">
        <w:rPr>
          <w:rFonts w:ascii="Times" w:hAnsi="Times" w:cs="Times"/>
        </w:rPr>
        <w:t>method</w:t>
      </w:r>
      <w:r w:rsidR="000B2D81">
        <w:rPr>
          <w:rFonts w:ascii="Times" w:hAnsi="Times" w:cs="Times"/>
        </w:rPr>
        <w:t>s</w:t>
      </w:r>
      <w:r w:rsidR="003259BD">
        <w:rPr>
          <w:rFonts w:ascii="Times" w:hAnsi="Times" w:cs="Times"/>
        </w:rPr>
        <w:t xml:space="preserve">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0B2D81">
        <w:rPr>
          <w:rFonts w:ascii="Times" w:hAnsi="Times" w:cs="Times"/>
        </w:rPr>
        <w:t>growth</w:t>
      </w:r>
      <w:r w:rsidR="003259BD">
        <w:rPr>
          <w:rFonts w:ascii="Times" w:hAnsi="Times" w:cs="Times"/>
        </w:rPr>
        <w:t xml:space="preserve">, by </w:t>
      </w:r>
      <w:r w:rsidR="000B2D81">
        <w:rPr>
          <w:rFonts w:ascii="Times" w:hAnsi="Times" w:cs="Times"/>
        </w:rPr>
        <w:t>analysing</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w:t>
      </w:r>
      <w:r w:rsidR="000B2D81">
        <w:rPr>
          <w:rFonts w:ascii="Times" w:hAnsi="Times" w:cs="Times"/>
          <w:bCs/>
        </w:rPr>
        <w:t>growth</w:t>
      </w:r>
      <w:r w:rsidR="00997B10">
        <w:rPr>
          <w:rFonts w:ascii="Times" w:hAnsi="Times" w:cs="Times"/>
          <w:bCs/>
        </w:rPr>
        <w:t xml:space="preserve"> factors, but that financial considerations were not far behind</w:t>
      </w:r>
      <w:r w:rsidR="00743FF2">
        <w:rPr>
          <w:rFonts w:ascii="Times" w:hAnsi="Times" w:cs="Times"/>
          <w:bCs/>
        </w:rPr>
        <w:t>.</w:t>
      </w:r>
    </w:p>
    <w:p w14:paraId="28D61436" w14:textId="083E8B1D" w:rsidR="00EC4D89" w:rsidRPr="00EC4D89" w:rsidRDefault="00D73714" w:rsidP="00743FF2">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w:t>
      </w:r>
      <w:r w:rsidR="000B2D81">
        <w:rPr>
          <w:rFonts w:ascii="Times" w:hAnsi="Times" w:cs="Times"/>
        </w:rPr>
        <w:t xml:space="preserve"> and growth</w:t>
      </w:r>
      <w:r w:rsidR="00AC405E">
        <w:rPr>
          <w:rFonts w:ascii="Times" w:hAnsi="Times" w:cs="Times"/>
        </w:rPr>
        <w:t xml:space="preserve"> factors in renewable energy projects</w:t>
      </w:r>
      <w:r w:rsidR="000B2D81">
        <w:rPr>
          <w:rFonts w:ascii="Times" w:hAnsi="Times" w:cs="Times"/>
        </w:rPr>
        <w:t xml:space="preserve"> worldwide.</w:t>
      </w:r>
    </w:p>
    <w:p w14:paraId="74F5D56A" w14:textId="77777777" w:rsidR="00F97D04" w:rsidRDefault="00F97D04" w:rsidP="00F97D04">
      <w:pPr>
        <w:pStyle w:val="Teaser"/>
        <w:jc w:val="both"/>
        <w:rPr>
          <w:ins w:id="4" w:author="Munish Kumar" w:date="2022-06-30T21:03:00Z"/>
          <w:rFonts w:ascii="Times" w:hAnsi="Times" w:cs="Times"/>
          <w:bCs/>
        </w:rPr>
      </w:pPr>
      <w:ins w:id="5" w:author="Munish Kumar" w:date="2022-06-30T21:03:00Z">
        <w:r>
          <w:rPr>
            <w:rFonts w:ascii="Times" w:hAnsi="Times" w:cs="Times"/>
            <w:b/>
          </w:rPr>
          <w:t xml:space="preserve">Keywords (minimum 6): </w:t>
        </w:r>
        <w:r w:rsidRPr="00E950DB">
          <w:rPr>
            <w:rFonts w:ascii="Times" w:hAnsi="Times" w:cs="Times"/>
            <w:bCs/>
          </w:rPr>
          <w:t>Global Renewable Energy, Topic Modelling, Text Mining, Success Factors</w:t>
        </w:r>
        <w:r>
          <w:rPr>
            <w:rFonts w:ascii="Times" w:hAnsi="Times" w:cs="Times"/>
            <w:bCs/>
          </w:rPr>
          <w:t>, Non-Financial Factors, Financial Factors, Holistic factors.</w:t>
        </w:r>
      </w:ins>
    </w:p>
    <w:p w14:paraId="76D46610" w14:textId="77777777" w:rsidR="00F97D04" w:rsidRDefault="00F97D04" w:rsidP="009E0415">
      <w:pPr>
        <w:pStyle w:val="Teaser"/>
        <w:jc w:val="both"/>
        <w:rPr>
          <w:rFonts w:ascii="Times" w:hAnsi="Times" w:cs="Times"/>
        </w:rPr>
      </w:pPr>
    </w:p>
    <w:p w14:paraId="439A23ED" w14:textId="5DE557A5" w:rsidR="00357455" w:rsidRPr="00CD2259" w:rsidRDefault="00357455" w:rsidP="009E0415">
      <w:pPr>
        <w:jc w:val="both"/>
        <w:rPr>
          <w:rFonts w:ascii="Times" w:hAnsi="Times" w:cs="Times"/>
          <w:b/>
        </w:rPr>
      </w:pPr>
      <w:r w:rsidRPr="00CD2259">
        <w:rPr>
          <w:rFonts w:ascii="Times" w:hAnsi="Times" w:cs="Times"/>
          <w:b/>
        </w:rPr>
        <w:br w:type="page"/>
      </w:r>
    </w:p>
    <w:p w14:paraId="13E47F2A" w14:textId="43235E21" w:rsidR="00D44E33" w:rsidRPr="00406EFB" w:rsidRDefault="00D44E33" w:rsidP="00406EFB">
      <w:pPr>
        <w:pStyle w:val="ListParagraph"/>
        <w:numPr>
          <w:ilvl w:val="0"/>
          <w:numId w:val="15"/>
        </w:numPr>
        <w:jc w:val="both"/>
        <w:rPr>
          <w:rFonts w:ascii="Times" w:eastAsia="Times New Roman" w:hAnsi="Times" w:cs="Times"/>
          <w:b/>
          <w:bCs/>
          <w:sz w:val="24"/>
          <w:szCs w:val="24"/>
        </w:rPr>
      </w:pPr>
      <w:r w:rsidRPr="00406EFB">
        <w:rPr>
          <w:rFonts w:ascii="Times" w:eastAsia="Times New Roman" w:hAnsi="Times" w:cs="Times"/>
          <w:b/>
          <w:bCs/>
          <w:sz w:val="24"/>
          <w:szCs w:val="24"/>
        </w:rPr>
        <w:lastRenderedPageBreak/>
        <w:t>Introduction</w:t>
      </w:r>
    </w:p>
    <w:p w14:paraId="0B610AC0" w14:textId="0F8C494B"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10C04F15"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7BCB097A" w14:textId="340CE471" w:rsidR="009F379E"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p>
    <w:p w14:paraId="49D2AFC4" w14:textId="77777777" w:rsidR="009F379E" w:rsidRDefault="009F379E" w:rsidP="009E0415">
      <w:pPr>
        <w:jc w:val="both"/>
        <w:rPr>
          <w:rFonts w:ascii="Times" w:eastAsia="Times New Roman" w:hAnsi="Times" w:cs="Times"/>
          <w:sz w:val="24"/>
          <w:szCs w:val="24"/>
        </w:rPr>
      </w:pPr>
    </w:p>
    <w:p w14:paraId="053D5CF4" w14:textId="77777777" w:rsidR="00F97D04" w:rsidRDefault="00A25A7E" w:rsidP="00F97D04">
      <w:pPr>
        <w:jc w:val="both"/>
        <w:rPr>
          <w:ins w:id="6" w:author="Munish Kumar" w:date="2022-06-30T21:03:00Z"/>
          <w:rFonts w:ascii="Times" w:eastAsia="Times New Roman" w:hAnsi="Times" w:cs="Times"/>
          <w:sz w:val="24"/>
          <w:szCs w:val="24"/>
        </w:rPr>
      </w:pPr>
      <w:r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00FC451C"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00FC451C"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Pr="00CD2259">
            <w:rPr>
              <w:rFonts w:ascii="Times" w:eastAsia="Times New Roman" w:hAnsi="Times" w:cs="Times"/>
              <w:sz w:val="24"/>
              <w:szCs w:val="24"/>
            </w:rPr>
            <w:fldChar w:fldCharType="begin"/>
          </w:r>
          <w:r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[7, 8, 9, 10]</w:t>
          </w:r>
          <w:r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w:t>
      </w:r>
      <w:r w:rsidR="002F022C">
        <w:rPr>
          <w:rFonts w:ascii="Times" w:eastAsia="Times New Roman" w:hAnsi="Times" w:cs="Times"/>
          <w:sz w:val="24"/>
          <w:szCs w:val="24"/>
        </w:rPr>
        <w:t xml:space="preserve"> </w:t>
      </w:r>
      <w:ins w:id="7" w:author="Munish Kumar" w:date="2022-06-30T21:03:00Z">
        <w:r w:rsidR="00F97D04">
          <w:rPr>
            <w:rFonts w:ascii="Times" w:eastAsia="Times New Roman" w:hAnsi="Times" w:cs="Times"/>
            <w:sz w:val="24"/>
            <w:szCs w:val="24"/>
          </w:rPr>
          <w:t xml:space="preserve">In Germany, Salm et al. (2016)’s research on investor’s investment decisions found that factors of importance were the return of investments, holding time and technology preferences, project location and partnering investors </w:t>
        </w:r>
      </w:ins>
      <w:customXmlInsRangeStart w:id="8" w:author="Munish Kumar" w:date="2022-06-30T21:03:00Z"/>
      <w:sdt>
        <w:sdtPr>
          <w:rPr>
            <w:rFonts w:ascii="Times" w:eastAsia="Times New Roman" w:hAnsi="Times" w:cs="Times"/>
            <w:sz w:val="24"/>
            <w:szCs w:val="24"/>
          </w:rPr>
          <w:id w:val="-382874098"/>
          <w:citation/>
        </w:sdtPr>
        <w:sdtContent>
          <w:customXmlInsRangeEnd w:id="8"/>
          <w:ins w:id="9" w:author="Munish Kumar" w:date="2022-06-30T21:03:00Z">
            <w:r w:rsidR="00F97D04">
              <w:rPr>
                <w:rFonts w:ascii="Times" w:eastAsia="Times New Roman" w:hAnsi="Times" w:cs="Times"/>
                <w:sz w:val="24"/>
                <w:szCs w:val="24"/>
              </w:rPr>
              <w:fldChar w:fldCharType="begin"/>
            </w:r>
            <w:r w:rsidR="00F97D04">
              <w:rPr>
                <w:rFonts w:ascii="Times" w:eastAsia="Times New Roman" w:hAnsi="Times" w:cs="Times"/>
                <w:sz w:val="24"/>
                <w:szCs w:val="24"/>
              </w:rPr>
              <w:instrText xml:space="preserve"> CITATION Sal16 \l 1033 </w:instrText>
            </w:r>
            <w:r w:rsidR="00F97D04">
              <w:rPr>
                <w:rFonts w:ascii="Times" w:eastAsia="Times New Roman" w:hAnsi="Times" w:cs="Times"/>
                <w:sz w:val="24"/>
                <w:szCs w:val="24"/>
              </w:rPr>
              <w:fldChar w:fldCharType="separate"/>
            </w:r>
            <w:r w:rsidR="00F97D04" w:rsidRPr="006C2BBA">
              <w:rPr>
                <w:rFonts w:ascii="Times" w:eastAsia="Times New Roman" w:hAnsi="Times" w:cs="Times"/>
                <w:noProof/>
                <w:sz w:val="24"/>
                <w:szCs w:val="24"/>
              </w:rPr>
              <w:t>[11]</w:t>
            </w:r>
            <w:r w:rsidR="00F97D04">
              <w:rPr>
                <w:rFonts w:ascii="Times" w:eastAsia="Times New Roman" w:hAnsi="Times" w:cs="Times"/>
                <w:sz w:val="24"/>
                <w:szCs w:val="24"/>
              </w:rPr>
              <w:fldChar w:fldCharType="end"/>
            </w:r>
          </w:ins>
          <w:customXmlInsRangeStart w:id="10" w:author="Munish Kumar" w:date="2022-06-30T21:03:00Z"/>
        </w:sdtContent>
      </w:sdt>
      <w:customXmlInsRangeEnd w:id="10"/>
      <w:ins w:id="11" w:author="Munish Kumar" w:date="2022-06-30T21:03:00Z">
        <w:r w:rsidR="00F97D04">
          <w:rPr>
            <w:rFonts w:ascii="Times" w:eastAsia="Times New Roman" w:hAnsi="Times" w:cs="Times"/>
            <w:sz w:val="24"/>
            <w:szCs w:val="24"/>
          </w:rPr>
          <w:t xml:space="preserve">.  </w:t>
        </w:r>
        <w:proofErr w:type="spellStart"/>
        <w:r w:rsidR="00F97D04">
          <w:rPr>
            <w:rFonts w:ascii="Times" w:eastAsia="Times New Roman" w:hAnsi="Times" w:cs="Times"/>
            <w:sz w:val="24"/>
            <w:szCs w:val="24"/>
          </w:rPr>
          <w:t>Shrimali</w:t>
        </w:r>
        <w:proofErr w:type="spellEnd"/>
        <w:r w:rsidR="00F97D04">
          <w:rPr>
            <w:rFonts w:ascii="Times" w:eastAsia="Times New Roman" w:hAnsi="Times" w:cs="Times"/>
            <w:sz w:val="24"/>
            <w:szCs w:val="24"/>
          </w:rPr>
          <w:t xml:space="preserve"> et al. (2014) identified that the existence of any government interventions which supported the financial needs of the RE sector had significance in propelling India’s RE footprint </w:t>
        </w:r>
      </w:ins>
      <w:customXmlInsRangeStart w:id="12" w:author="Munish Kumar" w:date="2022-06-30T21:03:00Z"/>
      <w:sdt>
        <w:sdtPr>
          <w:rPr>
            <w:rFonts w:ascii="Times" w:eastAsia="Times New Roman" w:hAnsi="Times" w:cs="Times"/>
            <w:sz w:val="24"/>
            <w:szCs w:val="24"/>
          </w:rPr>
          <w:id w:val="1457443137"/>
          <w:citation/>
        </w:sdtPr>
        <w:sdtContent>
          <w:customXmlInsRangeEnd w:id="12"/>
          <w:ins w:id="13" w:author="Munish Kumar" w:date="2022-06-30T21:03:00Z">
            <w:r w:rsidR="00F97D04">
              <w:rPr>
                <w:rFonts w:ascii="Times" w:eastAsia="Times New Roman" w:hAnsi="Times" w:cs="Times"/>
                <w:sz w:val="24"/>
                <w:szCs w:val="24"/>
              </w:rPr>
              <w:fldChar w:fldCharType="begin"/>
            </w:r>
            <w:r w:rsidR="00F97D04">
              <w:rPr>
                <w:rFonts w:ascii="Times" w:eastAsia="Times New Roman" w:hAnsi="Times" w:cs="Times"/>
                <w:sz w:val="24"/>
                <w:szCs w:val="24"/>
              </w:rPr>
              <w:instrText xml:space="preserve"> CITATION Shr14 \l 1033 </w:instrText>
            </w:r>
            <w:r w:rsidR="00F97D04">
              <w:rPr>
                <w:rFonts w:ascii="Times" w:eastAsia="Times New Roman" w:hAnsi="Times" w:cs="Times"/>
                <w:sz w:val="24"/>
                <w:szCs w:val="24"/>
              </w:rPr>
              <w:fldChar w:fldCharType="separate"/>
            </w:r>
            <w:r w:rsidR="00F97D04" w:rsidRPr="006C2BBA">
              <w:rPr>
                <w:rFonts w:ascii="Times" w:eastAsia="Times New Roman" w:hAnsi="Times" w:cs="Times"/>
                <w:noProof/>
                <w:sz w:val="24"/>
                <w:szCs w:val="24"/>
              </w:rPr>
              <w:t>[6]</w:t>
            </w:r>
            <w:r w:rsidR="00F97D04">
              <w:rPr>
                <w:rFonts w:ascii="Times" w:eastAsia="Times New Roman" w:hAnsi="Times" w:cs="Times"/>
                <w:sz w:val="24"/>
                <w:szCs w:val="24"/>
              </w:rPr>
              <w:fldChar w:fldCharType="end"/>
            </w:r>
          </w:ins>
          <w:customXmlInsRangeStart w:id="14" w:author="Munish Kumar" w:date="2022-06-30T21:03:00Z"/>
        </w:sdtContent>
      </w:sdt>
      <w:customXmlInsRangeEnd w:id="14"/>
      <w:ins w:id="15" w:author="Munish Kumar" w:date="2022-06-30T21:03:00Z">
        <w:r w:rsidR="00F97D04">
          <w:rPr>
            <w:rFonts w:ascii="Times" w:eastAsia="Times New Roman" w:hAnsi="Times" w:cs="Times"/>
            <w:sz w:val="24"/>
            <w:szCs w:val="24"/>
          </w:rPr>
          <w:t xml:space="preserve">. In contradiction, </w:t>
        </w:r>
        <w:proofErr w:type="spellStart"/>
        <w:r w:rsidR="00F97D04">
          <w:rPr>
            <w:rFonts w:ascii="Times" w:eastAsia="Times New Roman" w:hAnsi="Times" w:cs="Times"/>
            <w:sz w:val="24"/>
            <w:szCs w:val="24"/>
          </w:rPr>
          <w:t>Masini</w:t>
        </w:r>
        <w:proofErr w:type="spellEnd"/>
        <w:r w:rsidR="00F97D04">
          <w:rPr>
            <w:rFonts w:ascii="Times" w:eastAsia="Times New Roman" w:hAnsi="Times" w:cs="Times"/>
            <w:sz w:val="24"/>
            <w:szCs w:val="24"/>
          </w:rPr>
          <w:t xml:space="preserve"> and </w:t>
        </w:r>
        <w:proofErr w:type="spellStart"/>
        <w:r w:rsidR="00F97D04">
          <w:rPr>
            <w:rFonts w:ascii="Times" w:eastAsia="Times New Roman" w:hAnsi="Times" w:cs="Times"/>
            <w:sz w:val="24"/>
            <w:szCs w:val="24"/>
          </w:rPr>
          <w:t>Menichetti</w:t>
        </w:r>
        <w:proofErr w:type="spellEnd"/>
        <w:r w:rsidR="00F97D04">
          <w:rPr>
            <w:rFonts w:ascii="Times" w:eastAsia="Times New Roman" w:hAnsi="Times" w:cs="Times"/>
            <w:sz w:val="24"/>
            <w:szCs w:val="24"/>
          </w:rPr>
          <w:t xml:space="preserve"> (2012) study on European investors identified that technical competencies for RE technologies had a stronger impact on investment decisions compared to the effectiveness of policies </w:t>
        </w:r>
      </w:ins>
      <w:customXmlInsRangeStart w:id="16" w:author="Munish Kumar" w:date="2022-06-30T21:03:00Z"/>
      <w:sdt>
        <w:sdtPr>
          <w:rPr>
            <w:rFonts w:ascii="Times" w:eastAsia="Times New Roman" w:hAnsi="Times" w:cs="Times"/>
            <w:sz w:val="24"/>
            <w:szCs w:val="24"/>
          </w:rPr>
          <w:id w:val="-211197600"/>
          <w:citation/>
        </w:sdtPr>
        <w:sdtContent>
          <w:customXmlInsRangeEnd w:id="16"/>
          <w:ins w:id="17" w:author="Munish Kumar" w:date="2022-06-30T21:03:00Z">
            <w:r w:rsidR="00F97D04">
              <w:rPr>
                <w:rFonts w:ascii="Times" w:eastAsia="Times New Roman" w:hAnsi="Times" w:cs="Times"/>
                <w:sz w:val="24"/>
                <w:szCs w:val="24"/>
              </w:rPr>
              <w:fldChar w:fldCharType="begin"/>
            </w:r>
            <w:r w:rsidR="00F97D04">
              <w:rPr>
                <w:rFonts w:ascii="Times" w:eastAsia="Times New Roman" w:hAnsi="Times" w:cs="Times"/>
                <w:sz w:val="24"/>
                <w:szCs w:val="24"/>
              </w:rPr>
              <w:instrText xml:space="preserve"> CITATION Mas13 \l 1033 </w:instrText>
            </w:r>
            <w:r w:rsidR="00F97D04">
              <w:rPr>
                <w:rFonts w:ascii="Times" w:eastAsia="Times New Roman" w:hAnsi="Times" w:cs="Times"/>
                <w:sz w:val="24"/>
                <w:szCs w:val="24"/>
              </w:rPr>
              <w:fldChar w:fldCharType="separate"/>
            </w:r>
            <w:r w:rsidR="00F97D04" w:rsidRPr="006C2BBA">
              <w:rPr>
                <w:rFonts w:ascii="Times" w:eastAsia="Times New Roman" w:hAnsi="Times" w:cs="Times"/>
                <w:noProof/>
                <w:sz w:val="24"/>
                <w:szCs w:val="24"/>
              </w:rPr>
              <w:t>[9]</w:t>
            </w:r>
            <w:r w:rsidR="00F97D04">
              <w:rPr>
                <w:rFonts w:ascii="Times" w:eastAsia="Times New Roman" w:hAnsi="Times" w:cs="Times"/>
                <w:sz w:val="24"/>
                <w:szCs w:val="24"/>
              </w:rPr>
              <w:fldChar w:fldCharType="end"/>
            </w:r>
          </w:ins>
          <w:customXmlInsRangeStart w:id="18" w:author="Munish Kumar" w:date="2022-06-30T21:03:00Z"/>
        </w:sdtContent>
      </w:sdt>
      <w:customXmlInsRangeEnd w:id="18"/>
      <w:ins w:id="19" w:author="Munish Kumar" w:date="2022-06-30T21:03:00Z">
        <w:r w:rsidR="00F97D04">
          <w:rPr>
            <w:rFonts w:ascii="Times" w:eastAsia="Times New Roman" w:hAnsi="Times" w:cs="Times"/>
            <w:sz w:val="24"/>
            <w:szCs w:val="24"/>
          </w:rPr>
          <w:t xml:space="preserve"> . Maqbool’s study in Pakistan (2018) found that critical success factors behind RE projects were communication, teamwork, technical, organizational factors </w:t>
        </w:r>
      </w:ins>
      <w:customXmlInsRangeStart w:id="20" w:author="Munish Kumar" w:date="2022-06-30T21:03:00Z"/>
      <w:sdt>
        <w:sdtPr>
          <w:rPr>
            <w:rFonts w:ascii="Times" w:eastAsia="Times New Roman" w:hAnsi="Times" w:cs="Times"/>
            <w:sz w:val="24"/>
            <w:szCs w:val="24"/>
          </w:rPr>
          <w:id w:val="955064555"/>
          <w:citation/>
        </w:sdtPr>
        <w:sdtContent>
          <w:customXmlInsRangeEnd w:id="20"/>
          <w:ins w:id="21" w:author="Munish Kumar" w:date="2022-06-30T21:03:00Z">
            <w:r w:rsidR="00F97D04">
              <w:rPr>
                <w:rFonts w:ascii="Times" w:eastAsia="Times New Roman" w:hAnsi="Times" w:cs="Times"/>
                <w:sz w:val="24"/>
                <w:szCs w:val="24"/>
              </w:rPr>
              <w:fldChar w:fldCharType="begin"/>
            </w:r>
            <w:r w:rsidR="00F97D04">
              <w:rPr>
                <w:rFonts w:ascii="Times" w:eastAsia="Times New Roman" w:hAnsi="Times" w:cs="Times"/>
                <w:sz w:val="24"/>
                <w:szCs w:val="24"/>
              </w:rPr>
              <w:instrText xml:space="preserve"> CITATION Maq18 \l 1033 </w:instrText>
            </w:r>
            <w:r w:rsidR="00F97D04">
              <w:rPr>
                <w:rFonts w:ascii="Times" w:eastAsia="Times New Roman" w:hAnsi="Times" w:cs="Times"/>
                <w:sz w:val="24"/>
                <w:szCs w:val="24"/>
              </w:rPr>
              <w:fldChar w:fldCharType="separate"/>
            </w:r>
            <w:r w:rsidR="00F97D04" w:rsidRPr="006C2BBA">
              <w:rPr>
                <w:rFonts w:ascii="Times" w:eastAsia="Times New Roman" w:hAnsi="Times" w:cs="Times"/>
                <w:noProof/>
                <w:sz w:val="24"/>
                <w:szCs w:val="24"/>
              </w:rPr>
              <w:t>[10]</w:t>
            </w:r>
            <w:r w:rsidR="00F97D04">
              <w:rPr>
                <w:rFonts w:ascii="Times" w:eastAsia="Times New Roman" w:hAnsi="Times" w:cs="Times"/>
                <w:sz w:val="24"/>
                <w:szCs w:val="24"/>
              </w:rPr>
              <w:fldChar w:fldCharType="end"/>
            </w:r>
          </w:ins>
          <w:customXmlInsRangeStart w:id="22" w:author="Munish Kumar" w:date="2022-06-30T21:03:00Z"/>
        </w:sdtContent>
      </w:sdt>
      <w:customXmlInsRangeEnd w:id="22"/>
      <w:ins w:id="23" w:author="Munish Kumar" w:date="2022-06-30T21:03:00Z">
        <w:r w:rsidR="00F97D04">
          <w:rPr>
            <w:rFonts w:ascii="Times" w:eastAsia="Times New Roman" w:hAnsi="Times" w:cs="Times"/>
            <w:sz w:val="24"/>
            <w:szCs w:val="24"/>
          </w:rPr>
          <w:t xml:space="preserve">. There therefore seems to be a myriad of literature available that each detail what are the key RE success factors. Truly, it would take a significant amount of time to assess, and objective ranking would prove quite challenging. </w:t>
        </w:r>
      </w:ins>
    </w:p>
    <w:p w14:paraId="1E23BB6F" w14:textId="77777777" w:rsidR="00F97D04" w:rsidRDefault="00F97D04" w:rsidP="00F97D04">
      <w:pPr>
        <w:jc w:val="both"/>
        <w:rPr>
          <w:ins w:id="24" w:author="Munish Kumar" w:date="2022-06-30T21:03:00Z"/>
          <w:rFonts w:ascii="Times" w:eastAsia="Times New Roman" w:hAnsi="Times" w:cs="Times"/>
          <w:sz w:val="24"/>
          <w:szCs w:val="24"/>
        </w:rPr>
      </w:pPr>
    </w:p>
    <w:p w14:paraId="5BDA4D0A" w14:textId="77777777" w:rsidR="00F97D04" w:rsidRPr="008E3640" w:rsidRDefault="00F97D04" w:rsidP="00F97D04">
      <w:pPr>
        <w:jc w:val="both"/>
        <w:rPr>
          <w:ins w:id="25" w:author="Munish Kumar" w:date="2022-06-30T21:03:00Z"/>
          <w:rFonts w:ascii="Times" w:eastAsia="Times New Roman" w:hAnsi="Times" w:cs="Times"/>
          <w:sz w:val="24"/>
          <w:szCs w:val="24"/>
          <w:lang w:val="en-SG"/>
        </w:rPr>
      </w:pPr>
      <w:ins w:id="26" w:author="Munish Kumar" w:date="2022-06-30T21:03:00Z">
        <w:r>
          <w:rPr>
            <w:rFonts w:ascii="Times" w:eastAsia="Times New Roman" w:hAnsi="Times" w:cs="Times"/>
            <w:sz w:val="24"/>
            <w:szCs w:val="24"/>
          </w:rPr>
          <w:t xml:space="preserve">This paper will use a more efficient way to process large volume of research articles, via </w:t>
        </w:r>
        <w:r w:rsidRPr="008E3640">
          <w:rPr>
            <w:rFonts w:ascii="Times" w:eastAsia="Times New Roman" w:hAnsi="Times" w:cs="Times"/>
            <w:sz w:val="24"/>
            <w:szCs w:val="24"/>
            <w:lang w:val="en-SG"/>
          </w:rPr>
          <w:t>text mining and topic modelling</w:t>
        </w:r>
        <w:r>
          <w:rPr>
            <w:rFonts w:ascii="Times" w:eastAsia="Times New Roman" w:hAnsi="Times" w:cs="Times"/>
            <w:sz w:val="24"/>
            <w:szCs w:val="24"/>
            <w:lang w:val="en-SG"/>
          </w:rPr>
          <w:t xml:space="preserve">. This method has been used in areas as diverse as social science </w:t>
        </w:r>
      </w:ins>
      <w:customXmlInsRangeStart w:id="27" w:author="Munish Kumar" w:date="2022-06-30T21:03:00Z"/>
      <w:sdt>
        <w:sdtPr>
          <w:rPr>
            <w:rFonts w:ascii="Times" w:eastAsia="Times New Roman" w:hAnsi="Times" w:cs="Times"/>
            <w:sz w:val="24"/>
            <w:szCs w:val="24"/>
            <w:lang w:val="en-SG"/>
          </w:rPr>
          <w:id w:val="949056635"/>
          <w:citation/>
        </w:sdtPr>
        <w:sdtContent>
          <w:customXmlInsRangeEnd w:id="27"/>
          <w:ins w:id="28"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Pan20 \l 1033 </w:instrText>
            </w:r>
            <w:r>
              <w:rPr>
                <w:rFonts w:ascii="Times" w:eastAsia="Times New Roman" w:hAnsi="Times" w:cs="Times"/>
                <w:sz w:val="24"/>
                <w:szCs w:val="24"/>
                <w:lang w:val="en-SG"/>
              </w:rPr>
              <w:fldChar w:fldCharType="separate"/>
            </w:r>
            <w:r w:rsidRPr="006C2BBA">
              <w:rPr>
                <w:rFonts w:ascii="Times" w:eastAsia="Times New Roman" w:hAnsi="Times" w:cs="Times"/>
                <w:noProof/>
                <w:sz w:val="24"/>
                <w:szCs w:val="24"/>
              </w:rPr>
              <w:t>[12]</w:t>
            </w:r>
            <w:r>
              <w:rPr>
                <w:rFonts w:ascii="Times" w:eastAsia="Times New Roman" w:hAnsi="Times" w:cs="Times"/>
                <w:sz w:val="24"/>
                <w:szCs w:val="24"/>
                <w:lang w:val="en-SG"/>
              </w:rPr>
              <w:fldChar w:fldCharType="end"/>
            </w:r>
          </w:ins>
          <w:customXmlInsRangeStart w:id="29" w:author="Munish Kumar" w:date="2022-06-30T21:03:00Z"/>
        </w:sdtContent>
      </w:sdt>
      <w:customXmlInsRangeEnd w:id="29"/>
      <w:ins w:id="30" w:author="Munish Kumar" w:date="2022-06-30T21:03:00Z">
        <w:r>
          <w:rPr>
            <w:rFonts w:ascii="Times" w:eastAsia="Times New Roman" w:hAnsi="Times" w:cs="Times"/>
            <w:sz w:val="24"/>
            <w:szCs w:val="24"/>
            <w:lang w:val="en-SG"/>
          </w:rPr>
          <w:t xml:space="preserve">, journalism </w:t>
        </w:r>
      </w:ins>
      <w:customXmlInsRangeStart w:id="31" w:author="Munish Kumar" w:date="2022-06-30T21:03:00Z"/>
      <w:sdt>
        <w:sdtPr>
          <w:rPr>
            <w:rFonts w:ascii="Times" w:eastAsia="Times New Roman" w:hAnsi="Times" w:cs="Times"/>
            <w:sz w:val="24"/>
            <w:szCs w:val="24"/>
            <w:lang w:val="en-SG"/>
          </w:rPr>
          <w:id w:val="-1029632714"/>
          <w:citation/>
        </w:sdtPr>
        <w:sdtContent>
          <w:customXmlInsRangeEnd w:id="31"/>
          <w:ins w:id="32"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Jac06 \l 1033 </w:instrText>
            </w:r>
            <w:r>
              <w:rPr>
                <w:rFonts w:ascii="Times" w:eastAsia="Times New Roman" w:hAnsi="Times" w:cs="Times"/>
                <w:sz w:val="24"/>
                <w:szCs w:val="24"/>
                <w:lang w:val="en-SG"/>
              </w:rPr>
              <w:fldChar w:fldCharType="separate"/>
            </w:r>
            <w:r w:rsidRPr="006C2BBA">
              <w:rPr>
                <w:rFonts w:ascii="Times" w:eastAsia="Times New Roman" w:hAnsi="Times" w:cs="Times"/>
                <w:noProof/>
                <w:sz w:val="24"/>
                <w:szCs w:val="24"/>
              </w:rPr>
              <w:t>[13]</w:t>
            </w:r>
            <w:r>
              <w:rPr>
                <w:rFonts w:ascii="Times" w:eastAsia="Times New Roman" w:hAnsi="Times" w:cs="Times"/>
                <w:sz w:val="24"/>
                <w:szCs w:val="24"/>
                <w:lang w:val="en-SG"/>
              </w:rPr>
              <w:fldChar w:fldCharType="end"/>
            </w:r>
          </w:ins>
          <w:customXmlInsRangeStart w:id="33" w:author="Munish Kumar" w:date="2022-06-30T21:03:00Z"/>
        </w:sdtContent>
      </w:sdt>
      <w:customXmlInsRangeEnd w:id="33"/>
      <w:ins w:id="34" w:author="Munish Kumar" w:date="2022-06-30T21:03:00Z">
        <w:r>
          <w:rPr>
            <w:rFonts w:ascii="Times" w:eastAsia="Times New Roman" w:hAnsi="Times" w:cs="Times"/>
            <w:sz w:val="24"/>
            <w:szCs w:val="24"/>
            <w:lang w:val="en-SG"/>
          </w:rPr>
          <w:t xml:space="preserve">, engineering and data science </w:t>
        </w:r>
      </w:ins>
      <w:customXmlInsRangeStart w:id="35" w:author="Munish Kumar" w:date="2022-06-30T21:03:00Z"/>
      <w:sdt>
        <w:sdtPr>
          <w:rPr>
            <w:rFonts w:ascii="Times" w:eastAsia="Times New Roman" w:hAnsi="Times" w:cs="Times"/>
            <w:sz w:val="24"/>
            <w:szCs w:val="24"/>
            <w:lang w:val="en-SG"/>
          </w:rPr>
          <w:id w:val="765577346"/>
          <w:citation/>
        </w:sdtPr>
        <w:sdtContent>
          <w:customXmlInsRangeEnd w:id="35"/>
          <w:ins w:id="36"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Pra20 \l 1033  \m LiX21</w:instrText>
            </w:r>
            <w:r>
              <w:rPr>
                <w:rFonts w:ascii="Times" w:eastAsia="Times New Roman" w:hAnsi="Times" w:cs="Times"/>
                <w:sz w:val="24"/>
                <w:szCs w:val="24"/>
                <w:lang w:val="en-SG"/>
              </w:rPr>
              <w:fldChar w:fldCharType="separate"/>
            </w:r>
            <w:r w:rsidRPr="006C2BBA">
              <w:rPr>
                <w:rFonts w:ascii="Times" w:eastAsia="Times New Roman" w:hAnsi="Times" w:cs="Times"/>
                <w:noProof/>
                <w:sz w:val="24"/>
                <w:szCs w:val="24"/>
              </w:rPr>
              <w:t>[14, 15]</w:t>
            </w:r>
            <w:r>
              <w:rPr>
                <w:rFonts w:ascii="Times" w:eastAsia="Times New Roman" w:hAnsi="Times" w:cs="Times"/>
                <w:sz w:val="24"/>
                <w:szCs w:val="24"/>
                <w:lang w:val="en-SG"/>
              </w:rPr>
              <w:fldChar w:fldCharType="end"/>
            </w:r>
          </w:ins>
          <w:customXmlInsRangeStart w:id="37" w:author="Munish Kumar" w:date="2022-06-30T21:03:00Z"/>
        </w:sdtContent>
      </w:sdt>
      <w:customXmlInsRangeEnd w:id="37"/>
      <w:ins w:id="38" w:author="Munish Kumar" w:date="2022-06-30T21:03:00Z">
        <w:r w:rsidRPr="008E3640">
          <w:rPr>
            <w:rFonts w:ascii="Times" w:eastAsia="Times New Roman" w:hAnsi="Times" w:cs="Times"/>
            <w:sz w:val="24"/>
            <w:szCs w:val="24"/>
            <w:lang w:val="en-SG"/>
          </w:rPr>
          <w:t xml:space="preserve">. </w:t>
        </w:r>
        <w:r>
          <w:rPr>
            <w:rFonts w:ascii="Times" w:eastAsia="Times New Roman" w:hAnsi="Times" w:cs="Times"/>
            <w:sz w:val="24"/>
            <w:szCs w:val="24"/>
            <w:lang w:val="en-SG"/>
          </w:rPr>
          <w:t xml:space="preserve">However, to our knowledge, </w:t>
        </w:r>
        <w:r w:rsidRPr="008E3640">
          <w:rPr>
            <w:rFonts w:ascii="Times" w:eastAsia="Times New Roman" w:hAnsi="Times" w:cs="Times"/>
            <w:sz w:val="24"/>
            <w:szCs w:val="24"/>
            <w:lang w:val="en-SG"/>
          </w:rPr>
          <w:t>topic modelling</w:t>
        </w:r>
        <w:r>
          <w:rPr>
            <w:rFonts w:ascii="Times" w:eastAsia="Times New Roman" w:hAnsi="Times" w:cs="Times"/>
            <w:sz w:val="24"/>
            <w:szCs w:val="24"/>
            <w:lang w:val="en-SG"/>
          </w:rPr>
          <w:t xml:space="preserve"> is relatively nascent in the RE space, with </w:t>
        </w:r>
        <w:proofErr w:type="spellStart"/>
        <w:r>
          <w:rPr>
            <w:rFonts w:ascii="Times" w:eastAsia="Times New Roman" w:hAnsi="Times" w:cs="Times"/>
            <w:sz w:val="24"/>
            <w:szCs w:val="24"/>
            <w:lang w:val="en-SG"/>
          </w:rPr>
          <w:t>Bickle</w:t>
        </w:r>
        <w:proofErr w:type="spellEnd"/>
        <w:r>
          <w:rPr>
            <w:rFonts w:ascii="Times" w:eastAsia="Times New Roman" w:hAnsi="Times" w:cs="Times"/>
            <w:sz w:val="24"/>
            <w:szCs w:val="24"/>
            <w:lang w:val="en-SG"/>
          </w:rPr>
          <w:t xml:space="preserve"> (2019) using</w:t>
        </w:r>
        <w:r w:rsidRPr="008E3640">
          <w:rPr>
            <w:rFonts w:ascii="Times" w:eastAsia="Times New Roman" w:hAnsi="Times" w:cs="Times"/>
            <w:sz w:val="24"/>
            <w:szCs w:val="24"/>
            <w:lang w:val="en-SG"/>
          </w:rPr>
          <w:t xml:space="preserve"> topic modelling </w:t>
        </w:r>
        <w:r>
          <w:rPr>
            <w:rFonts w:ascii="Times" w:eastAsia="Times New Roman" w:hAnsi="Times" w:cs="Times"/>
            <w:sz w:val="24"/>
            <w:szCs w:val="24"/>
            <w:lang w:val="en-SG"/>
          </w:rPr>
          <w:t>to study the</w:t>
        </w:r>
        <w:r w:rsidRPr="00C718B6">
          <w:rPr>
            <w:rFonts w:ascii="Times" w:eastAsia="Times New Roman" w:hAnsi="Times" w:cs="Times"/>
            <w:sz w:val="24"/>
            <w:szCs w:val="24"/>
            <w:lang w:val="en-SG"/>
          </w:rPr>
          <w:t xml:space="preserve"> </w:t>
        </w:r>
        <w:r>
          <w:rPr>
            <w:rFonts w:ascii="Times" w:eastAsia="Times New Roman" w:hAnsi="Times" w:cs="Times"/>
            <w:sz w:val="24"/>
            <w:szCs w:val="24"/>
            <w:lang w:val="en-SG"/>
          </w:rPr>
          <w:t>transition of topics being discussed in scientific literature from 1990-2016, but primarily in material science and process engineering. He concluded that general aspects of social science related to economic, environmental and political issues must be better correlated to engineering topics like modern technology for balanced discourse</w:t>
        </w:r>
      </w:ins>
      <w:customXmlInsRangeStart w:id="39" w:author="Munish Kumar" w:date="2022-06-30T21:03:00Z"/>
      <w:sdt>
        <w:sdtPr>
          <w:rPr>
            <w:rFonts w:ascii="Times" w:eastAsia="Times New Roman" w:hAnsi="Times" w:cs="Times"/>
            <w:sz w:val="24"/>
            <w:szCs w:val="24"/>
            <w:lang w:val="en-SG"/>
          </w:rPr>
          <w:id w:val="457384621"/>
          <w:citation/>
        </w:sdtPr>
        <w:sdtContent>
          <w:customXmlInsRangeEnd w:id="39"/>
          <w:ins w:id="40"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Bic19 \l 1033 </w:instrText>
            </w:r>
            <w:r>
              <w:rPr>
                <w:rFonts w:ascii="Times" w:eastAsia="Times New Roman" w:hAnsi="Times" w:cs="Times"/>
                <w:sz w:val="24"/>
                <w:szCs w:val="24"/>
                <w:lang w:val="en-SG"/>
              </w:rPr>
              <w:fldChar w:fldCharType="separate"/>
            </w:r>
            <w:r>
              <w:rPr>
                <w:rFonts w:ascii="Times" w:eastAsia="Times New Roman" w:hAnsi="Times" w:cs="Times"/>
                <w:noProof/>
                <w:sz w:val="24"/>
                <w:szCs w:val="24"/>
              </w:rPr>
              <w:t xml:space="preserve"> </w:t>
            </w:r>
            <w:r w:rsidRPr="006C2BBA">
              <w:rPr>
                <w:rFonts w:ascii="Times" w:eastAsia="Times New Roman" w:hAnsi="Times" w:cs="Times"/>
                <w:noProof/>
                <w:sz w:val="24"/>
                <w:szCs w:val="24"/>
              </w:rPr>
              <w:t>[16]</w:t>
            </w:r>
            <w:r>
              <w:rPr>
                <w:rFonts w:ascii="Times" w:eastAsia="Times New Roman" w:hAnsi="Times" w:cs="Times"/>
                <w:sz w:val="24"/>
                <w:szCs w:val="24"/>
                <w:lang w:val="en-SG"/>
              </w:rPr>
              <w:fldChar w:fldCharType="end"/>
            </w:r>
          </w:ins>
          <w:customXmlInsRangeStart w:id="41" w:author="Munish Kumar" w:date="2022-06-30T21:03:00Z"/>
        </w:sdtContent>
      </w:sdt>
      <w:customXmlInsRangeEnd w:id="41"/>
      <w:ins w:id="42" w:author="Munish Kumar" w:date="2022-06-30T21:03:00Z">
        <w:r>
          <w:rPr>
            <w:rFonts w:ascii="Times" w:eastAsia="Times New Roman" w:hAnsi="Times" w:cs="Times"/>
            <w:sz w:val="24"/>
            <w:szCs w:val="24"/>
            <w:lang w:val="en-SG"/>
          </w:rPr>
          <w:t xml:space="preserve">. In a separate study, </w:t>
        </w:r>
        <w:proofErr w:type="spellStart"/>
        <w:r>
          <w:rPr>
            <w:rFonts w:ascii="Times" w:eastAsia="Times New Roman" w:hAnsi="Times" w:cs="Times"/>
            <w:sz w:val="24"/>
            <w:szCs w:val="24"/>
            <w:lang w:val="en-SG"/>
          </w:rPr>
          <w:t>KyuSik</w:t>
        </w:r>
        <w:proofErr w:type="spellEnd"/>
        <w:r>
          <w:rPr>
            <w:rFonts w:ascii="Times" w:eastAsia="Times New Roman" w:hAnsi="Times" w:cs="Times"/>
            <w:sz w:val="24"/>
            <w:szCs w:val="24"/>
            <w:lang w:val="en-SG"/>
          </w:rPr>
          <w:t xml:space="preserve"> et al (2015) has tried topic modelling on newspaper articles from Korea, in an attempt to forecast the growth potential within the country </w:t>
        </w:r>
      </w:ins>
      <w:customXmlInsRangeStart w:id="43" w:author="Munish Kumar" w:date="2022-06-30T21:03:00Z"/>
      <w:sdt>
        <w:sdtPr>
          <w:rPr>
            <w:rFonts w:ascii="Times" w:eastAsia="Times New Roman" w:hAnsi="Times" w:cs="Times"/>
            <w:sz w:val="24"/>
            <w:szCs w:val="24"/>
            <w:lang w:val="en-SG"/>
          </w:rPr>
          <w:id w:val="2098208160"/>
          <w:citation/>
        </w:sdtPr>
        <w:sdtContent>
          <w:customXmlInsRangeEnd w:id="43"/>
          <w:ins w:id="44"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Kyu15 \l 1033 </w:instrText>
            </w:r>
            <w:r>
              <w:rPr>
                <w:rFonts w:ascii="Times" w:eastAsia="Times New Roman" w:hAnsi="Times" w:cs="Times"/>
                <w:sz w:val="24"/>
                <w:szCs w:val="24"/>
                <w:lang w:val="en-SG"/>
              </w:rPr>
              <w:fldChar w:fldCharType="separate"/>
            </w:r>
            <w:r w:rsidRPr="006C2BBA">
              <w:rPr>
                <w:rFonts w:ascii="Times" w:eastAsia="Times New Roman" w:hAnsi="Times" w:cs="Times"/>
                <w:noProof/>
                <w:sz w:val="24"/>
                <w:szCs w:val="24"/>
              </w:rPr>
              <w:t>[17]</w:t>
            </w:r>
            <w:r>
              <w:rPr>
                <w:rFonts w:ascii="Times" w:eastAsia="Times New Roman" w:hAnsi="Times" w:cs="Times"/>
                <w:sz w:val="24"/>
                <w:szCs w:val="24"/>
                <w:lang w:val="en-SG"/>
              </w:rPr>
              <w:fldChar w:fldCharType="end"/>
            </w:r>
          </w:ins>
          <w:customXmlInsRangeStart w:id="45" w:author="Munish Kumar" w:date="2022-06-30T21:03:00Z"/>
        </w:sdtContent>
      </w:sdt>
      <w:customXmlInsRangeEnd w:id="45"/>
      <w:ins w:id="46" w:author="Munish Kumar" w:date="2022-06-30T21:03:00Z">
        <w:r>
          <w:rPr>
            <w:rFonts w:ascii="Times" w:eastAsia="Times New Roman" w:hAnsi="Times" w:cs="Times"/>
            <w:sz w:val="24"/>
            <w:szCs w:val="24"/>
            <w:lang w:val="en-SG"/>
          </w:rPr>
          <w:t xml:space="preserve">. </w:t>
        </w:r>
        <w:proofErr w:type="spellStart"/>
        <w:r>
          <w:rPr>
            <w:rFonts w:ascii="Times" w:eastAsia="Times New Roman" w:hAnsi="Times" w:cs="Times"/>
            <w:sz w:val="24"/>
            <w:szCs w:val="24"/>
            <w:lang w:val="en-SG"/>
          </w:rPr>
          <w:t>Dehler-Halland</w:t>
        </w:r>
        <w:proofErr w:type="spellEnd"/>
        <w:r>
          <w:rPr>
            <w:rFonts w:ascii="Times" w:eastAsia="Times New Roman" w:hAnsi="Times" w:cs="Times"/>
            <w:sz w:val="24"/>
            <w:szCs w:val="24"/>
            <w:lang w:val="en-SG"/>
          </w:rPr>
          <w:t xml:space="preserve"> et al (2021) too attempted topic modelling on German media articles; the authors attempted to understand the changes that took place with time and in particular the emotive sentiment expressed in published articles. Both studies were highly localised and did not use scientific articles in deriving the conclusions </w:t>
        </w:r>
      </w:ins>
      <w:customXmlInsRangeStart w:id="47" w:author="Munish Kumar" w:date="2022-06-30T21:03:00Z"/>
      <w:sdt>
        <w:sdtPr>
          <w:rPr>
            <w:rFonts w:ascii="Times" w:eastAsia="Times New Roman" w:hAnsi="Times" w:cs="Times"/>
            <w:sz w:val="24"/>
            <w:szCs w:val="24"/>
            <w:lang w:val="en-SG"/>
          </w:rPr>
          <w:id w:val="1810051097"/>
          <w:citation/>
        </w:sdtPr>
        <w:sdtContent>
          <w:customXmlInsRangeEnd w:id="47"/>
          <w:ins w:id="48" w:author="Munish Kumar" w:date="2022-06-30T21:03:00Z">
            <w:r>
              <w:rPr>
                <w:rFonts w:ascii="Times" w:eastAsia="Times New Roman" w:hAnsi="Times" w:cs="Times"/>
                <w:sz w:val="24"/>
                <w:szCs w:val="24"/>
                <w:lang w:val="en-SG"/>
              </w:rPr>
              <w:fldChar w:fldCharType="begin"/>
            </w:r>
            <w:r>
              <w:rPr>
                <w:rFonts w:ascii="Times" w:eastAsia="Times New Roman" w:hAnsi="Times" w:cs="Times"/>
                <w:sz w:val="24"/>
                <w:szCs w:val="24"/>
              </w:rPr>
              <w:instrText xml:space="preserve"> CITATION Deh21 \l 1033 </w:instrText>
            </w:r>
            <w:r>
              <w:rPr>
                <w:rFonts w:ascii="Times" w:eastAsia="Times New Roman" w:hAnsi="Times" w:cs="Times"/>
                <w:sz w:val="24"/>
                <w:szCs w:val="24"/>
                <w:lang w:val="en-SG"/>
              </w:rPr>
              <w:fldChar w:fldCharType="separate"/>
            </w:r>
            <w:r w:rsidRPr="00CE7D93">
              <w:rPr>
                <w:rFonts w:ascii="Times" w:eastAsia="Times New Roman" w:hAnsi="Times" w:cs="Times"/>
                <w:noProof/>
                <w:sz w:val="24"/>
                <w:szCs w:val="24"/>
              </w:rPr>
              <w:t>[18]</w:t>
            </w:r>
            <w:r>
              <w:rPr>
                <w:rFonts w:ascii="Times" w:eastAsia="Times New Roman" w:hAnsi="Times" w:cs="Times"/>
                <w:sz w:val="24"/>
                <w:szCs w:val="24"/>
                <w:lang w:val="en-SG"/>
              </w:rPr>
              <w:fldChar w:fldCharType="end"/>
            </w:r>
          </w:ins>
          <w:customXmlInsRangeStart w:id="49" w:author="Munish Kumar" w:date="2022-06-30T21:03:00Z"/>
        </w:sdtContent>
      </w:sdt>
      <w:customXmlInsRangeEnd w:id="49"/>
      <w:ins w:id="50" w:author="Munish Kumar" w:date="2022-06-30T21:03:00Z">
        <w:r>
          <w:rPr>
            <w:rFonts w:ascii="Times" w:eastAsia="Times New Roman" w:hAnsi="Times" w:cs="Times"/>
            <w:sz w:val="24"/>
            <w:szCs w:val="24"/>
            <w:lang w:val="en-SG"/>
          </w:rPr>
          <w:t xml:space="preserve">. </w:t>
        </w:r>
      </w:ins>
    </w:p>
    <w:p w14:paraId="36C53F1D" w14:textId="60CA6FEB" w:rsidR="00AA7BD6" w:rsidRPr="008E3640" w:rsidRDefault="00AA7BD6" w:rsidP="00F97D04">
      <w:pPr>
        <w:jc w:val="both"/>
        <w:rPr>
          <w:rFonts w:ascii="Times" w:eastAsia="Times New Roman" w:hAnsi="Times" w:cs="Times"/>
          <w:sz w:val="24"/>
          <w:szCs w:val="24"/>
          <w:lang w:val="en-SG"/>
        </w:rPr>
      </w:pPr>
    </w:p>
    <w:p w14:paraId="161B1FC8" w14:textId="77777777" w:rsidR="00777E2E" w:rsidRPr="00733F07" w:rsidRDefault="00777E2E" w:rsidP="00130A5C">
      <w:pPr>
        <w:pStyle w:val="NormalWeb"/>
        <w:shd w:val="clear" w:color="auto" w:fill="FFFFFF"/>
        <w:ind w:left="720" w:right="75" w:hanging="720"/>
        <w:jc w:val="both"/>
        <w:rPr>
          <w:color w:val="000000"/>
        </w:rPr>
      </w:pPr>
    </w:p>
    <w:p w14:paraId="17AF21C8" w14:textId="4B06B996" w:rsidR="00406EFB" w:rsidRDefault="0075005C" w:rsidP="00656DF6">
      <w:pPr>
        <w:pStyle w:val="Teaser"/>
        <w:numPr>
          <w:ilvl w:val="0"/>
          <w:numId w:val="15"/>
        </w:numP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p>
    <w:p w14:paraId="66FAFEAD" w14:textId="0A3EED20" w:rsidR="009E0415" w:rsidRPr="00406EFB" w:rsidRDefault="00FC451C" w:rsidP="00406EFB">
      <w:pPr>
        <w:pStyle w:val="Teaser"/>
        <w:jc w:val="both"/>
        <w:rPr>
          <w:rFonts w:ascii="Times" w:hAnsi="Times" w:cs="Times"/>
          <w:bCs/>
        </w:rPr>
      </w:pPr>
      <w:r w:rsidRPr="00406EFB">
        <w:rPr>
          <w:rFonts w:ascii="Times" w:hAnsi="Times" w:cs="Times"/>
        </w:rPr>
        <w:t xml:space="preserve">This paper will attempt to understand and rank key determinants in RE project </w:t>
      </w:r>
      <w:r w:rsidR="00202C98" w:rsidRPr="00406EFB">
        <w:rPr>
          <w:rFonts w:ascii="Times" w:hAnsi="Times" w:cs="Times"/>
        </w:rPr>
        <w:t>success</w:t>
      </w:r>
      <w:r w:rsidR="000B2D81" w:rsidRPr="00406EFB">
        <w:rPr>
          <w:rFonts w:ascii="Times" w:hAnsi="Times" w:cs="Times"/>
        </w:rPr>
        <w:t xml:space="preserve"> and growth</w:t>
      </w:r>
      <w:r w:rsidRPr="00406EFB">
        <w:rPr>
          <w:rFonts w:ascii="Times" w:hAnsi="Times" w:cs="Times"/>
        </w:rPr>
        <w:t xml:space="preserve">. </w:t>
      </w:r>
      <w:r w:rsidR="0075005C" w:rsidRPr="00406EFB">
        <w:rPr>
          <w:rFonts w:ascii="Times" w:hAnsi="Times" w:cs="Times"/>
          <w:bCs/>
        </w:rPr>
        <w:t>Given</w:t>
      </w:r>
      <w:r w:rsidR="009E0415" w:rsidRPr="00406EFB">
        <w:rPr>
          <w:rFonts w:ascii="Times" w:hAnsi="Times" w:cs="Times"/>
          <w:bCs/>
        </w:rPr>
        <w:t xml:space="preserve"> both</w:t>
      </w:r>
      <w:r w:rsidR="0075005C" w:rsidRPr="00406EFB">
        <w:rPr>
          <w:rFonts w:ascii="Times" w:hAnsi="Times" w:cs="Times"/>
          <w:bCs/>
        </w:rPr>
        <w:t xml:space="preserve"> the polarization </w:t>
      </w:r>
      <w:r w:rsidR="009E0415" w:rsidRPr="00406EFB">
        <w:rPr>
          <w:rFonts w:ascii="Times" w:hAnsi="Times" w:cs="Times"/>
          <w:bCs/>
        </w:rPr>
        <w:t>of opinion as well as</w:t>
      </w:r>
      <w:r w:rsidR="0075005C" w:rsidRPr="00406EFB">
        <w:rPr>
          <w:rFonts w:ascii="Times" w:hAnsi="Times" w:cs="Times"/>
          <w:bCs/>
        </w:rPr>
        <w:t xml:space="preserve"> sheer volume of </w:t>
      </w:r>
      <w:r w:rsidRPr="00406EFB">
        <w:rPr>
          <w:rFonts w:ascii="Times" w:hAnsi="Times" w:cs="Times"/>
          <w:bCs/>
        </w:rPr>
        <w:t>discourse</w:t>
      </w:r>
      <w:r w:rsidR="0075005C" w:rsidRPr="00406EFB">
        <w:rPr>
          <w:rFonts w:ascii="Times" w:hAnsi="Times" w:cs="Times"/>
          <w:bCs/>
        </w:rPr>
        <w:t xml:space="preserve"> in </w:t>
      </w:r>
      <w:r w:rsidRPr="00406EFB">
        <w:rPr>
          <w:rFonts w:ascii="Times" w:hAnsi="Times" w:cs="Times"/>
          <w:bCs/>
        </w:rPr>
        <w:t xml:space="preserve">academic literature in </w:t>
      </w:r>
      <w:r w:rsidR="0075005C" w:rsidRPr="00406EFB">
        <w:rPr>
          <w:rFonts w:ascii="Times" w:hAnsi="Times" w:cs="Times"/>
          <w:bCs/>
        </w:rPr>
        <w:t xml:space="preserve">this </w:t>
      </w:r>
      <w:r w:rsidR="002E05BE" w:rsidRPr="00406EFB">
        <w:rPr>
          <w:rFonts w:ascii="Times" w:hAnsi="Times" w:cs="Times"/>
          <w:bCs/>
        </w:rPr>
        <w:t>area</w:t>
      </w:r>
      <w:r w:rsidR="0075005C" w:rsidRPr="00406EFB">
        <w:rPr>
          <w:rFonts w:ascii="Times" w:hAnsi="Times" w:cs="Times"/>
          <w:bCs/>
        </w:rPr>
        <w:t xml:space="preserve">, this question </w:t>
      </w:r>
      <w:r w:rsidR="009E0415" w:rsidRPr="00406EFB">
        <w:rPr>
          <w:rFonts w:ascii="Times" w:hAnsi="Times" w:cs="Times"/>
          <w:bCs/>
        </w:rPr>
        <w:t>lends</w:t>
      </w:r>
      <w:r w:rsidR="0075005C" w:rsidRPr="00406EFB">
        <w:rPr>
          <w:rFonts w:ascii="Times" w:hAnsi="Times" w:cs="Times"/>
          <w:bCs/>
        </w:rPr>
        <w:t xml:space="preserve"> itself quite readily to </w:t>
      </w:r>
      <w:r w:rsidR="00A25A7E" w:rsidRPr="00406EFB">
        <w:rPr>
          <w:rFonts w:ascii="Times" w:hAnsi="Times" w:cs="Times"/>
          <w:bCs/>
        </w:rPr>
        <w:t xml:space="preserve">methods in data science related to </w:t>
      </w:r>
      <w:r w:rsidR="00D21AFC" w:rsidRPr="00406EFB">
        <w:rPr>
          <w:rFonts w:ascii="Times" w:hAnsi="Times" w:cs="Times"/>
          <w:bCs/>
        </w:rPr>
        <w:t>‘T</w:t>
      </w:r>
      <w:r w:rsidR="0075005C" w:rsidRPr="00406EFB">
        <w:rPr>
          <w:rFonts w:ascii="Times" w:hAnsi="Times" w:cs="Times"/>
          <w:bCs/>
        </w:rPr>
        <w:t xml:space="preserve">ext </w:t>
      </w:r>
      <w:r w:rsidR="00D21AFC" w:rsidRPr="00406EFB">
        <w:rPr>
          <w:rFonts w:ascii="Times" w:hAnsi="Times" w:cs="Times"/>
          <w:bCs/>
        </w:rPr>
        <w:t>M</w:t>
      </w:r>
      <w:r w:rsidR="0075005C" w:rsidRPr="00406EFB">
        <w:rPr>
          <w:rFonts w:ascii="Times" w:hAnsi="Times" w:cs="Times"/>
          <w:bCs/>
        </w:rPr>
        <w:t>ining</w:t>
      </w:r>
      <w:r w:rsidR="00D21AFC" w:rsidRPr="00406EFB">
        <w:rPr>
          <w:rFonts w:ascii="Times" w:hAnsi="Times" w:cs="Times"/>
          <w:bCs/>
        </w:rPr>
        <w:t>’</w:t>
      </w:r>
      <w:r w:rsidR="0075005C" w:rsidRPr="00406EFB">
        <w:rPr>
          <w:rFonts w:ascii="Times" w:hAnsi="Times" w:cs="Times"/>
          <w:bCs/>
        </w:rPr>
        <w:t xml:space="preserve"> and </w:t>
      </w:r>
      <w:r w:rsidR="00D21AFC" w:rsidRPr="00406EFB">
        <w:rPr>
          <w:rFonts w:ascii="Times" w:hAnsi="Times" w:cs="Times"/>
          <w:bCs/>
        </w:rPr>
        <w:t>‘T</w:t>
      </w:r>
      <w:r w:rsidR="00A25A7E" w:rsidRPr="00406EFB">
        <w:rPr>
          <w:rFonts w:ascii="Times" w:hAnsi="Times" w:cs="Times"/>
          <w:bCs/>
        </w:rPr>
        <w:t xml:space="preserve">opic </w:t>
      </w:r>
      <w:r w:rsidR="00D21AFC" w:rsidRPr="00406EFB">
        <w:rPr>
          <w:rFonts w:ascii="Times" w:hAnsi="Times" w:cs="Times"/>
          <w:bCs/>
        </w:rPr>
        <w:t>M</w:t>
      </w:r>
      <w:r w:rsidR="0045266C" w:rsidRPr="00406EFB">
        <w:rPr>
          <w:rFonts w:ascii="Times" w:hAnsi="Times" w:cs="Times"/>
          <w:bCs/>
        </w:rPr>
        <w:t>odeling</w:t>
      </w:r>
      <w:r w:rsidR="00D21AFC" w:rsidRPr="00406EFB">
        <w:rPr>
          <w:rFonts w:ascii="Times" w:hAnsi="Times" w:cs="Times"/>
          <w:bCs/>
        </w:rPr>
        <w:t>’</w:t>
      </w:r>
      <w:r w:rsidR="00C90A88" w:rsidRPr="00406EFB">
        <w:rPr>
          <w:rFonts w:ascii="Times" w:hAnsi="Times" w:cs="Times"/>
          <w:bCs/>
        </w:rPr>
        <w:t xml:space="preserve"> (TM+TM)</w:t>
      </w:r>
      <w:sdt>
        <w:sdtPr>
          <w:rPr>
            <w:rFonts w:ascii="Times" w:hAnsi="Times" w:cs="Times"/>
            <w:bCs/>
          </w:rPr>
          <w:id w:val="-798693475"/>
          <w:citation/>
        </w:sdtPr>
        <w:sdtEndPr/>
        <w:sdtContent>
          <w:r w:rsidR="00DD19C0" w:rsidRPr="00406EFB">
            <w:rPr>
              <w:rFonts w:ascii="Times" w:hAnsi="Times" w:cs="Times"/>
              <w:bCs/>
            </w:rPr>
            <w:fldChar w:fldCharType="begin"/>
          </w:r>
          <w:r w:rsidR="00DD19C0" w:rsidRPr="00406EFB">
            <w:rPr>
              <w:rFonts w:ascii="Times" w:hAnsi="Times" w:cs="Times"/>
              <w:bCs/>
            </w:rPr>
            <w:instrText xml:space="preserve"> CITATION Ram09 \l 1033 </w:instrText>
          </w:r>
          <w:r w:rsidR="00910E40" w:rsidRPr="00406EFB">
            <w:rPr>
              <w:rFonts w:ascii="Times" w:hAnsi="Times" w:cs="Times"/>
              <w:bCs/>
            </w:rPr>
            <w:instrText xml:space="preserve"> \m Bic19</w:instrText>
          </w:r>
          <w:r w:rsidR="00DD19C0" w:rsidRPr="00406EFB">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[18, 16]</w:t>
          </w:r>
          <w:r w:rsidR="00DD19C0" w:rsidRPr="00406EFB">
            <w:rPr>
              <w:rFonts w:ascii="Times" w:hAnsi="Times" w:cs="Times"/>
              <w:bCs/>
            </w:rPr>
            <w:fldChar w:fldCharType="end"/>
          </w:r>
        </w:sdtContent>
      </w:sdt>
      <w:r w:rsidR="0075005C" w:rsidRPr="00406EFB">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09E759B4"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6C2BBA" w:rsidRPr="006C2BBA">
            <w:rPr>
              <w:rFonts w:ascii="Times" w:hAnsi="Times" w:cs="Times"/>
              <w:noProof/>
            </w:rPr>
            <w:t>[18]</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4D54FA86" w:rsidR="002E05BE"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6C2BBA" w:rsidRPr="006C2BBA">
            <w:rPr>
              <w:rFonts w:ascii="Times" w:hAnsi="Times" w:cs="Times"/>
              <w:noProof/>
            </w:rPr>
            <w:t>[19, 20]</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6C2BBA" w:rsidRPr="006C2BBA">
            <w:rPr>
              <w:rFonts w:ascii="Times" w:hAnsi="Times" w:cs="Times"/>
              <w:noProof/>
            </w:rPr>
            <w:t>[21]</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575B3F46" w14:textId="6E7AB38C" w:rsidR="00387006"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6C2BBA" w:rsidRPr="00F417A3">
        <w:t xml:space="preserve">Figure </w:t>
      </w:r>
      <w:r w:rsidR="006C2BBA">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6B351BD4" w14:textId="0763B289" w:rsidR="008D4C81" w:rsidRDefault="00387006" w:rsidP="00387006">
      <w:pPr>
        <w:pStyle w:val="Teaser"/>
        <w:jc w:val="both"/>
        <w:rPr>
          <w:rFonts w:ascii="Times" w:hAnsi="Times" w:cs="Times"/>
        </w:rPr>
      </w:pPr>
      <w:r>
        <w:rPr>
          <w:rFonts w:ascii="Times" w:hAnsi="Times" w:cs="Times"/>
          <w:noProof/>
        </w:rPr>
        <w:lastRenderedPageBreak/>
        <w:drawing>
          <wp:inline distT="0" distB="0" distL="0" distR="0" wp14:anchorId="060C098A" wp14:editId="59BDB344">
            <wp:extent cx="6817621" cy="3092434"/>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11"/>
                    <a:srcRect l="1699" r="2555" b="6117"/>
                    <a:stretch/>
                  </pic:blipFill>
                  <pic:spPr bwMode="auto">
                    <a:xfrm>
                      <a:off x="0" y="0"/>
                      <a:ext cx="6820860" cy="3093903"/>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0C7CD6A0" w:rsidR="00174271" w:rsidRPr="00F417A3" w:rsidRDefault="00174271" w:rsidP="00F417A3">
      <w:pPr>
        <w:jc w:val="center"/>
      </w:pPr>
      <w:bookmarkStart w:id="51" w:name="_Ref102559330"/>
      <w:r w:rsidRPr="00F417A3">
        <w:t xml:space="preserve">Figure </w:t>
      </w:r>
      <w:r w:rsidR="003E2627">
        <w:fldChar w:fldCharType="begin"/>
      </w:r>
      <w:r w:rsidR="003E2627">
        <w:instrText xml:space="preserve"> SEQ Figure \* ARABIC </w:instrText>
      </w:r>
      <w:r w:rsidR="003E2627">
        <w:fldChar w:fldCharType="separate"/>
      </w:r>
      <w:r w:rsidR="006C2BBA">
        <w:rPr>
          <w:noProof/>
        </w:rPr>
        <w:t>1</w:t>
      </w:r>
      <w:r w:rsidR="003E2627">
        <w:rPr>
          <w:noProof/>
        </w:rPr>
        <w:fldChar w:fldCharType="end"/>
      </w:r>
      <w:bookmarkEnd w:id="51"/>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6FF8035F" w14:textId="18A63BAA" w:rsidR="00406EFB" w:rsidRPr="00656DF6" w:rsidRDefault="00115071" w:rsidP="00406EFB">
      <w:pPr>
        <w:pStyle w:val="Teaser"/>
        <w:numPr>
          <w:ilvl w:val="1"/>
          <w:numId w:val="15"/>
        </w:numPr>
        <w:jc w:val="both"/>
        <w:rPr>
          <w:rFonts w:ascii="Times" w:hAnsi="Times" w:cs="Times"/>
          <w:bCs/>
        </w:rPr>
      </w:pPr>
      <w:r w:rsidRPr="00656DF6">
        <w:rPr>
          <w:rFonts w:ascii="Times" w:hAnsi="Times" w:cs="Times"/>
          <w:b/>
        </w:rPr>
        <w:t>Data Preparation</w:t>
      </w:r>
      <w:r w:rsidR="00165EB9" w:rsidRPr="00656DF6">
        <w:rPr>
          <w:rFonts w:ascii="Times" w:hAnsi="Times" w:cs="Times"/>
          <w:b/>
        </w:rPr>
        <w:t xml:space="preserve"> and Preliminary Exploration</w:t>
      </w:r>
    </w:p>
    <w:p w14:paraId="4F23B77E" w14:textId="5FC4D7AC" w:rsidR="00A31553" w:rsidRPr="00CD2259" w:rsidRDefault="00A31553" w:rsidP="00406EFB">
      <w:pPr>
        <w:pStyle w:val="Teaser"/>
        <w:jc w:val="both"/>
        <w:rPr>
          <w:rFonts w:ascii="Times" w:hAnsi="Times" w:cs="Times"/>
        </w:rPr>
      </w:pPr>
      <w:r w:rsidRPr="00CD2259">
        <w:rPr>
          <w:rFonts w:ascii="Times" w:hAnsi="Times" w:cs="Times"/>
        </w:rPr>
        <w:t xml:space="preserve">A </w:t>
      </w:r>
      <w:r w:rsidR="00872487" w:rsidRPr="00CD2259">
        <w:rPr>
          <w:rFonts w:ascii="Times" w:hAnsi="Times" w:cs="Times"/>
        </w:rPr>
        <w:t xml:space="preserve">complete </w:t>
      </w:r>
      <w:r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6C2BBA">
        <w:t xml:space="preserve">Figure </w:t>
      </w:r>
      <w:r w:rsidR="006C2BBA">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6C2BBA" w:rsidRPr="006C2BBA">
            <w:rPr>
              <w:rFonts w:ascii="Times" w:hAnsi="Times" w:cs="Times"/>
              <w:noProof/>
            </w:rPr>
            <w:t>[22]</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6C2BBA">
        <w:t xml:space="preserve">Figure </w:t>
      </w:r>
      <w:r w:rsidR="006C2BBA">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451CEC76" w:rsidR="00F02240" w:rsidRPr="00CD2259" w:rsidRDefault="00387006" w:rsidP="009E0415">
      <w:pPr>
        <w:pStyle w:val="Teaser"/>
        <w:jc w:val="both"/>
        <w:rPr>
          <w:rFonts w:ascii="Times" w:hAnsi="Times" w:cs="Times"/>
          <w:bCs/>
        </w:rPr>
      </w:pPr>
      <w:r>
        <w:rPr>
          <w:rFonts w:ascii="Times" w:hAnsi="Times" w:cs="Times"/>
          <w:bCs/>
          <w:noProof/>
        </w:rPr>
        <w:drawing>
          <wp:inline distT="0" distB="0" distL="0" distR="0" wp14:anchorId="061F45BF" wp14:editId="1E05C20D">
            <wp:extent cx="6435969" cy="161435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6452524" cy="1618508"/>
                    </a:xfrm>
                    <a:prstGeom prst="rect">
                      <a:avLst/>
                    </a:prstGeom>
                  </pic:spPr>
                </pic:pic>
              </a:graphicData>
            </a:graphic>
          </wp:inline>
        </w:drawing>
      </w:r>
    </w:p>
    <w:p w14:paraId="2EED8BA1" w14:textId="001C7E94" w:rsidR="00EC4D89" w:rsidRPr="00C45397" w:rsidRDefault="005D03E9" w:rsidP="00C45397">
      <w:pPr>
        <w:jc w:val="center"/>
      </w:pPr>
      <w:bookmarkStart w:id="52" w:name="_Ref102559637"/>
      <w:r>
        <w:t xml:space="preserve">Figure </w:t>
      </w:r>
      <w:r w:rsidR="003E2627">
        <w:fldChar w:fldCharType="begin"/>
      </w:r>
      <w:r w:rsidR="003E2627">
        <w:instrText xml:space="preserve"> SEQ Figure \* ARABIC </w:instrText>
      </w:r>
      <w:r w:rsidR="003E2627">
        <w:fldChar w:fldCharType="separate"/>
      </w:r>
      <w:r w:rsidR="006C2BBA">
        <w:rPr>
          <w:noProof/>
        </w:rPr>
        <w:t>2</w:t>
      </w:r>
      <w:r w:rsidR="003E2627">
        <w:rPr>
          <w:noProof/>
        </w:rPr>
        <w:fldChar w:fldCharType="end"/>
      </w:r>
      <w:bookmarkEnd w:id="52"/>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EC4D89">
      <w:pPr>
        <w:jc w:val="cente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lastRenderedPageBreak/>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38482DF5" w:rsidR="006C1591" w:rsidRPr="00C45397" w:rsidRDefault="00BA7A7B" w:rsidP="00C45397">
      <w:pPr>
        <w:jc w:val="center"/>
      </w:pPr>
      <w:bookmarkStart w:id="53" w:name="_Ref102583279"/>
      <w:r>
        <w:t xml:space="preserve">Figure </w:t>
      </w:r>
      <w:r w:rsidR="003E2627">
        <w:fldChar w:fldCharType="begin"/>
      </w:r>
      <w:r w:rsidR="003E2627">
        <w:instrText xml:space="preserve"> SEQ Figure \* ARABIC </w:instrText>
      </w:r>
      <w:r w:rsidR="003E2627">
        <w:fldChar w:fldCharType="separate"/>
      </w:r>
      <w:r w:rsidR="006C2BBA">
        <w:rPr>
          <w:noProof/>
        </w:rPr>
        <w:t>3</w:t>
      </w:r>
      <w:r w:rsidR="003E2627">
        <w:rPr>
          <w:noProof/>
        </w:rPr>
        <w:fldChar w:fldCharType="end"/>
      </w:r>
      <w:bookmarkEnd w:id="53"/>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25F225A0" w14:textId="14E4FD5D" w:rsidR="00406EFB" w:rsidRDefault="006C1591" w:rsidP="00656DF6">
      <w:pPr>
        <w:pStyle w:val="Teaser"/>
        <w:numPr>
          <w:ilvl w:val="1"/>
          <w:numId w:val="15"/>
        </w:numPr>
        <w:jc w:val="both"/>
        <w:rPr>
          <w:rFonts w:ascii="Times" w:hAnsi="Times" w:cs="Times"/>
          <w:b/>
        </w:rPr>
      </w:pPr>
      <w:r w:rsidRPr="00CD2259">
        <w:rPr>
          <w:rFonts w:ascii="Times" w:hAnsi="Times" w:cs="Times"/>
          <w:b/>
        </w:rPr>
        <w:t>Topic Modelling with LDA</w:t>
      </w:r>
    </w:p>
    <w:p w14:paraId="48661A9D" w14:textId="2130679E" w:rsidR="002E05BE" w:rsidRPr="00CD2259" w:rsidRDefault="003071B0" w:rsidP="00406EFB">
      <w:pPr>
        <w:pStyle w:val="Teaser"/>
        <w:jc w:val="both"/>
        <w:rPr>
          <w:rFonts w:ascii="Times" w:hAnsi="Times" w:cs="Times"/>
          <w:bCs/>
        </w:rPr>
      </w:pPr>
      <w:r w:rsidRPr="00CD2259">
        <w:rPr>
          <w:rFonts w:ascii="Times" w:hAnsi="Times" w:cs="Times"/>
          <w:bCs/>
        </w:rPr>
        <w:t xml:space="preserve">The LDA algorithm is implemented via the use of 2 </w:t>
      </w:r>
      <w:r w:rsidR="00BE12F0" w:rsidRPr="00CD2259">
        <w:rPr>
          <w:rFonts w:ascii="Times" w:hAnsi="Times" w:cs="Times"/>
          <w:bCs/>
        </w:rPr>
        <w:t>open-source</w:t>
      </w:r>
      <w:r w:rsidRPr="00CD2259">
        <w:rPr>
          <w:rFonts w:ascii="Times" w:hAnsi="Times" w:cs="Times"/>
          <w:bCs/>
        </w:rPr>
        <w:t xml:space="preserve"> python libraries, namely </w:t>
      </w:r>
      <w:r w:rsidR="00B027F2">
        <w:rPr>
          <w:rFonts w:ascii="Times" w:hAnsi="Times" w:cs="Times"/>
          <w:bCs/>
        </w:rPr>
        <w:t>“</w:t>
      </w:r>
      <w:proofErr w:type="spellStart"/>
      <w:r w:rsidRPr="00CD2259">
        <w:rPr>
          <w:rFonts w:ascii="Times" w:hAnsi="Times" w:cs="Times"/>
          <w:bCs/>
        </w:rPr>
        <w:t>Gensim</w:t>
      </w:r>
      <w:proofErr w:type="spellEnd"/>
      <w:r w:rsidR="00B027F2">
        <w:rPr>
          <w:rFonts w:ascii="Times" w:hAnsi="Times" w:cs="Times"/>
          <w:bCs/>
        </w:rPr>
        <w:t>”</w:t>
      </w:r>
      <w:r w:rsidRPr="00CD2259">
        <w:rPr>
          <w:rFonts w:ascii="Times" w:hAnsi="Times" w:cs="Times"/>
          <w:bCs/>
        </w:rPr>
        <w:t xml:space="preserve"> and </w:t>
      </w:r>
      <w:r w:rsidR="00B027F2">
        <w:rPr>
          <w:rFonts w:ascii="Times" w:hAnsi="Times" w:cs="Times"/>
          <w:bCs/>
        </w:rPr>
        <w:t>“</w:t>
      </w:r>
      <w:r w:rsidRPr="00CD2259">
        <w:rPr>
          <w:rFonts w:ascii="Times" w:hAnsi="Times" w:cs="Times"/>
          <w:bCs/>
        </w:rPr>
        <w:t>Mallet</w:t>
      </w:r>
      <w:r w:rsidR="00B027F2">
        <w:rPr>
          <w:rFonts w:ascii="Times" w:hAnsi="Times" w:cs="Times"/>
          <w:bCs/>
        </w:rPr>
        <w:t>”</w:t>
      </w:r>
      <w:r w:rsidRPr="00CD2259">
        <w:rPr>
          <w:rFonts w:ascii="Times" w:hAnsi="Times" w:cs="Times"/>
          <w:bCs/>
        </w:rPr>
        <w:t xml:space="preserve"> (</w:t>
      </w:r>
      <w:proofErr w:type="spellStart"/>
      <w:r w:rsidRPr="00CD2259">
        <w:rPr>
          <w:rFonts w:ascii="Times" w:hAnsi="Times" w:cs="Times"/>
        </w:rPr>
        <w:t>M</w:t>
      </w:r>
      <w:r w:rsidR="004A6EF2" w:rsidRPr="00CD2259">
        <w:rPr>
          <w:rFonts w:ascii="Times" w:hAnsi="Times" w:cs="Times"/>
        </w:rPr>
        <w:t>A</w:t>
      </w:r>
      <w:r w:rsidRPr="00CD2259">
        <w:rPr>
          <w:rFonts w:ascii="Times" w:hAnsi="Times" w:cs="Times"/>
        </w:rPr>
        <w:t>chine</w:t>
      </w:r>
      <w:proofErr w:type="spellEnd"/>
      <w:r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Pr="00CD2259">
        <w:rPr>
          <w:rFonts w:ascii="Times" w:hAnsi="Times" w:cs="Times"/>
        </w:rPr>
        <w:t xml:space="preserve"> </w:t>
      </w:r>
      <w:proofErr w:type="spellStart"/>
      <w:r w:rsidRPr="00CD2259">
        <w:rPr>
          <w:rFonts w:ascii="Times" w:hAnsi="Times" w:cs="Times"/>
        </w:rPr>
        <w:t>Tootlkit</w:t>
      </w:r>
      <w:proofErr w:type="spellEnd"/>
      <w:r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Pr="00CD2259">
        <w:rPr>
          <w:rFonts w:ascii="Times" w:hAnsi="Times" w:cs="Times"/>
          <w:bCs/>
        </w:rPr>
        <w:t>. The former creates a unique dictionary like structure where each wor</w:t>
      </w:r>
      <w:r w:rsidR="00BE12F0" w:rsidRPr="00CD2259">
        <w:rPr>
          <w:rFonts w:ascii="Times" w:hAnsi="Times" w:cs="Times"/>
          <w:bCs/>
        </w:rPr>
        <w:t>d</w:t>
      </w:r>
      <w:r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20F8F54E" w14:textId="77777777" w:rsidR="00EC4D89" w:rsidRDefault="00EC4D89" w:rsidP="009E0415">
      <w:pPr>
        <w:pStyle w:val="Teaser"/>
        <w:jc w:val="both"/>
        <w:rPr>
          <w:rFonts w:ascii="Times" w:hAnsi="Times" w:cs="Times"/>
          <w:bCs/>
        </w:rPr>
      </w:pPr>
    </w:p>
    <w:p w14:paraId="0F020F46" w14:textId="01C749FF"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6C2BBA">
        <w:t xml:space="preserve">Figure </w:t>
      </w:r>
      <w:r w:rsidR="006C2BBA">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6C2BBA" w:rsidRPr="004C6900">
        <w:rPr>
          <w:sz w:val="20"/>
          <w:szCs w:val="20"/>
        </w:rPr>
        <w:t xml:space="preserve">Figure </w:t>
      </w:r>
      <w:r w:rsidR="006C2BBA">
        <w:rPr>
          <w:noProof/>
          <w:sz w:val="20"/>
          <w:szCs w:val="20"/>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6C2BBA" w:rsidRPr="004C6900">
        <w:rPr>
          <w:sz w:val="20"/>
          <w:szCs w:val="20"/>
        </w:rPr>
        <w:t xml:space="preserve">Figure </w:t>
      </w:r>
      <w:r w:rsidR="006C2BBA">
        <w:rPr>
          <w:noProof/>
          <w:sz w:val="20"/>
          <w:szCs w:val="20"/>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76C40A36" w14:textId="77777777" w:rsidR="00EC4D89" w:rsidRDefault="00EC4D89" w:rsidP="009E0415">
      <w:pPr>
        <w:pStyle w:val="Teaser"/>
        <w:jc w:val="both"/>
        <w:rPr>
          <w:rFonts w:ascii="Times" w:hAnsi="Times" w:cs="Times"/>
          <w:bCs/>
        </w:rPr>
      </w:pPr>
    </w:p>
    <w:p w14:paraId="1017CFE1" w14:textId="72DB0A87"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6C2BBA" w:rsidRPr="006C2BBA">
            <w:rPr>
              <w:rFonts w:ascii="Times" w:hAnsi="Times" w:cs="Times"/>
              <w:noProof/>
            </w:rPr>
            <w:t>[23]</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26650C40"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6C2BBA">
        <w:t xml:space="preserve">Figure </w:t>
      </w:r>
      <w:r w:rsidR="006C2BBA">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lastRenderedPageBreak/>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3E5CD71E" w:rsidR="00E7206F" w:rsidRDefault="00BA7A7B" w:rsidP="00F417A3">
      <w:pPr>
        <w:jc w:val="center"/>
      </w:pPr>
      <w:bookmarkStart w:id="54" w:name="_Ref102576079"/>
      <w:r>
        <w:t xml:space="preserve">Figure </w:t>
      </w:r>
      <w:r w:rsidR="003E2627">
        <w:fldChar w:fldCharType="begin"/>
      </w:r>
      <w:r w:rsidR="003E2627">
        <w:instrText xml:space="preserve"> SEQ Figure \* ARABIC </w:instrText>
      </w:r>
      <w:r w:rsidR="003E2627">
        <w:fldChar w:fldCharType="separate"/>
      </w:r>
      <w:r w:rsidR="006C2BBA">
        <w:rPr>
          <w:noProof/>
        </w:rPr>
        <w:t>4</w:t>
      </w:r>
      <w:r w:rsidR="003E2627">
        <w:rPr>
          <w:noProof/>
        </w:rPr>
        <w:fldChar w:fldCharType="end"/>
      </w:r>
      <w:bookmarkEnd w:id="54"/>
      <w:r>
        <w:t>:</w:t>
      </w:r>
      <w:r w:rsidR="00E7206F" w:rsidRPr="00F417A3">
        <w:t xml:space="preserve"> Coherence score as a function of topic number; generally, past 5 topics, the score does not vary significantly.</w:t>
      </w:r>
    </w:p>
    <w:p w14:paraId="0AB5717E" w14:textId="77777777" w:rsidR="00CE7D93" w:rsidRPr="00F417A3" w:rsidRDefault="00CE7D93" w:rsidP="00F417A3">
      <w:pPr>
        <w:jc w:val="center"/>
      </w:pPr>
    </w:p>
    <w:p w14:paraId="6FEAEA24" w14:textId="1A7EB4EB" w:rsidR="00D966E1" w:rsidRPr="00CD2259" w:rsidRDefault="004C6900" w:rsidP="004C6900">
      <w:pPr>
        <w:jc w:val="center"/>
        <w:rPr>
          <w:rFonts w:ascii="Times" w:hAnsi="Times" w:cs="Times"/>
        </w:rPr>
      </w:pPr>
      <w:r>
        <w:rPr>
          <w:rFonts w:ascii="Times" w:hAnsi="Times" w:cs="Times"/>
          <w:noProof/>
        </w:rPr>
        <w:drawing>
          <wp:inline distT="0" distB="0" distL="0" distR="0" wp14:anchorId="09EF5D3D" wp14:editId="7F108F7A">
            <wp:extent cx="6516356" cy="4165038"/>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stretch>
                      <a:fillRect/>
                    </a:stretch>
                  </pic:blipFill>
                  <pic:spPr>
                    <a:xfrm>
                      <a:off x="0" y="0"/>
                      <a:ext cx="6527956" cy="4172452"/>
                    </a:xfrm>
                    <a:prstGeom prst="rect">
                      <a:avLst/>
                    </a:prstGeom>
                  </pic:spPr>
                </pic:pic>
              </a:graphicData>
            </a:graphic>
          </wp:inline>
        </w:drawing>
      </w:r>
    </w:p>
    <w:p w14:paraId="10B5BE5F" w14:textId="67A37D94" w:rsidR="00E7206F" w:rsidRDefault="00BA7A7B" w:rsidP="004C6900">
      <w:pPr>
        <w:pStyle w:val="Teaser"/>
        <w:jc w:val="center"/>
      </w:pPr>
      <w:bookmarkStart w:id="55" w:name="_Ref102576151"/>
      <w:r w:rsidRPr="004C6900">
        <w:rPr>
          <w:sz w:val="20"/>
          <w:szCs w:val="20"/>
        </w:rPr>
        <w:t xml:space="preserve">Figure </w:t>
      </w:r>
      <w:r w:rsidRPr="004C6900">
        <w:rPr>
          <w:sz w:val="20"/>
          <w:szCs w:val="20"/>
        </w:rPr>
        <w:fldChar w:fldCharType="begin"/>
      </w:r>
      <w:r w:rsidRPr="004C6900">
        <w:rPr>
          <w:sz w:val="20"/>
          <w:szCs w:val="20"/>
        </w:rPr>
        <w:instrText xml:space="preserve"> SEQ Figure \* ARABIC </w:instrText>
      </w:r>
      <w:r w:rsidRPr="004C6900">
        <w:rPr>
          <w:sz w:val="20"/>
          <w:szCs w:val="20"/>
        </w:rPr>
        <w:fldChar w:fldCharType="separate"/>
      </w:r>
      <w:r w:rsidR="006C2BBA">
        <w:rPr>
          <w:noProof/>
          <w:sz w:val="20"/>
          <w:szCs w:val="20"/>
        </w:rPr>
        <w:t>5</w:t>
      </w:r>
      <w:r w:rsidRPr="004C6900">
        <w:rPr>
          <w:noProof/>
          <w:sz w:val="20"/>
          <w:szCs w:val="20"/>
        </w:rPr>
        <w:fldChar w:fldCharType="end"/>
      </w:r>
      <w:bookmarkEnd w:id="55"/>
      <w:r w:rsidRPr="004C6900">
        <w:rPr>
          <w:sz w:val="20"/>
          <w:szCs w:val="20"/>
        </w:rPr>
        <w:t>:</w:t>
      </w:r>
      <w:r w:rsidR="002C5AFB" w:rsidRPr="004C6900">
        <w:rPr>
          <w:sz w:val="20"/>
          <w:szCs w:val="20"/>
        </w:rPr>
        <w:t xml:space="preserve"> Topic Visualization using a Bubble map and the corresponding top </w:t>
      </w:r>
      <w:r w:rsidR="00252368" w:rsidRPr="004C6900">
        <w:rPr>
          <w:sz w:val="20"/>
          <w:szCs w:val="20"/>
        </w:rPr>
        <w:t>1</w:t>
      </w:r>
      <w:r w:rsidR="006E7996" w:rsidRPr="004C6900">
        <w:rPr>
          <w:sz w:val="20"/>
          <w:szCs w:val="20"/>
        </w:rPr>
        <w:t>0</w:t>
      </w:r>
      <w:r w:rsidR="002C5AFB" w:rsidRPr="004C6900">
        <w:rPr>
          <w:sz w:val="20"/>
          <w:szCs w:val="20"/>
        </w:rPr>
        <w:t xml:space="preserve"> terms in each topic</w:t>
      </w:r>
    </w:p>
    <w:p w14:paraId="7470194C" w14:textId="1D1B3C51" w:rsidR="00387006" w:rsidRDefault="00387006" w:rsidP="00F417A3">
      <w:pPr>
        <w:jc w:val="center"/>
      </w:pPr>
    </w:p>
    <w:p w14:paraId="6583F8C8" w14:textId="77777777" w:rsidR="00387006" w:rsidRPr="00F417A3" w:rsidRDefault="00387006" w:rsidP="004C6900"/>
    <w:p w14:paraId="2754F910" w14:textId="5A2EFC25"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407C5C3E">
            <wp:extent cx="5026124" cy="3506875"/>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124" cy="3506875"/>
                    </a:xfrm>
                    <a:prstGeom prst="rect">
                      <a:avLst/>
                    </a:prstGeom>
                    <a:noFill/>
                  </pic:spPr>
                </pic:pic>
              </a:graphicData>
            </a:graphic>
          </wp:inline>
        </w:drawing>
      </w:r>
    </w:p>
    <w:p w14:paraId="284086E1" w14:textId="75A65302" w:rsidR="00EC4D89" w:rsidRDefault="00CD5704" w:rsidP="004C6900">
      <w:pPr>
        <w:jc w:val="center"/>
        <w:rPr>
          <w:rFonts w:ascii="Times" w:eastAsia="Times New Roman" w:hAnsi="Times" w:cs="Times"/>
          <w:b/>
          <w:sz w:val="24"/>
          <w:szCs w:val="24"/>
        </w:rPr>
      </w:pPr>
      <w:bookmarkStart w:id="56" w:name="_Ref102576501"/>
      <w:r>
        <w:t xml:space="preserve">Figure </w:t>
      </w:r>
      <w:r w:rsidR="003E2627">
        <w:fldChar w:fldCharType="begin"/>
      </w:r>
      <w:r w:rsidR="003E2627">
        <w:instrText xml:space="preserve"> SEQ Figure \* ARABIC </w:instrText>
      </w:r>
      <w:r w:rsidR="003E2627">
        <w:fldChar w:fldCharType="separate"/>
      </w:r>
      <w:r w:rsidR="006C2BBA">
        <w:rPr>
          <w:noProof/>
        </w:rPr>
        <w:t>6</w:t>
      </w:r>
      <w:r w:rsidR="003E2627">
        <w:rPr>
          <w:noProof/>
        </w:rPr>
        <w:fldChar w:fldCharType="end"/>
      </w:r>
      <w:bookmarkEnd w:id="56"/>
      <w:r>
        <w:t xml:space="preserve">: </w:t>
      </w:r>
      <w:r w:rsidRPr="00F417A3">
        <w:t>Effect of relevancy metric, λ</w:t>
      </w:r>
    </w:p>
    <w:p w14:paraId="1A67B912" w14:textId="77777777" w:rsidR="00656DF6" w:rsidRDefault="00656DF6" w:rsidP="002E05BE">
      <w:pPr>
        <w:jc w:val="both"/>
        <w:rPr>
          <w:rFonts w:ascii="Times" w:eastAsia="Times New Roman" w:hAnsi="Times" w:cs="Times"/>
          <w:b/>
          <w:sz w:val="24"/>
          <w:szCs w:val="24"/>
        </w:rPr>
      </w:pPr>
    </w:p>
    <w:p w14:paraId="514106E4" w14:textId="6DEF0804" w:rsidR="00656DF6" w:rsidRPr="00656DF6" w:rsidRDefault="004071C3" w:rsidP="00656DF6">
      <w:pPr>
        <w:pStyle w:val="ListParagraph"/>
        <w:numPr>
          <w:ilvl w:val="1"/>
          <w:numId w:val="15"/>
        </w:numPr>
        <w:jc w:val="both"/>
        <w:rPr>
          <w:rFonts w:ascii="Times" w:eastAsia="Times New Roman" w:hAnsi="Times" w:cs="Times"/>
          <w:sz w:val="24"/>
          <w:szCs w:val="24"/>
        </w:rPr>
      </w:pPr>
      <w:r w:rsidRPr="00656DF6">
        <w:rPr>
          <w:rFonts w:ascii="Times" w:eastAsia="Times New Roman" w:hAnsi="Times" w:cs="Times"/>
          <w:b/>
          <w:sz w:val="24"/>
          <w:szCs w:val="24"/>
        </w:rPr>
        <w:t>Topic Modelling with NNMF</w:t>
      </w:r>
    </w:p>
    <w:p w14:paraId="1DC389DC" w14:textId="0014443F" w:rsidR="00752B09" w:rsidRPr="00656DF6" w:rsidRDefault="004071C3" w:rsidP="00656DF6">
      <w:pPr>
        <w:jc w:val="both"/>
        <w:rPr>
          <w:rFonts w:ascii="Times" w:eastAsia="Times New Roman" w:hAnsi="Times" w:cs="Times"/>
          <w:sz w:val="24"/>
          <w:szCs w:val="24"/>
        </w:rPr>
      </w:pPr>
      <w:r w:rsidRPr="00656DF6">
        <w:rPr>
          <w:rFonts w:ascii="Times" w:eastAsia="Times New Roman" w:hAnsi="Times" w:cs="Times"/>
          <w:sz w:val="24"/>
          <w:szCs w:val="24"/>
        </w:rPr>
        <w:t xml:space="preserve">As another machine learning </w:t>
      </w:r>
      <w:r w:rsidR="007E0D9B" w:rsidRPr="00656DF6">
        <w:rPr>
          <w:rFonts w:ascii="Times" w:eastAsia="Times New Roman" w:hAnsi="Times" w:cs="Times"/>
          <w:sz w:val="24"/>
          <w:szCs w:val="24"/>
        </w:rPr>
        <w:t>tool</w:t>
      </w:r>
      <w:r w:rsidRPr="00656DF6">
        <w:rPr>
          <w:rFonts w:ascii="Times" w:eastAsia="Times New Roman" w:hAnsi="Times" w:cs="Times"/>
          <w:sz w:val="24"/>
          <w:szCs w:val="24"/>
        </w:rPr>
        <w:t xml:space="preserve">, </w:t>
      </w:r>
      <w:r w:rsidR="007E0D9B" w:rsidRPr="00656DF6">
        <w:rPr>
          <w:rFonts w:ascii="Times" w:eastAsia="Times New Roman" w:hAnsi="Times" w:cs="Times"/>
          <w:sz w:val="24"/>
          <w:szCs w:val="24"/>
        </w:rPr>
        <w:t>NNMF is useful as it is able</w:t>
      </w:r>
      <w:r w:rsidRPr="00656DF6">
        <w:rPr>
          <w:rFonts w:ascii="Times" w:eastAsia="Times New Roman" w:hAnsi="Times" w:cs="Times"/>
          <w:sz w:val="24"/>
          <w:szCs w:val="24"/>
        </w:rPr>
        <w:t xml:space="preserve"> to </w:t>
      </w:r>
      <w:r w:rsidR="007E0D9B" w:rsidRPr="00656DF6">
        <w:rPr>
          <w:rFonts w:ascii="Times" w:eastAsia="Times New Roman" w:hAnsi="Times" w:cs="Times"/>
          <w:sz w:val="24"/>
          <w:szCs w:val="24"/>
        </w:rPr>
        <w:t>dimensionally reduce</w:t>
      </w:r>
      <w:r w:rsidRPr="00656DF6">
        <w:rPr>
          <w:rFonts w:ascii="Times" w:eastAsia="Times New Roman" w:hAnsi="Times" w:cs="Times"/>
          <w:sz w:val="24"/>
          <w:szCs w:val="24"/>
        </w:rPr>
        <w:t xml:space="preserve"> the text </w:t>
      </w:r>
      <w:r w:rsidR="00340286" w:rsidRPr="00656DF6">
        <w:rPr>
          <w:rFonts w:ascii="Times" w:eastAsia="Times New Roman" w:hAnsi="Times" w:cs="Times"/>
          <w:sz w:val="24"/>
          <w:szCs w:val="24"/>
        </w:rPr>
        <w:t>data and</w:t>
      </w:r>
      <w:r w:rsidR="007E0D9B" w:rsidRPr="00656DF6">
        <w:rPr>
          <w:rFonts w:ascii="Times" w:eastAsia="Times New Roman" w:hAnsi="Times" w:cs="Times"/>
          <w:sz w:val="24"/>
          <w:szCs w:val="24"/>
        </w:rPr>
        <w:t xml:space="preserve"> </w:t>
      </w:r>
      <w:r w:rsidRPr="00656DF6">
        <w:rPr>
          <w:rFonts w:ascii="Times" w:eastAsia="Times New Roman" w:hAnsi="Times" w:cs="Times"/>
          <w:sz w:val="24"/>
          <w:szCs w:val="24"/>
        </w:rPr>
        <w:t>create topics b</w:t>
      </w:r>
      <w:r w:rsidR="007E0D9B" w:rsidRPr="00656DF6">
        <w:rPr>
          <w:rFonts w:ascii="Times" w:eastAsia="Times New Roman" w:hAnsi="Times" w:cs="Times"/>
          <w:sz w:val="24"/>
          <w:szCs w:val="24"/>
        </w:rPr>
        <w:t xml:space="preserve">y grouping </w:t>
      </w:r>
      <w:r w:rsidRPr="00656DF6">
        <w:rPr>
          <w:rFonts w:ascii="Times" w:eastAsia="Times New Roman" w:hAnsi="Times" w:cs="Times"/>
          <w:sz w:val="24"/>
          <w:szCs w:val="24"/>
        </w:rPr>
        <w:t>words with higher coherence</w:t>
      </w:r>
      <w:r w:rsidR="007E0D9B" w:rsidRPr="00656DF6">
        <w:rPr>
          <w:rFonts w:ascii="Times" w:eastAsia="Times New Roman" w:hAnsi="Times" w:cs="Times"/>
          <w:sz w:val="24"/>
          <w:szCs w:val="24"/>
        </w:rPr>
        <w:t xml:space="preserve"> </w:t>
      </w:r>
      <w:sdt>
        <w:sdtPr>
          <w:id w:val="-817415910"/>
          <w:citation/>
        </w:sdtPr>
        <w:sdtEndPr/>
        <w:sdtContent>
          <w:r w:rsidR="007E0D9B" w:rsidRPr="00656DF6">
            <w:rPr>
              <w:rFonts w:ascii="Times" w:eastAsia="Times New Roman" w:hAnsi="Times" w:cs="Times"/>
              <w:sz w:val="24"/>
              <w:szCs w:val="24"/>
            </w:rPr>
            <w:fldChar w:fldCharType="begin"/>
          </w:r>
          <w:r w:rsidR="00F958AF" w:rsidRPr="00656DF6">
            <w:rPr>
              <w:rFonts w:ascii="Times" w:eastAsia="Times New Roman" w:hAnsi="Times" w:cs="Times"/>
              <w:sz w:val="24"/>
              <w:szCs w:val="24"/>
            </w:rPr>
            <w:instrText xml:space="preserve">CITATION Msi20 \l 1033 </w:instrText>
          </w:r>
          <w:r w:rsidR="007E0D9B" w:rsidRPr="00656DF6">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[20]</w:t>
          </w:r>
          <w:r w:rsidR="007E0D9B" w:rsidRPr="00656DF6">
            <w:rPr>
              <w:rFonts w:ascii="Times" w:eastAsia="Times New Roman" w:hAnsi="Times" w:cs="Times"/>
              <w:sz w:val="24"/>
              <w:szCs w:val="24"/>
            </w:rPr>
            <w:fldChar w:fldCharType="end"/>
          </w:r>
        </w:sdtContent>
      </w:sdt>
      <w:r w:rsidRPr="00656DF6">
        <w:rPr>
          <w:rFonts w:ascii="Times" w:eastAsia="Times New Roman" w:hAnsi="Times" w:cs="Times"/>
          <w:sz w:val="24"/>
          <w:szCs w:val="24"/>
        </w:rPr>
        <w:t xml:space="preserve">. </w:t>
      </w:r>
      <w:r w:rsidR="007E0D9B" w:rsidRPr="00656DF6">
        <w:rPr>
          <w:rFonts w:ascii="Times" w:eastAsia="Times New Roman" w:hAnsi="Times" w:cs="Times"/>
          <w:sz w:val="24"/>
          <w:szCs w:val="24"/>
        </w:rPr>
        <w:t xml:space="preserve">It does this through a vector multiplication of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W</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w:t>
      </w:r>
      <w:r w:rsidR="00340286" w:rsidRPr="00656DF6">
        <w:rPr>
          <w:rFonts w:ascii="Times" w:eastAsia="Times New Roman" w:hAnsi="Times" w:cs="Times"/>
          <w:sz w:val="24"/>
          <w:szCs w:val="24"/>
        </w:rPr>
        <w:t>columns</w:t>
      </w:r>
      <w:r w:rsidR="007E0D9B" w:rsidRPr="00656DF6">
        <w:rPr>
          <w:rFonts w:ascii="Times" w:eastAsia="Times New Roman" w:hAnsi="Times" w:cs="Times"/>
          <w:sz w:val="24"/>
          <w:szCs w:val="24"/>
        </w:rPr>
        <w:t xml:space="preserve"> and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H</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rows, with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W</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w:t>
      </w:r>
      <w:r w:rsidR="00340286" w:rsidRPr="00656DF6">
        <w:rPr>
          <w:rFonts w:ascii="Times" w:eastAsia="Times New Roman" w:hAnsi="Times" w:cs="Times"/>
          <w:sz w:val="24"/>
          <w:szCs w:val="24"/>
        </w:rPr>
        <w:t>representing</w:t>
      </w:r>
      <w:r w:rsidR="007E0D9B" w:rsidRPr="00656DF6">
        <w:rPr>
          <w:rFonts w:ascii="Times" w:eastAsia="Times New Roman" w:hAnsi="Times" w:cs="Times"/>
          <w:sz w:val="24"/>
          <w:szCs w:val="24"/>
        </w:rPr>
        <w:t xml:space="preserve"> the weightage of each word in a sentence</w:t>
      </w:r>
      <w:r w:rsidR="00340286" w:rsidRPr="00656DF6">
        <w:rPr>
          <w:rFonts w:ascii="Times" w:eastAsia="Times New Roman" w:hAnsi="Times" w:cs="Times"/>
          <w:sz w:val="24"/>
          <w:szCs w:val="24"/>
        </w:rPr>
        <w:t xml:space="preserve"> (‘words-topics’ matrix) and “</w:t>
      </w:r>
      <w:r w:rsidR="00340286" w:rsidRPr="00656DF6">
        <w:rPr>
          <w:rFonts w:ascii="Times" w:eastAsia="Times New Roman" w:hAnsi="Times" w:cs="Times"/>
          <w:i/>
          <w:iCs/>
          <w:sz w:val="24"/>
          <w:szCs w:val="24"/>
        </w:rPr>
        <w:t>H</w:t>
      </w:r>
      <w:r w:rsidR="00340286" w:rsidRPr="00656DF6">
        <w:rPr>
          <w:rFonts w:ascii="Times" w:eastAsia="Times New Roman" w:hAnsi="Times" w:cs="Times"/>
          <w:sz w:val="24"/>
          <w:szCs w:val="24"/>
        </w:rPr>
        <w:t>” represents the words in each column (‘topics-documents’ matrix). The product, “</w:t>
      </w:r>
      <w:r w:rsidR="00340286" w:rsidRPr="00656DF6">
        <w:rPr>
          <w:rFonts w:ascii="Times" w:eastAsia="Times New Roman" w:hAnsi="Times" w:cs="Times"/>
          <w:i/>
          <w:iCs/>
          <w:sz w:val="24"/>
          <w:szCs w:val="24"/>
        </w:rPr>
        <w:t>V</w:t>
      </w:r>
      <w:r w:rsidR="00340286" w:rsidRPr="00656DF6">
        <w:rPr>
          <w:rFonts w:ascii="Times" w:eastAsia="Times New Roman" w:hAnsi="Times" w:cs="Times"/>
          <w:sz w:val="24"/>
          <w:szCs w:val="24"/>
        </w:rPr>
        <w:t>” is referred to as the ‘</w:t>
      </w:r>
      <w:r w:rsidR="004E66E7" w:rsidRPr="00656DF6">
        <w:rPr>
          <w:rFonts w:ascii="Times" w:eastAsia="Times New Roman" w:hAnsi="Times" w:cs="Times"/>
          <w:sz w:val="24"/>
          <w:szCs w:val="24"/>
        </w:rPr>
        <w:t>words</w:t>
      </w:r>
      <w:r w:rsidR="00340286" w:rsidRPr="00656DF6">
        <w:rPr>
          <w:rFonts w:ascii="Times" w:eastAsia="Times New Roman" w:hAnsi="Times" w:cs="Times"/>
          <w:sz w:val="24"/>
          <w:szCs w:val="24"/>
        </w:rPr>
        <w:t>-documents’ matrix</w:t>
      </w:r>
      <w:r w:rsidR="004E66E7" w:rsidRPr="00656DF6">
        <w:rPr>
          <w:rFonts w:ascii="Times" w:eastAsia="Times New Roman" w:hAnsi="Times" w:cs="Times"/>
          <w:sz w:val="24"/>
          <w:szCs w:val="24"/>
        </w:rPr>
        <w:t>. In factorizing “</w:t>
      </w:r>
      <w:r w:rsidR="004E66E7" w:rsidRPr="00656DF6">
        <w:rPr>
          <w:rFonts w:ascii="Times" w:eastAsia="Times New Roman" w:hAnsi="Times" w:cs="Times"/>
          <w:i/>
          <w:iCs/>
          <w:sz w:val="24"/>
          <w:szCs w:val="24"/>
        </w:rPr>
        <w:t>V</w:t>
      </w:r>
      <w:r w:rsidR="004E66E7" w:rsidRPr="00656DF6">
        <w:rPr>
          <w:rFonts w:ascii="Times" w:eastAsia="Times New Roman" w:hAnsi="Times" w:cs="Times"/>
          <w:sz w:val="24"/>
          <w:szCs w:val="24"/>
        </w:rPr>
        <w:t>” for uses in topic modeling, we are breaking down the corpus into “</w:t>
      </w:r>
      <w:r w:rsidR="004E66E7" w:rsidRPr="00656DF6">
        <w:rPr>
          <w:rFonts w:ascii="Times" w:eastAsia="Times New Roman" w:hAnsi="Times" w:cs="Times"/>
          <w:i/>
          <w:iCs/>
          <w:sz w:val="24"/>
          <w:szCs w:val="24"/>
        </w:rPr>
        <w:t>W</w:t>
      </w:r>
      <w:r w:rsidR="004E66E7" w:rsidRPr="00656DF6">
        <w:rPr>
          <w:rFonts w:ascii="Times" w:eastAsia="Times New Roman" w:hAnsi="Times" w:cs="Times"/>
          <w:sz w:val="24"/>
          <w:szCs w:val="24"/>
        </w:rPr>
        <w:t>” and “</w:t>
      </w:r>
      <w:r w:rsidR="004E66E7" w:rsidRPr="00656DF6">
        <w:rPr>
          <w:rFonts w:ascii="Times" w:eastAsia="Times New Roman" w:hAnsi="Times" w:cs="Times"/>
          <w:i/>
          <w:iCs/>
          <w:sz w:val="24"/>
          <w:szCs w:val="24"/>
        </w:rPr>
        <w:t>H</w:t>
      </w:r>
      <w:r w:rsidR="004E66E7" w:rsidRPr="00656DF6">
        <w:rPr>
          <w:rFonts w:ascii="Times" w:eastAsia="Times New Roman" w:hAnsi="Times" w:cs="Times"/>
          <w:sz w:val="24"/>
          <w:szCs w:val="24"/>
        </w:rPr>
        <w:t xml:space="preserve">”. As this approach is based on linear </w:t>
      </w:r>
      <w:r w:rsidR="007C62DA" w:rsidRPr="00656DF6">
        <w:rPr>
          <w:rFonts w:ascii="Times" w:eastAsia="Times New Roman" w:hAnsi="Times" w:cs="Times"/>
          <w:sz w:val="24"/>
          <w:szCs w:val="24"/>
        </w:rPr>
        <w:t>algebraic</w:t>
      </w:r>
      <w:r w:rsidR="004E66E7" w:rsidRPr="00656DF6">
        <w:rPr>
          <w:rFonts w:ascii="Times" w:eastAsia="Times New Roman" w:hAnsi="Times" w:cs="Times"/>
          <w:sz w:val="24"/>
          <w:szCs w:val="24"/>
        </w:rPr>
        <w:t xml:space="preserve"> optimization, the outcome </w:t>
      </w:r>
      <w:r w:rsidR="00F958AF" w:rsidRPr="00656DF6">
        <w:rPr>
          <w:rFonts w:ascii="Times" w:eastAsia="Times New Roman" w:hAnsi="Times" w:cs="Times"/>
          <w:sz w:val="24"/>
          <w:szCs w:val="24"/>
        </w:rPr>
        <w:t xml:space="preserve">would be an approach that is independent of the </w:t>
      </w:r>
      <w:r w:rsidR="007C62DA" w:rsidRPr="00656DF6">
        <w:rPr>
          <w:rFonts w:ascii="Times" w:eastAsia="Times New Roman" w:hAnsi="Times" w:cs="Times"/>
          <w:sz w:val="24"/>
          <w:szCs w:val="24"/>
        </w:rPr>
        <w:t>probabilistic</w:t>
      </w:r>
      <w:r w:rsidR="00F958AF" w:rsidRPr="00656DF6">
        <w:rPr>
          <w:rFonts w:ascii="Times" w:eastAsia="Times New Roman" w:hAnsi="Times" w:cs="Times"/>
          <w:sz w:val="24"/>
          <w:szCs w:val="24"/>
        </w:rPr>
        <w:t xml:space="preserve"> method utilized by</w:t>
      </w:r>
      <w:r w:rsidR="00562AF0" w:rsidRPr="00656DF6">
        <w:rPr>
          <w:rFonts w:ascii="Times" w:eastAsia="Times New Roman" w:hAnsi="Times" w:cs="Times"/>
          <w:sz w:val="24"/>
          <w:szCs w:val="24"/>
        </w:rPr>
        <w:t xml:space="preserve"> LDA</w:t>
      </w:r>
      <w:r w:rsidR="00F958AF" w:rsidRPr="00656DF6">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3E2627"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138C1476" w14:textId="77777777" w:rsidR="00EC4D89" w:rsidRDefault="00EC4D89" w:rsidP="007E1A8E">
      <w:pPr>
        <w:jc w:val="both"/>
        <w:rPr>
          <w:rFonts w:ascii="Times" w:eastAsia="Times New Roman" w:hAnsi="Times" w:cs="Times"/>
          <w:b/>
          <w:sz w:val="24"/>
          <w:szCs w:val="24"/>
        </w:rPr>
      </w:pPr>
    </w:p>
    <w:p w14:paraId="6908EC6D" w14:textId="055020DA" w:rsidR="00656DF6" w:rsidRPr="00656DF6" w:rsidRDefault="00656DF6" w:rsidP="00656DF6">
      <w:pPr>
        <w:jc w:val="both"/>
        <w:rPr>
          <w:rFonts w:ascii="Times" w:eastAsia="Times New Roman" w:hAnsi="Times" w:cs="Times"/>
          <w:bCs/>
          <w:sz w:val="24"/>
          <w:szCs w:val="24"/>
        </w:rPr>
      </w:pPr>
      <w:r>
        <w:rPr>
          <w:rFonts w:ascii="Times" w:eastAsia="Times New Roman" w:hAnsi="Times" w:cs="Times"/>
          <w:b/>
          <w:sz w:val="24"/>
          <w:szCs w:val="24"/>
        </w:rPr>
        <w:t xml:space="preserve">3. </w:t>
      </w:r>
      <w:r w:rsidR="00F958AF" w:rsidRPr="00656DF6">
        <w:rPr>
          <w:rFonts w:ascii="Times" w:eastAsia="Times New Roman" w:hAnsi="Times" w:cs="Times"/>
          <w:b/>
          <w:sz w:val="24"/>
          <w:szCs w:val="24"/>
        </w:rPr>
        <w:t>Results</w:t>
      </w:r>
      <w:r w:rsidR="00F958AF" w:rsidRPr="00656DF6">
        <w:rPr>
          <w:rFonts w:ascii="Times" w:eastAsia="Times New Roman" w:hAnsi="Times" w:cs="Times"/>
          <w:bCs/>
          <w:sz w:val="24"/>
          <w:szCs w:val="24"/>
        </w:rPr>
        <w:t xml:space="preserve"> </w:t>
      </w:r>
    </w:p>
    <w:p w14:paraId="272276E4" w14:textId="2A86BD32" w:rsidR="006B589C" w:rsidRPr="00656DF6" w:rsidRDefault="00F958AF" w:rsidP="00656DF6">
      <w:pPr>
        <w:jc w:val="both"/>
        <w:rPr>
          <w:rFonts w:ascii="Times" w:eastAsia="Times New Roman" w:hAnsi="Times" w:cs="Times"/>
          <w:bCs/>
          <w:sz w:val="24"/>
          <w:szCs w:val="24"/>
        </w:rPr>
      </w:pPr>
      <w:r w:rsidRPr="00656DF6">
        <w:rPr>
          <w:rFonts w:ascii="Times" w:eastAsia="Times New Roman" w:hAnsi="Times" w:cs="Times"/>
          <w:bCs/>
          <w:sz w:val="24"/>
          <w:szCs w:val="24"/>
        </w:rPr>
        <w:t xml:space="preserve">Given in </w:t>
      </w:r>
      <w:r w:rsidR="002B09D6" w:rsidRPr="00656DF6">
        <w:rPr>
          <w:rFonts w:ascii="Times" w:eastAsia="Times New Roman" w:hAnsi="Times" w:cs="Times"/>
          <w:bCs/>
          <w:sz w:val="24"/>
          <w:szCs w:val="24"/>
        </w:rPr>
        <w:fldChar w:fldCharType="begin"/>
      </w:r>
      <w:r w:rsidR="002B09D6" w:rsidRPr="00656DF6">
        <w:rPr>
          <w:rFonts w:ascii="Times" w:eastAsia="Times New Roman" w:hAnsi="Times" w:cs="Times"/>
          <w:bCs/>
          <w:sz w:val="24"/>
          <w:szCs w:val="24"/>
        </w:rPr>
        <w:instrText xml:space="preserve"> REF _Ref94886536 \h  \* MERGEFORMAT </w:instrText>
      </w:r>
      <w:r w:rsidR="002B09D6" w:rsidRPr="00656DF6">
        <w:rPr>
          <w:rFonts w:ascii="Times" w:eastAsia="Times New Roman" w:hAnsi="Times" w:cs="Times"/>
          <w:bCs/>
          <w:sz w:val="24"/>
          <w:szCs w:val="24"/>
        </w:rPr>
      </w:r>
      <w:r w:rsidR="002B09D6" w:rsidRPr="00656DF6">
        <w:rPr>
          <w:rFonts w:ascii="Times" w:eastAsia="Times New Roman" w:hAnsi="Times" w:cs="Times"/>
          <w:bCs/>
          <w:sz w:val="24"/>
          <w:szCs w:val="24"/>
        </w:rPr>
        <w:fldChar w:fldCharType="end"/>
      </w:r>
      <w:r w:rsidR="00CC78A1" w:rsidRPr="00656DF6">
        <w:rPr>
          <w:rFonts w:ascii="Times" w:eastAsia="Times New Roman" w:hAnsi="Times" w:cs="Times"/>
          <w:bCs/>
          <w:sz w:val="24"/>
          <w:szCs w:val="24"/>
        </w:rPr>
        <w:t xml:space="preserve"> </w:t>
      </w:r>
      <w:r w:rsidR="00BB335F" w:rsidRPr="00656DF6">
        <w:rPr>
          <w:rFonts w:ascii="Times" w:eastAsia="Times New Roman" w:hAnsi="Times" w:cs="Times"/>
          <w:bCs/>
          <w:sz w:val="24"/>
          <w:szCs w:val="24"/>
        </w:rPr>
        <w:t>are</w:t>
      </w:r>
      <w:r w:rsidR="00F7745C" w:rsidRPr="00656DF6">
        <w:rPr>
          <w:rFonts w:ascii="Times" w:eastAsia="Times New Roman" w:hAnsi="Times" w:cs="Times"/>
          <w:bCs/>
          <w:sz w:val="24"/>
          <w:szCs w:val="24"/>
        </w:rPr>
        <w:t xml:space="preserve"> the top 10 keywords</w:t>
      </w:r>
      <w:r w:rsidR="00A704EE" w:rsidRPr="00656DF6">
        <w:rPr>
          <w:rFonts w:ascii="Times" w:eastAsia="Times New Roman" w:hAnsi="Times" w:cs="Times"/>
          <w:bCs/>
          <w:sz w:val="24"/>
          <w:szCs w:val="24"/>
        </w:rPr>
        <w:t xml:space="preserve"> per topic rank</w:t>
      </w:r>
      <w:r w:rsidR="00F7745C" w:rsidRPr="00656DF6">
        <w:rPr>
          <w:rFonts w:ascii="Times" w:eastAsia="Times New Roman" w:hAnsi="Times" w:cs="Times"/>
          <w:bCs/>
          <w:sz w:val="24"/>
          <w:szCs w:val="24"/>
        </w:rPr>
        <w:t xml:space="preserve">, sorted in order of importance. Each of the algorithms presents a </w:t>
      </w:r>
      <w:r w:rsidR="002E05BE" w:rsidRPr="00656DF6">
        <w:rPr>
          <w:rFonts w:ascii="Times" w:eastAsia="Times New Roman" w:hAnsi="Times" w:cs="Times"/>
          <w:bCs/>
          <w:sz w:val="24"/>
          <w:szCs w:val="24"/>
        </w:rPr>
        <w:t>s</w:t>
      </w:r>
      <w:r w:rsidR="00F7745C" w:rsidRPr="00656DF6">
        <w:rPr>
          <w:rFonts w:ascii="Times" w:eastAsia="Times New Roman" w:hAnsi="Times" w:cs="Times"/>
          <w:bCs/>
          <w:sz w:val="24"/>
          <w:szCs w:val="24"/>
        </w:rPr>
        <w:t xml:space="preserve">lightly different result, although common repetitive words do </w:t>
      </w:r>
      <w:r w:rsidR="002E05BE" w:rsidRPr="00656DF6">
        <w:rPr>
          <w:rFonts w:ascii="Times" w:eastAsia="Times New Roman" w:hAnsi="Times" w:cs="Times"/>
          <w:bCs/>
          <w:sz w:val="24"/>
          <w:szCs w:val="24"/>
        </w:rPr>
        <w:t>occur</w:t>
      </w:r>
      <w:r w:rsidR="00F7745C" w:rsidRPr="00656DF6">
        <w:rPr>
          <w:rFonts w:ascii="Times" w:eastAsia="Times New Roman" w:hAnsi="Times" w:cs="Times"/>
          <w:bCs/>
          <w:sz w:val="24"/>
          <w:szCs w:val="24"/>
        </w:rPr>
        <w:t xml:space="preserve"> </w:t>
      </w:r>
      <w:r w:rsidR="00CC78A1" w:rsidRPr="00656DF6">
        <w:rPr>
          <w:rFonts w:ascii="Times" w:eastAsia="Times New Roman" w:hAnsi="Times" w:cs="Times"/>
          <w:bCs/>
          <w:sz w:val="24"/>
          <w:szCs w:val="24"/>
        </w:rPr>
        <w:t>as an output of</w:t>
      </w:r>
      <w:r w:rsidR="00F7745C" w:rsidRPr="00656DF6">
        <w:rPr>
          <w:rFonts w:ascii="Times" w:eastAsia="Times New Roman" w:hAnsi="Times" w:cs="Times"/>
          <w:bCs/>
          <w:sz w:val="24"/>
          <w:szCs w:val="24"/>
        </w:rPr>
        <w:t xml:space="preserve"> each </w:t>
      </w:r>
      <w:r w:rsidR="002E05BE" w:rsidRPr="00656DF6">
        <w:rPr>
          <w:rFonts w:ascii="Times" w:eastAsia="Times New Roman" w:hAnsi="Times" w:cs="Times"/>
          <w:bCs/>
          <w:sz w:val="24"/>
          <w:szCs w:val="24"/>
        </w:rPr>
        <w:t>algorithm</w:t>
      </w:r>
      <w:r w:rsidR="00F7745C" w:rsidRPr="00656DF6">
        <w:rPr>
          <w:rFonts w:ascii="Times" w:eastAsia="Times New Roman" w:hAnsi="Times" w:cs="Times"/>
          <w:bCs/>
          <w:sz w:val="24"/>
          <w:szCs w:val="24"/>
        </w:rPr>
        <w:t xml:space="preserve">. </w:t>
      </w:r>
      <w:r w:rsidR="002E05BE" w:rsidRPr="00656DF6">
        <w:rPr>
          <w:rFonts w:ascii="Times" w:eastAsia="Times New Roman" w:hAnsi="Times" w:cs="Times"/>
          <w:bCs/>
          <w:sz w:val="24"/>
          <w:szCs w:val="24"/>
        </w:rPr>
        <w:t>It is interesting to note</w:t>
      </w:r>
      <w:r w:rsidR="00F7745C" w:rsidRPr="00656DF6">
        <w:rPr>
          <w:rFonts w:ascii="Times" w:eastAsia="Times New Roman" w:hAnsi="Times" w:cs="Times"/>
          <w:bCs/>
          <w:sz w:val="24"/>
          <w:szCs w:val="24"/>
        </w:rPr>
        <w:t xml:space="preserve"> the order of the words themselves and how each algorithm places importance on different words. </w:t>
      </w:r>
    </w:p>
    <w:p w14:paraId="2939603A" w14:textId="77777777" w:rsidR="006B589C" w:rsidRDefault="006B589C">
      <w:pPr>
        <w:rPr>
          <w:rFonts w:ascii="Times" w:eastAsia="Times New Roman" w:hAnsi="Times" w:cs="Times"/>
          <w:bCs/>
          <w:sz w:val="24"/>
          <w:szCs w:val="24"/>
        </w:rPr>
      </w:pPr>
      <w:r>
        <w:rPr>
          <w:rFonts w:ascii="Times" w:eastAsia="Times New Roman" w:hAnsi="Times" w:cs="Times"/>
          <w:bCs/>
          <w:sz w:val="24"/>
          <w:szCs w:val="24"/>
        </w:rPr>
        <w:br w:type="page"/>
      </w:r>
    </w:p>
    <w:p w14:paraId="64E4DD39" w14:textId="328F5544" w:rsidR="00CD5704" w:rsidRPr="00F417A3" w:rsidRDefault="00CD5704" w:rsidP="006B589C">
      <w:pPr>
        <w:jc w:val="both"/>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'preference</w:t>
            </w:r>
            <w:proofErr w:type="gramStart"/>
            <w:r w:rsidRPr="00CD5704">
              <w:rPr>
                <w:rFonts w:ascii="Calibri" w:eastAsia="Times New Roman" w:hAnsi="Calibri" w:cs="Calibri"/>
                <w:color w:val="000000"/>
                <w:lang w:val="en-SG" w:eastAsia="en-SG"/>
              </w:rPr>
              <w:t>' ,</w:t>
            </w:r>
            <w:proofErr w:type="gramEnd"/>
            <w:r w:rsidRPr="00CD5704">
              <w:rPr>
                <w:rFonts w:ascii="Calibri" w:eastAsia="Times New Roman" w:hAnsi="Calibri" w:cs="Calibri"/>
                <w:color w:val="000000"/>
                <w:lang w:val="en-SG" w:eastAsia="en-SG"/>
              </w:rPr>
              <w:t xml:space="preserve">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05196747" w14:textId="08390B0A" w:rsidR="00EC4D89" w:rsidRDefault="006B589C" w:rsidP="006B589C">
      <w:pPr>
        <w:jc w:val="center"/>
      </w:pPr>
      <w:r w:rsidRPr="00CD5704">
        <w:t xml:space="preserve">Table </w:t>
      </w:r>
      <w:r w:rsidR="003E2627">
        <w:fldChar w:fldCharType="begin"/>
      </w:r>
      <w:r w:rsidR="003E2627">
        <w:instrText xml:space="preserve"> SEQ Table \* ARABIC </w:instrText>
      </w:r>
      <w:r w:rsidR="003E2627">
        <w:fldChar w:fldCharType="separate"/>
      </w:r>
      <w:r w:rsidR="006C2BBA">
        <w:rPr>
          <w:noProof/>
        </w:rPr>
        <w:t>1</w:t>
      </w:r>
      <w:r w:rsidR="003E2627">
        <w:rPr>
          <w:noProof/>
        </w:rPr>
        <w:fldChar w:fldCharType="end"/>
      </w:r>
      <w:r w:rsidRPr="00CD5704">
        <w:t>:</w:t>
      </w:r>
      <w:r w:rsidRPr="00F417A3">
        <w:t xml:space="preserve"> Top 10 significan</w:t>
      </w:r>
      <w:r>
        <w:t>t</w:t>
      </w:r>
      <w:r w:rsidRPr="00F417A3">
        <w:t xml:space="preserve"> words per algorithm, proposed categorization, sub</w:t>
      </w:r>
      <w:r>
        <w:t>-</w:t>
      </w:r>
      <w:proofErr w:type="gramStart"/>
      <w:r w:rsidRPr="00F417A3">
        <w:t>topic</w:t>
      </w:r>
      <w:proofErr w:type="gramEnd"/>
      <w:r w:rsidRPr="00F417A3">
        <w:t xml:space="preserve"> and key concept selection, sorted in order of importance</w:t>
      </w:r>
    </w:p>
    <w:p w14:paraId="008BD1A3" w14:textId="77777777" w:rsidR="006B589C" w:rsidRDefault="006B589C" w:rsidP="006B589C">
      <w:pPr>
        <w:jc w:val="center"/>
        <w:rPr>
          <w:rFonts w:ascii="Times" w:eastAsia="Times New Roman" w:hAnsi="Times" w:cs="Times"/>
          <w:bCs/>
          <w:sz w:val="24"/>
          <w:szCs w:val="24"/>
        </w:rPr>
      </w:pPr>
    </w:p>
    <w:p w14:paraId="0DD9DA0F" w14:textId="77777777" w:rsidR="006B589C" w:rsidRDefault="006B589C">
      <w:pPr>
        <w:rPr>
          <w:rFonts w:ascii="Times" w:eastAsia="Times New Roman" w:hAnsi="Times" w:cs="Times"/>
          <w:bCs/>
          <w:sz w:val="24"/>
          <w:szCs w:val="24"/>
        </w:rPr>
      </w:pPr>
      <w:r>
        <w:rPr>
          <w:rFonts w:ascii="Times" w:eastAsia="Times New Roman" w:hAnsi="Times" w:cs="Times"/>
          <w:bCs/>
          <w:sz w:val="24"/>
          <w:szCs w:val="24"/>
        </w:rPr>
        <w:br w:type="page"/>
      </w:r>
    </w:p>
    <w:p w14:paraId="4027C2B1" w14:textId="77777777" w:rsidR="006C2BBA" w:rsidRPr="006C2BBA" w:rsidRDefault="00A704EE" w:rsidP="006C2BBA">
      <w:pPr>
        <w:jc w:val="both"/>
        <w:rPr>
          <w:rFonts w:ascii="Times" w:eastAsia="Times New Roman" w:hAnsi="Times" w:cs="Times"/>
          <w:bCs/>
          <w:sz w:val="24"/>
          <w:szCs w:val="24"/>
        </w:rPr>
      </w:pPr>
      <w:r w:rsidRPr="00CD2259">
        <w:rPr>
          <w:rFonts w:ascii="Times" w:eastAsia="Times New Roman" w:hAnsi="Times" w:cs="Times"/>
          <w:bCs/>
          <w:sz w:val="24"/>
          <w:szCs w:val="24"/>
        </w:rPr>
        <w:lastRenderedPageBreak/>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p>
    <w:p w14:paraId="2E947273" w14:textId="4826F7D1" w:rsidR="003E3AA8" w:rsidRDefault="006C2BBA" w:rsidP="002B09D6">
      <w:pPr>
        <w:jc w:val="both"/>
        <w:rPr>
          <w:rFonts w:ascii="Times" w:eastAsia="Times New Roman" w:hAnsi="Times" w:cs="Times"/>
          <w:bCs/>
          <w:sz w:val="24"/>
          <w:szCs w:val="24"/>
        </w:rPr>
      </w:pPr>
      <w:r w:rsidRPr="006C2BBA">
        <w:rPr>
          <w:rFonts w:ascii="Times" w:eastAsia="Times New Roman" w:hAnsi="Times" w:cs="Times"/>
          <w:bCs/>
          <w:sz w:val="24"/>
          <w:szCs w:val="24"/>
        </w:rPr>
        <w:t xml:space="preserve">Figure </w:t>
      </w:r>
      <w:r>
        <w:rPr>
          <w:noProof/>
        </w:rPr>
        <w:t>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4A708204" w14:textId="77777777" w:rsidR="006B589C" w:rsidRDefault="006B589C" w:rsidP="00F417A3">
      <w:pPr>
        <w:jc w:val="center"/>
      </w:pPr>
      <w:bookmarkStart w:id="57" w:name="_Ref102583316"/>
    </w:p>
    <w:p w14:paraId="503A44C9" w14:textId="015E4FA5" w:rsidR="00CD5704" w:rsidRPr="006B589C" w:rsidRDefault="00F417A3" w:rsidP="00F417A3">
      <w:pPr>
        <w:jc w:val="center"/>
        <w:rPr>
          <w:rFonts w:ascii="Times" w:eastAsia="Times New Roman" w:hAnsi="Times" w:cs="Times"/>
          <w:bCs/>
        </w:rPr>
      </w:pPr>
      <w:r w:rsidRPr="006B589C">
        <w:t xml:space="preserve">Figure </w:t>
      </w:r>
      <w:r w:rsidR="003E2627">
        <w:fldChar w:fldCharType="begin"/>
      </w:r>
      <w:r w:rsidR="003E2627">
        <w:instrText xml:space="preserve"> SEQ Figure \* ARABIC </w:instrText>
      </w:r>
      <w:r w:rsidR="003E2627">
        <w:fldChar w:fldCharType="separate"/>
      </w:r>
      <w:r w:rsidR="006C2BBA">
        <w:rPr>
          <w:noProof/>
        </w:rPr>
        <w:t>7</w:t>
      </w:r>
      <w:r w:rsidR="003E2627">
        <w:rPr>
          <w:noProof/>
        </w:rPr>
        <w:fldChar w:fldCharType="end"/>
      </w:r>
      <w:bookmarkEnd w:id="57"/>
      <w:r w:rsidRPr="006B589C">
        <w:t>:</w:t>
      </w:r>
      <w:r w:rsidR="006B589C">
        <w:t xml:space="preserve"> </w:t>
      </w:r>
      <w:r w:rsidR="002D2B9F" w:rsidRPr="006B589C">
        <w:t>Frequency</w:t>
      </w:r>
      <w:r w:rsidRPr="006B589C">
        <w:t xml:space="preserve"> and </w:t>
      </w:r>
      <w:r w:rsidR="002D2B9F" w:rsidRPr="006B589C">
        <w:t>weightage</w:t>
      </w:r>
      <w:r w:rsidRPr="006B589C">
        <w:t xml:space="preserve"> of top 10 words in Topic 1</w:t>
      </w:r>
    </w:p>
    <w:p w14:paraId="1B38C8A8" w14:textId="2F015D08" w:rsidR="00F417A3" w:rsidRPr="006B589C" w:rsidRDefault="00F417A3" w:rsidP="002B09D6">
      <w:pPr>
        <w:jc w:val="both"/>
        <w:rPr>
          <w:rFonts w:ascii="Times" w:eastAsia="Times New Roman" w:hAnsi="Times" w:cs="Times"/>
          <w:bCs/>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6EA8091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211D376C" w14:textId="5CDB3623" w:rsidR="006B589C" w:rsidRDefault="006B589C" w:rsidP="00174271">
      <w:pPr>
        <w:jc w:val="both"/>
        <w:rPr>
          <w:rFonts w:ascii="Times" w:eastAsia="Times New Roman" w:hAnsi="Times" w:cs="Times"/>
          <w:bCs/>
          <w:sz w:val="24"/>
          <w:szCs w:val="24"/>
        </w:rPr>
      </w:pPr>
    </w:p>
    <w:p w14:paraId="43D01AE5" w14:textId="0AAD1EE9" w:rsidR="00656DF6" w:rsidRPr="00656DF6" w:rsidRDefault="00F02240" w:rsidP="00AE03C2">
      <w:pPr>
        <w:pStyle w:val="Teaser"/>
        <w:numPr>
          <w:ilvl w:val="0"/>
          <w:numId w:val="15"/>
        </w:numPr>
        <w:jc w:val="both"/>
        <w:rPr>
          <w:rFonts w:ascii="Times" w:hAnsi="Times" w:cs="Times"/>
          <w:bCs/>
        </w:rPr>
      </w:pPr>
      <w:r w:rsidRPr="00656DF6">
        <w:rPr>
          <w:rFonts w:ascii="Times" w:hAnsi="Times" w:cs="Times"/>
          <w:b/>
        </w:rPr>
        <w:t>Discussion</w:t>
      </w:r>
      <w:r w:rsidR="00F958AF" w:rsidRPr="00656DF6">
        <w:rPr>
          <w:rFonts w:ascii="Times" w:hAnsi="Times" w:cs="Times"/>
          <w:b/>
        </w:rPr>
        <w:t xml:space="preserve"> and Implications</w:t>
      </w:r>
    </w:p>
    <w:p w14:paraId="42C3E37F" w14:textId="1BE2DA67" w:rsidR="00F02240" w:rsidRDefault="00917491" w:rsidP="00656DF6">
      <w:pPr>
        <w:pStyle w:val="Teaser"/>
        <w:jc w:val="both"/>
        <w:rPr>
          <w:rFonts w:ascii="Times" w:hAnsi="Times" w:cs="Times"/>
          <w:bCs/>
        </w:rPr>
      </w:pPr>
      <w:r w:rsidRPr="00917491">
        <w:rPr>
          <w:rFonts w:ascii="Times" w:hAnsi="Times" w:cs="Times"/>
          <w:bCs/>
        </w:rPr>
        <w:t xml:space="preserve">In order </w:t>
      </w:r>
      <w:r w:rsidR="00335297">
        <w:rPr>
          <w:rFonts w:ascii="Times" w:hAnsi="Times" w:cs="Times"/>
          <w:bCs/>
        </w:rPr>
        <w:t>from</w:t>
      </w:r>
      <w:r w:rsidRPr="00917491">
        <w:rPr>
          <w:rFonts w:ascii="Times" w:hAnsi="Times" w:cs="Times"/>
          <w:bCs/>
        </w:rPr>
        <w:t xml:space="preserve"> most important to least, </w:t>
      </w:r>
      <w:r w:rsidR="00335297">
        <w:rPr>
          <w:rFonts w:ascii="Times" w:hAnsi="Times" w:cs="Times"/>
          <w:bCs/>
        </w:rPr>
        <w:t>the analysis presented above</w:t>
      </w:r>
      <w:r w:rsidRPr="00917491">
        <w:rPr>
          <w:rFonts w:ascii="Times" w:hAnsi="Times" w:cs="Times"/>
          <w:bCs/>
        </w:rPr>
        <w:t xml:space="preserve"> ranked the following success</w:t>
      </w:r>
      <w:r w:rsidR="00C9652B">
        <w:rPr>
          <w:rFonts w:ascii="Times" w:hAnsi="Times" w:cs="Times"/>
          <w:bCs/>
        </w:rPr>
        <w:t xml:space="preserve"> and growth</w:t>
      </w:r>
      <w:r w:rsidRPr="00917491">
        <w:rPr>
          <w:rFonts w:ascii="Times" w:hAnsi="Times" w:cs="Times"/>
          <w:bCs/>
        </w:rPr>
        <w:t xml:space="preserve"> factors for RE projects: </w:t>
      </w:r>
      <w:r w:rsidR="00495EF4" w:rsidRPr="00917491">
        <w:rPr>
          <w:rFonts w:ascii="Times" w:hAnsi="Times" w:cs="Times"/>
          <w:bCs/>
        </w:rPr>
        <w:t xml:space="preserve">(1) </w:t>
      </w:r>
      <w:bookmarkStart w:id="58" w:name="_Hlk95232215"/>
      <w:r w:rsidRPr="00917491">
        <w:rPr>
          <w:rFonts w:ascii="Times" w:hAnsi="Times" w:cs="Times"/>
          <w:bCs/>
        </w:rPr>
        <w:t>Government (Policy)</w:t>
      </w:r>
      <w:bookmarkEnd w:id="58"/>
      <w:r>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 xml:space="preserve">Community (Support/ </w:t>
      </w:r>
      <w:r w:rsidR="00CC69A5" w:rsidRPr="00917491">
        <w:rPr>
          <w:rFonts w:ascii="Times" w:hAnsi="Times" w:cs="Times"/>
          <w:bCs/>
        </w:rPr>
        <w:lastRenderedPageBreak/>
        <w:t>Involvement)</w:t>
      </w:r>
      <w:r w:rsidR="00CC69A5">
        <w:rPr>
          <w:rFonts w:ascii="Times" w:hAnsi="Times" w:cs="Times"/>
          <w:bCs/>
        </w:rPr>
        <w:t xml:space="preserve">, (4) </w:t>
      </w:r>
      <w:r w:rsidRPr="00917491">
        <w:rPr>
          <w:rFonts w:ascii="Times" w:hAnsi="Times" w:cs="Times"/>
          <w:bCs/>
        </w:rPr>
        <w:t xml:space="preserve">Fiscal </w:t>
      </w:r>
      <w:r w:rsidR="00C42F79" w:rsidRPr="00C42F79">
        <w:rPr>
          <w:rFonts w:ascii="Times" w:hAnsi="Times" w:cs="Times"/>
          <w:bCs/>
        </w:rPr>
        <w:t xml:space="preserve">Mechanism </w:t>
      </w:r>
      <w:r w:rsidRPr="00917491">
        <w:rPr>
          <w:rFonts w:ascii="Times" w:hAnsi="Times" w:cs="Times"/>
          <w:bCs/>
        </w:rPr>
        <w:t>/Term</w:t>
      </w:r>
      <w:r>
        <w:rPr>
          <w:rFonts w:ascii="Times" w:hAnsi="Times" w:cs="Times"/>
          <w:bCs/>
        </w:rPr>
        <w:t xml:space="preserve"> and (5) </w:t>
      </w:r>
      <w:r w:rsidR="00D648A3">
        <w:rPr>
          <w:rFonts w:ascii="Times" w:hAnsi="Times" w:cs="Times"/>
          <w:bCs/>
        </w:rPr>
        <w:t>T</w:t>
      </w:r>
      <w:r w:rsidR="009B5908">
        <w:rPr>
          <w:rFonts w:ascii="Times" w:hAnsi="Times" w:cs="Times"/>
          <w:bCs/>
        </w:rPr>
        <w:t>alent</w:t>
      </w:r>
      <w:r>
        <w:rPr>
          <w:rFonts w:ascii="Times" w:hAnsi="Times" w:cs="Times"/>
          <w:bCs/>
        </w:rPr>
        <w:t>. In looking at the results, aside from (</w:t>
      </w:r>
      <w:r w:rsidR="00CC69A5">
        <w:rPr>
          <w:rFonts w:ascii="Times" w:hAnsi="Times" w:cs="Times"/>
          <w:bCs/>
        </w:rPr>
        <w:t>4</w:t>
      </w:r>
      <w:r>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ACE57EE" w14:textId="68E1611B" w:rsidR="00656DF6" w:rsidRPr="00AE03C2" w:rsidRDefault="00335297" w:rsidP="00656DF6">
      <w:pPr>
        <w:pStyle w:val="Teaser"/>
        <w:numPr>
          <w:ilvl w:val="1"/>
          <w:numId w:val="15"/>
        </w:numPr>
        <w:jc w:val="both"/>
        <w:rPr>
          <w:rFonts w:ascii="Times" w:hAnsi="Times" w:cs="Times"/>
        </w:rPr>
      </w:pPr>
      <w:r w:rsidRPr="00AE03C2">
        <w:rPr>
          <w:rFonts w:ascii="Times" w:hAnsi="Times" w:cs="Times"/>
          <w:b/>
          <w:bCs/>
        </w:rPr>
        <w:t>Government (Policy</w:t>
      </w:r>
      <w:r w:rsidRPr="00AE03C2">
        <w:rPr>
          <w:rFonts w:ascii="Times" w:hAnsi="Times" w:cs="Times"/>
        </w:rPr>
        <w:t>)</w:t>
      </w:r>
    </w:p>
    <w:p w14:paraId="42B254F2" w14:textId="4A085EF7" w:rsidR="00D565D0" w:rsidRDefault="00C17C6E" w:rsidP="00656DF6">
      <w:pPr>
        <w:pStyle w:val="Teaser"/>
        <w:jc w:val="both"/>
        <w:rPr>
          <w:rFonts w:ascii="Times" w:hAnsi="Times" w:cs="Times"/>
        </w:rPr>
      </w:pPr>
      <w:r>
        <w:rPr>
          <w:rFonts w:ascii="Times" w:hAnsi="Times" w:cs="Times"/>
        </w:rPr>
        <w:t xml:space="preserve">In the articles </w:t>
      </w:r>
      <w:r w:rsidR="00DF4CA2">
        <w:rPr>
          <w:rFonts w:ascii="Times" w:hAnsi="Times" w:cs="Times"/>
        </w:rPr>
        <w:t>analyzed</w:t>
      </w:r>
      <w:r>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6C2BBA" w:rsidRPr="006C2BBA">
            <w:rPr>
              <w:rFonts w:ascii="Times" w:hAnsi="Times" w:cs="Times"/>
              <w:noProof/>
            </w:rPr>
            <w:t>[24]</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581492B6"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6C2BBA" w:rsidRPr="006C2BBA">
            <w:rPr>
              <w:rFonts w:ascii="Times" w:hAnsi="Times" w:cs="Times"/>
              <w:noProof/>
            </w:rPr>
            <w:t>[25, 26]</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6C2BBA" w:rsidRPr="006C2BBA">
            <w:rPr>
              <w:rFonts w:ascii="Times" w:hAnsi="Times" w:cs="Times"/>
              <w:noProof/>
            </w:rPr>
            <w:t>[27, 28]</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07F27C5E"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6C2BBA" w:rsidRPr="006C2BBA">
            <w:rPr>
              <w:rFonts w:ascii="Times" w:hAnsi="Times" w:cs="Times"/>
              <w:noProof/>
            </w:rPr>
            <w:t>[29]</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[30]</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6C2BBA" w:rsidRPr="006C2BBA">
            <w:rPr>
              <w:rFonts w:ascii="Times" w:hAnsi="Times" w:cs="Times"/>
              <w:noProof/>
            </w:rPr>
            <w:t>[31]</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50F83E3D"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w:t>
      </w:r>
      <w:r w:rsidR="002F3215">
        <w:rPr>
          <w:rFonts w:ascii="Times" w:hAnsi="Times" w:cs="Times"/>
        </w:rPr>
        <w:t>is</w:t>
      </w:r>
      <w:r w:rsidR="00FC17B3" w:rsidRPr="00174271">
        <w:rPr>
          <w:rFonts w:ascii="Times" w:hAnsi="Times" w:cs="Times"/>
        </w:rPr>
        <w:t xml:space="preserv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[32]</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6C2BBA" w:rsidRPr="006C2BBA">
            <w:rPr>
              <w:rFonts w:ascii="Times" w:hAnsi="Times" w:cs="Times"/>
              <w:noProof/>
            </w:rPr>
            <w:t>[33]</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757BFAAF" w14:textId="7DDB327D" w:rsidR="00AE03C2" w:rsidRPr="00AE03C2" w:rsidRDefault="00AE03C2" w:rsidP="0045473B">
      <w:pPr>
        <w:pStyle w:val="Teaser"/>
        <w:jc w:val="both"/>
        <w:rPr>
          <w:rFonts w:ascii="Times" w:hAnsi="Times" w:cs="Times"/>
          <w:bCs/>
        </w:rPr>
      </w:pPr>
      <w:r w:rsidRPr="00AE03C2">
        <w:rPr>
          <w:rFonts w:ascii="Times" w:hAnsi="Times" w:cs="Times"/>
          <w:b/>
        </w:rPr>
        <w:t xml:space="preserve">3.2 </w:t>
      </w:r>
      <w:r w:rsidR="0045473B" w:rsidRPr="00AE03C2">
        <w:rPr>
          <w:rFonts w:ascii="Times" w:hAnsi="Times" w:cs="Times"/>
          <w:b/>
        </w:rPr>
        <w:t>Public-Private (</w:t>
      </w:r>
      <w:proofErr w:type="spellStart"/>
      <w:r w:rsidR="0045473B" w:rsidRPr="00AE03C2">
        <w:rPr>
          <w:rFonts w:ascii="Times" w:hAnsi="Times" w:cs="Times"/>
          <w:b/>
          <w:color w:val="000000"/>
          <w:lang w:val="en-SG" w:eastAsia="en-SG"/>
        </w:rPr>
        <w:t>Corisking</w:t>
      </w:r>
      <w:proofErr w:type="spellEnd"/>
      <w:r w:rsidR="0045473B" w:rsidRPr="00AE03C2">
        <w:rPr>
          <w:rFonts w:ascii="Times" w:hAnsi="Times" w:cs="Times"/>
          <w:b/>
          <w:color w:val="000000"/>
          <w:lang w:val="en-SG" w:eastAsia="en-SG"/>
        </w:rPr>
        <w:t>/ Perception</w:t>
      </w:r>
      <w:r w:rsidR="0045473B" w:rsidRPr="00AE03C2">
        <w:rPr>
          <w:rFonts w:ascii="Times" w:hAnsi="Times" w:cs="Times"/>
          <w:b/>
        </w:rPr>
        <w:t>)</w:t>
      </w:r>
    </w:p>
    <w:p w14:paraId="08B0F7A0" w14:textId="5D698FF1" w:rsidR="0045473B" w:rsidRDefault="003547DB" w:rsidP="0045473B">
      <w:pPr>
        <w:pStyle w:val="Teaser"/>
        <w:jc w:val="both"/>
        <w:rPr>
          <w:rFonts w:ascii="Times" w:hAnsi="Times" w:cs="Times"/>
          <w:bCs/>
        </w:rPr>
      </w:pPr>
      <w:r>
        <w:rPr>
          <w:rFonts w:ascii="Times" w:hAnsi="Times" w:cs="Times"/>
          <w:bCs/>
        </w:rPr>
        <w:lastRenderedPageBreak/>
        <w:t>This t</w:t>
      </w:r>
      <w:r w:rsidR="0045473B">
        <w:rPr>
          <w:rFonts w:ascii="Times" w:hAnsi="Times" w:cs="Times"/>
          <w:bCs/>
        </w:rPr>
        <w:t xml:space="preserve">opic can be linked to behavioral finance and decision sciences, where </w:t>
      </w:r>
      <w:r w:rsidR="0045473B" w:rsidRPr="001B39E7">
        <w:rPr>
          <w:rFonts w:ascii="Times" w:hAnsi="Times" w:cs="Times"/>
          <w:bCs/>
        </w:rPr>
        <w:t xml:space="preserve">perceived impressions towards the </w:t>
      </w:r>
      <w:r w:rsidR="0045473B">
        <w:rPr>
          <w:rFonts w:ascii="Times" w:hAnsi="Times" w:cs="Times"/>
          <w:bCs/>
        </w:rPr>
        <w:t>RE</w:t>
      </w:r>
      <w:r w:rsidR="0045473B"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0045473B" w:rsidRPr="005B3C66">
        <w:rPr>
          <w:rFonts w:ascii="Times" w:hAnsi="Times" w:cs="Times"/>
        </w:rPr>
        <w:t>. In a way, it is a measure of confidence, be it towards state of technology (present or future),</w:t>
      </w:r>
      <w:r w:rsidR="0045473B">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sidR="0045473B">
            <w:rPr>
              <w:rFonts w:ascii="Times" w:hAnsi="Times" w:cs="Times"/>
              <w:bCs/>
            </w:rPr>
            <w:fldChar w:fldCharType="begin"/>
          </w:r>
          <w:r w:rsidR="0045473B">
            <w:rPr>
              <w:rFonts w:ascii="Times" w:hAnsi="Times" w:cs="Times"/>
              <w:bCs/>
            </w:rPr>
            <w:instrText xml:space="preserve">CITATION Bry94 \l 1033 </w:instrText>
          </w:r>
          <w:r w:rsidR="0045473B">
            <w:rPr>
              <w:rFonts w:ascii="Times" w:hAnsi="Times" w:cs="Times"/>
              <w:bCs/>
            </w:rPr>
            <w:fldChar w:fldCharType="separate"/>
          </w:r>
          <w:r w:rsidR="006C2BBA" w:rsidRPr="006C2BBA">
            <w:rPr>
              <w:rFonts w:ascii="Times" w:hAnsi="Times" w:cs="Times"/>
              <w:noProof/>
            </w:rPr>
            <w:t>[34]</w:t>
          </w:r>
          <w:r w:rsidR="0045473B">
            <w:rPr>
              <w:rFonts w:ascii="Times" w:hAnsi="Times" w:cs="Times"/>
              <w:bCs/>
            </w:rPr>
            <w:fldChar w:fldCharType="end"/>
          </w:r>
        </w:sdtContent>
      </w:sdt>
      <w:r w:rsidR="0045473B">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sidR="0045473B">
            <w:rPr>
              <w:rFonts w:ascii="Times" w:hAnsi="Times" w:cs="Times"/>
              <w:bCs/>
            </w:rPr>
            <w:fldChar w:fldCharType="begin"/>
          </w:r>
          <w:r w:rsidR="0045473B">
            <w:rPr>
              <w:rFonts w:ascii="Times" w:hAnsi="Times" w:cs="Times"/>
              <w:bCs/>
            </w:rPr>
            <w:instrText xml:space="preserve"> CITATION Mar11 \l 1033 </w:instrText>
          </w:r>
          <w:r w:rsidR="0045473B">
            <w:rPr>
              <w:rFonts w:ascii="Times" w:hAnsi="Times" w:cs="Times"/>
              <w:bCs/>
            </w:rPr>
            <w:fldChar w:fldCharType="separate"/>
          </w:r>
          <w:r w:rsidR="006C2BBA" w:rsidRPr="006C2BBA">
            <w:rPr>
              <w:rFonts w:ascii="Times" w:hAnsi="Times" w:cs="Times"/>
              <w:noProof/>
            </w:rPr>
            <w:t>[35]</w:t>
          </w:r>
          <w:r w:rsidR="0045473B">
            <w:rPr>
              <w:rFonts w:ascii="Times" w:hAnsi="Times" w:cs="Times"/>
              <w:bCs/>
            </w:rPr>
            <w:fldChar w:fldCharType="end"/>
          </w:r>
        </w:sdtContent>
      </w:sdt>
      <w:r w:rsidR="0045473B">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sidR="0045473B">
            <w:rPr>
              <w:rFonts w:ascii="Times" w:hAnsi="Times" w:cs="Times"/>
              <w:bCs/>
            </w:rPr>
            <w:fldChar w:fldCharType="begin"/>
          </w:r>
          <w:r w:rsidR="0045473B">
            <w:rPr>
              <w:rFonts w:ascii="Times" w:hAnsi="Times" w:cs="Times"/>
              <w:bCs/>
            </w:rPr>
            <w:instrText xml:space="preserve"> CITATION IRE19 \l 1033 </w:instrText>
          </w:r>
          <w:r w:rsidR="0045473B">
            <w:rPr>
              <w:rFonts w:ascii="Times" w:hAnsi="Times" w:cs="Times"/>
              <w:bCs/>
            </w:rPr>
            <w:fldChar w:fldCharType="separate"/>
          </w:r>
          <w:r w:rsidR="006C2BBA" w:rsidRPr="006C2BBA">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.The International Renewable Energy Agency (IRENA) highlighted the need for </w:t>
      </w:r>
      <w:r w:rsidR="0045473B"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sidR="0045473B">
        <w:rPr>
          <w:rFonts w:ascii="Times" w:hAnsi="Times" w:cs="Times"/>
          <w:bCs/>
        </w:rPr>
        <w:t xml:space="preserve"> </w:t>
      </w:r>
      <w:sdt>
        <w:sdtPr>
          <w:rPr>
            <w:rFonts w:ascii="Times" w:hAnsi="Times" w:cs="Times"/>
            <w:bCs/>
          </w:rPr>
          <w:id w:val="-2091689139"/>
          <w:citation/>
        </w:sdtPr>
        <w:sdtEndPr/>
        <w:sdtContent>
          <w:r w:rsidR="0045473B">
            <w:rPr>
              <w:rFonts w:ascii="Times" w:hAnsi="Times" w:cs="Times"/>
              <w:bCs/>
            </w:rPr>
            <w:fldChar w:fldCharType="begin"/>
          </w:r>
          <w:r w:rsidR="0045473B">
            <w:rPr>
              <w:rFonts w:ascii="Times" w:hAnsi="Times" w:cs="Times"/>
              <w:bCs/>
            </w:rPr>
            <w:instrText xml:space="preserve"> CITATION IRE19 \l 1033 </w:instrText>
          </w:r>
          <w:r w:rsidR="0045473B">
            <w:rPr>
              <w:rFonts w:ascii="Times" w:hAnsi="Times" w:cs="Times"/>
              <w:bCs/>
            </w:rPr>
            <w:fldChar w:fldCharType="separate"/>
          </w:r>
          <w:r w:rsidR="006C2BBA" w:rsidRPr="006C2BBA">
            <w:rPr>
              <w:rFonts w:ascii="Times" w:hAnsi="Times" w:cs="Times"/>
              <w:noProof/>
            </w:rPr>
            <w:t>[36]</w:t>
          </w:r>
          <w:r w:rsidR="0045473B">
            <w:rPr>
              <w:rFonts w:ascii="Times" w:hAnsi="Times" w:cs="Times"/>
              <w:bCs/>
            </w:rPr>
            <w:fldChar w:fldCharType="end"/>
          </w:r>
        </w:sdtContent>
      </w:sdt>
      <w:r w:rsidR="0045473B" w:rsidRPr="00F44D3D">
        <w:rPr>
          <w:rFonts w:ascii="Times" w:hAnsi="Times" w:cs="Times"/>
          <w:bCs/>
        </w:rPr>
        <w:t>.</w:t>
      </w:r>
      <w:r w:rsidR="0045473B">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43E20781"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6C2BBA" w:rsidRPr="006C2BBA">
            <w:rPr>
              <w:rFonts w:ascii="Times" w:hAnsi="Times" w:cs="Times"/>
              <w:noProof/>
            </w:rPr>
            <w:t>[37]</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0948D761"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6C2BBA" w:rsidRPr="006C2BBA">
            <w:rPr>
              <w:rFonts w:ascii="Times" w:hAnsi="Times" w:cs="Times"/>
              <w:noProof/>
            </w:rPr>
            <w:t>[38]</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6C2BBA" w:rsidRPr="006C2BBA">
            <w:rPr>
              <w:rFonts w:ascii="Times" w:hAnsi="Times" w:cs="Times"/>
              <w:noProof/>
            </w:rPr>
            <w:t>[39]</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6C2BBA" w:rsidRPr="006C2BBA">
            <w:rPr>
              <w:rFonts w:ascii="Times" w:hAnsi="Times" w:cs="Times"/>
              <w:noProof/>
            </w:rPr>
            <w:t>[40]</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110E5F91"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[41]</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53818C8C"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6C2BBA" w:rsidRPr="006C2BBA">
            <w:rPr>
              <w:rFonts w:ascii="Times" w:hAnsi="Times" w:cs="Times"/>
              <w:noProof/>
            </w:rPr>
            <w:t>[42]</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was </w:t>
      </w:r>
      <w:r w:rsidR="00CE7D93">
        <w:rPr>
          <w:rFonts w:ascii="Times" w:hAnsi="Times" w:cs="Times"/>
          <w:bCs/>
        </w:rPr>
        <w:t>also</w:t>
      </w:r>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6C2BBA" w:rsidRPr="006C2BBA">
            <w:rPr>
              <w:rFonts w:ascii="Times" w:hAnsi="Times" w:cs="Times"/>
              <w:noProof/>
            </w:rPr>
            <w:t>[42]</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49B9EF8D"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6C2BBA" w:rsidRPr="006C2BBA">
            <w:rPr>
              <w:rFonts w:ascii="Times" w:hAnsi="Times" w:cs="Times"/>
              <w:noProof/>
            </w:rPr>
            <w:t>[43]</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6C2BBA" w:rsidRPr="006C2BBA">
            <w:rPr>
              <w:rFonts w:ascii="Times" w:hAnsi="Times" w:cs="Times"/>
              <w:noProof/>
            </w:rPr>
            <w:t>[44]</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6C2BBA" w:rsidRPr="006C2BBA">
            <w:rPr>
              <w:rFonts w:ascii="Times" w:hAnsi="Times" w:cs="Times"/>
              <w:noProof/>
            </w:rPr>
            <w:t>[45]</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83FEDB2" w14:textId="17C0B74A" w:rsidR="00AE03C2" w:rsidRPr="00AE03C2" w:rsidRDefault="00AE03C2" w:rsidP="0045473B">
      <w:pPr>
        <w:pStyle w:val="Teaser"/>
        <w:jc w:val="both"/>
        <w:rPr>
          <w:rFonts w:ascii="Times" w:hAnsi="Times" w:cs="Times"/>
          <w:bCs/>
        </w:rPr>
      </w:pPr>
      <w:r w:rsidRPr="00AE03C2">
        <w:rPr>
          <w:b/>
          <w:bCs/>
        </w:rPr>
        <w:t xml:space="preserve">3.3 </w:t>
      </w:r>
      <w:r w:rsidR="0045473B" w:rsidRPr="00AE03C2">
        <w:rPr>
          <w:b/>
          <w:bCs/>
        </w:rPr>
        <w:t>Community (Support/ Involvement)</w:t>
      </w:r>
      <w:r w:rsidR="0045473B" w:rsidRPr="00AE03C2">
        <w:rPr>
          <w:rFonts w:ascii="Times" w:hAnsi="Times" w:cs="Times"/>
          <w:bCs/>
        </w:rPr>
        <w:t xml:space="preserve"> </w:t>
      </w:r>
    </w:p>
    <w:p w14:paraId="54896C1D" w14:textId="47F91B5A" w:rsidR="0045473B" w:rsidRDefault="0045473B" w:rsidP="0045473B">
      <w:pPr>
        <w:pStyle w:val="Teaser"/>
        <w:jc w:val="both"/>
        <w:rPr>
          <w:rFonts w:ascii="Times" w:hAnsi="Times" w:cs="Times"/>
          <w:bCs/>
        </w:rPr>
      </w:pPr>
      <w:r>
        <w:rPr>
          <w:rFonts w:ascii="Times" w:hAnsi="Times" w:cs="Times"/>
          <w:bCs/>
        </w:rPr>
        <w:t xml:space="preserve">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6C2BBA" w:rsidRPr="006C2BBA">
            <w:rPr>
              <w:rFonts w:ascii="Times" w:hAnsi="Times" w:cs="Times"/>
              <w:noProof/>
            </w:rPr>
            <w:t>[46]</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6C2BBA" w:rsidRPr="006C2BBA">
            <w:rPr>
              <w:rFonts w:ascii="Times" w:hAnsi="Times" w:cs="Times"/>
              <w:noProof/>
            </w:rPr>
            <w:t>[47]</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1CDE81F0"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[48]</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6C2BBA" w:rsidRPr="006C2BBA">
            <w:rPr>
              <w:rFonts w:ascii="Times" w:hAnsi="Times" w:cs="Times"/>
              <w:noProof/>
            </w:rPr>
            <w:t>[49]</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02DBB598" w14:textId="6993351A" w:rsidR="00AE03C2" w:rsidRDefault="00AE03C2" w:rsidP="0084087F">
      <w:pPr>
        <w:pStyle w:val="Teaser"/>
        <w:jc w:val="both"/>
        <w:rPr>
          <w:rFonts w:ascii="Times" w:hAnsi="Times" w:cs="Times"/>
          <w:iCs/>
        </w:rPr>
      </w:pPr>
      <w:r>
        <w:rPr>
          <w:rFonts w:ascii="Times" w:hAnsi="Times" w:cs="Times"/>
          <w:b/>
          <w:bCs/>
          <w:iCs/>
        </w:rPr>
        <w:t xml:space="preserve">3.4 </w:t>
      </w:r>
      <w:r w:rsidR="00615B01" w:rsidRPr="00AE03C2">
        <w:rPr>
          <w:rFonts w:ascii="Times" w:hAnsi="Times" w:cs="Times"/>
          <w:b/>
          <w:bCs/>
          <w:iCs/>
        </w:rPr>
        <w:t>Fiscal (</w:t>
      </w:r>
      <w:r w:rsidR="00C42F79" w:rsidRPr="00AE03C2">
        <w:rPr>
          <w:rFonts w:ascii="Times" w:hAnsi="Times" w:cs="Times"/>
          <w:b/>
          <w:bCs/>
          <w:iCs/>
        </w:rPr>
        <w:t>Mechanism</w:t>
      </w:r>
      <w:r w:rsidR="00615B01" w:rsidRPr="00AE03C2">
        <w:rPr>
          <w:rFonts w:ascii="Times" w:hAnsi="Times" w:cs="Times"/>
          <w:b/>
          <w:bCs/>
          <w:iCs/>
        </w:rPr>
        <w:t>/Terms)</w:t>
      </w:r>
      <w:r w:rsidR="00552A3E" w:rsidRPr="00552A3E">
        <w:rPr>
          <w:rFonts w:ascii="Times" w:hAnsi="Times" w:cs="Times"/>
          <w:iCs/>
        </w:rPr>
        <w:t xml:space="preserve"> </w:t>
      </w:r>
    </w:p>
    <w:p w14:paraId="1AC72492" w14:textId="65CFC6E8" w:rsidR="009E4B81" w:rsidRDefault="00552A3E" w:rsidP="0084087F">
      <w:pPr>
        <w:pStyle w:val="Teaser"/>
        <w:jc w:val="both"/>
        <w:rPr>
          <w:rFonts w:ascii="Times" w:hAnsi="Times" w:cs="Times"/>
        </w:rPr>
      </w:pPr>
      <w:r>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Pr>
          <w:rFonts w:ascii="Times" w:hAnsi="Times" w:cs="Times"/>
          <w:iCs/>
        </w:rPr>
        <w:t>RE projects</w:t>
      </w:r>
      <w:r w:rsidR="00C42F79">
        <w:rPr>
          <w:rFonts w:ascii="Times" w:hAnsi="Times" w:cs="Times"/>
          <w:iCs/>
        </w:rPr>
        <w:t xml:space="preserve"> being developed</w:t>
      </w:r>
      <w:r>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Pr>
          <w:rFonts w:ascii="Times" w:hAnsi="Times" w:cs="Times"/>
          <w:iCs/>
        </w:rPr>
        <w:t xml:space="preserve">, our review has found it more common </w:t>
      </w:r>
      <w:r w:rsidR="009E4B81">
        <w:rPr>
          <w:rFonts w:ascii="Times" w:hAnsi="Times" w:cs="Times"/>
          <w:iCs/>
        </w:rPr>
        <w:t>for</w:t>
      </w:r>
      <w:r>
        <w:rPr>
          <w:rFonts w:ascii="Times" w:hAnsi="Times" w:cs="Times"/>
          <w:iCs/>
        </w:rPr>
        <w:t xml:space="preserve"> aut</w:t>
      </w:r>
      <w:r w:rsidR="009E4B81">
        <w:rPr>
          <w:rFonts w:ascii="Times" w:hAnsi="Times" w:cs="Times"/>
          <w:iCs/>
        </w:rPr>
        <w:t>h</w:t>
      </w:r>
      <w:r>
        <w:rPr>
          <w:rFonts w:ascii="Times" w:hAnsi="Times" w:cs="Times"/>
          <w:iCs/>
        </w:rPr>
        <w:t>o</w:t>
      </w:r>
      <w:r w:rsidR="009E4B81">
        <w:rPr>
          <w:rFonts w:ascii="Times" w:hAnsi="Times" w:cs="Times"/>
          <w:iCs/>
        </w:rPr>
        <w:t>r</w:t>
      </w:r>
      <w:r>
        <w:rPr>
          <w:rFonts w:ascii="Times" w:hAnsi="Times" w:cs="Times"/>
          <w:iCs/>
        </w:rPr>
        <w:t xml:space="preserve">s </w:t>
      </w:r>
      <w:r w:rsidR="009E4B81">
        <w:rPr>
          <w:rFonts w:ascii="Times" w:hAnsi="Times" w:cs="Times"/>
          <w:iCs/>
        </w:rPr>
        <w:t xml:space="preserve">to </w:t>
      </w:r>
      <w:r>
        <w:rPr>
          <w:rFonts w:ascii="Times" w:hAnsi="Times" w:cs="Times"/>
          <w:iCs/>
        </w:rPr>
        <w:t xml:space="preserve">discuss fiscal </w:t>
      </w:r>
      <w:r w:rsidR="009E4B81">
        <w:rPr>
          <w:rFonts w:ascii="Times" w:hAnsi="Times" w:cs="Times"/>
          <w:iCs/>
        </w:rPr>
        <w:t>mechanisms</w:t>
      </w:r>
      <w:r>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Pr>
          <w:rFonts w:ascii="Times" w:hAnsi="Times" w:cs="Times"/>
        </w:rPr>
        <w:t xml:space="preserve"> </w:t>
      </w:r>
      <w:r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[50, 51, 52]</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3D4BE480" w14:textId="7CDD0F14"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w:t>
      </w:r>
      <w:proofErr w:type="gramStart"/>
      <w:r w:rsidR="00C42F79">
        <w:rPr>
          <w:rFonts w:ascii="Times" w:hAnsi="Times" w:cs="Times"/>
        </w:rPr>
        <w:t>Italy</w:t>
      </w:r>
      <w:proofErr w:type="gramEnd"/>
      <w:r w:rsidR="00C42F79">
        <w:rPr>
          <w:rFonts w:ascii="Times" w:hAnsi="Times" w:cs="Times"/>
        </w:rPr>
        <w:t xml:space="preserve"> and France. According to the International Energy Agency (IEA), FITs 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6C2BBA" w:rsidRPr="006C2BBA">
            <w:rPr>
              <w:rFonts w:ascii="Times" w:hAnsi="Times" w:cs="Times"/>
              <w:noProof/>
            </w:rPr>
            <w:t>[53]</w:t>
          </w:r>
          <w:r w:rsidR="00C42F79">
            <w:rPr>
              <w:rFonts w:ascii="Times" w:hAnsi="Times" w:cs="Times"/>
            </w:rPr>
            <w:fldChar w:fldCharType="end"/>
          </w:r>
        </w:sdtContent>
      </w:sdt>
      <w:r w:rsidR="00C42F79">
        <w:rPr>
          <w:rFonts w:ascii="Times" w:hAnsi="Times" w:cs="Times"/>
        </w:rPr>
        <w:t xml:space="preserve">. Tariffs are pricing instruments where </w:t>
      </w:r>
      <w:r w:rsidR="00C42F79">
        <w:rPr>
          <w:rFonts w:ascii="Times" w:hAnsi="Times" w:cs="Times"/>
        </w:rPr>
        <w:lastRenderedPageBreak/>
        <w:t>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07AC4305" w14:textId="6BE0ED1F"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6C2BBA" w:rsidRPr="006C2BBA">
            <w:rPr>
              <w:rFonts w:ascii="Times" w:hAnsi="Times" w:cs="Times"/>
              <w:noProof/>
            </w:rPr>
            <w:t>[54]</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6C2BBA" w:rsidRPr="006C2BBA">
            <w:rPr>
              <w:rFonts w:ascii="Times" w:hAnsi="Times" w:cs="Times"/>
              <w:noProof/>
            </w:rPr>
            <w:t>[55]</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68BB9ABD"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6C2BBA" w:rsidRPr="006C2BBA">
            <w:rPr>
              <w:rFonts w:ascii="Times" w:hAnsi="Times" w:cs="Times"/>
              <w:noProof/>
            </w:rPr>
            <w:t>[56]</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6C2BBA" w:rsidRPr="006C2BBA">
            <w:rPr>
              <w:rFonts w:ascii="Times" w:hAnsi="Times" w:cs="Times"/>
              <w:noProof/>
            </w:rPr>
            <w:t>[57]</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05F0F238" w14:textId="77777777" w:rsidR="00AE03C2" w:rsidRDefault="00AE03C2" w:rsidP="001C5142">
      <w:pPr>
        <w:pStyle w:val="Teaser"/>
        <w:jc w:val="both"/>
        <w:rPr>
          <w:rFonts w:ascii="Times" w:hAnsi="Times" w:cs="Times"/>
          <w:bCs/>
        </w:rPr>
      </w:pPr>
      <w:r w:rsidRPr="00AE03C2">
        <w:rPr>
          <w:rFonts w:ascii="Times" w:hAnsi="Times" w:cs="Times"/>
          <w:b/>
        </w:rPr>
        <w:t xml:space="preserve">3.5 </w:t>
      </w:r>
      <w:r w:rsidR="009B5908" w:rsidRPr="00AE03C2">
        <w:rPr>
          <w:rFonts w:ascii="Times" w:hAnsi="Times" w:cs="Times"/>
          <w:b/>
        </w:rPr>
        <w:t>Talent</w:t>
      </w:r>
    </w:p>
    <w:p w14:paraId="4DB3EF77" w14:textId="78EB8607" w:rsidR="009B5908" w:rsidRDefault="00C9652B" w:rsidP="001C5142">
      <w:pPr>
        <w:pStyle w:val="Teaser"/>
        <w:jc w:val="both"/>
        <w:rPr>
          <w:rFonts w:ascii="Times" w:hAnsi="Times" w:cs="Times"/>
          <w:bCs/>
        </w:rPr>
      </w:pPr>
      <w:r>
        <w:rPr>
          <w:rFonts w:ascii="Times" w:hAnsi="Times" w:cs="Times"/>
          <w:bCs/>
        </w:rPr>
        <w:t>In our review, we have found that</w:t>
      </w:r>
      <w:r w:rsidR="009B5908">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Pr>
          <w:rFonts w:ascii="Times" w:hAnsi="Times" w:cs="Times"/>
          <w:bCs/>
        </w:rPr>
        <w:t xml:space="preserve"> </w:t>
      </w:r>
      <w:r w:rsidR="009B5908">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08C0441B" w14:textId="2BF9C049" w:rsidR="00104F10" w:rsidRDefault="00F96AE5" w:rsidP="009E041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6C2BBA" w:rsidRPr="006C2BBA">
            <w:rPr>
              <w:rFonts w:ascii="Times" w:hAnsi="Times" w:cs="Times"/>
              <w:noProof/>
            </w:rPr>
            <w:t>[58, 59]</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[60, 61, 58]</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275279CD" w14:textId="77777777" w:rsidR="00CE7D93" w:rsidRDefault="00CE7D93" w:rsidP="009E0415">
      <w:pPr>
        <w:pStyle w:val="Teaser"/>
        <w:jc w:val="both"/>
        <w:rPr>
          <w:rFonts w:ascii="Times" w:hAnsi="Times" w:cs="Times"/>
          <w:bCs/>
        </w:rPr>
      </w:pPr>
    </w:p>
    <w:p w14:paraId="1402C74F" w14:textId="77777777" w:rsidR="00AE03C2" w:rsidRPr="00AE03C2" w:rsidRDefault="001B39E7" w:rsidP="00AE03C2">
      <w:pPr>
        <w:pStyle w:val="ListParagraph"/>
        <w:numPr>
          <w:ilvl w:val="0"/>
          <w:numId w:val="15"/>
        </w:numPr>
        <w:rPr>
          <w:rFonts w:ascii="Times" w:eastAsia="Times New Roman" w:hAnsi="Times" w:cs="Times"/>
          <w:bCs/>
          <w:sz w:val="24"/>
          <w:szCs w:val="24"/>
        </w:rPr>
      </w:pPr>
      <w:r w:rsidRPr="00AE03C2">
        <w:rPr>
          <w:rFonts w:ascii="Times" w:hAnsi="Times" w:cs="Times"/>
          <w:b/>
          <w:sz w:val="24"/>
          <w:szCs w:val="24"/>
        </w:rPr>
        <w:t xml:space="preserve">Limitations of Study and </w:t>
      </w:r>
      <w:r w:rsidR="00F02240" w:rsidRPr="00AE03C2">
        <w:rPr>
          <w:rFonts w:ascii="Times" w:hAnsi="Times" w:cs="Times"/>
          <w:b/>
          <w:sz w:val="24"/>
          <w:szCs w:val="24"/>
        </w:rPr>
        <w:t>Conclusions</w:t>
      </w:r>
    </w:p>
    <w:p w14:paraId="308063ED" w14:textId="7D00C2D5" w:rsidR="001073FE" w:rsidRDefault="001B39E7" w:rsidP="00AE03C2">
      <w:r w:rsidRPr="00AE03C2">
        <w:rPr>
          <w:rFonts w:ascii="Times" w:eastAsia="Times New Roman" w:hAnsi="Times" w:cs="Times"/>
          <w:bCs/>
          <w:sz w:val="24"/>
          <w:szCs w:val="24"/>
        </w:rPr>
        <w:t xml:space="preserve">This study adopted </w:t>
      </w:r>
      <w:r w:rsidR="00D648A3" w:rsidRPr="00AE03C2">
        <w:rPr>
          <w:rFonts w:ascii="Times" w:eastAsia="Times New Roman" w:hAnsi="Times" w:cs="Times"/>
          <w:bCs/>
          <w:sz w:val="24"/>
          <w:szCs w:val="24"/>
        </w:rPr>
        <w:t xml:space="preserve">TM+TM </w:t>
      </w:r>
      <w:r w:rsidRPr="00AE03C2">
        <w:rPr>
          <w:rFonts w:ascii="Times" w:eastAsia="Times New Roman" w:hAnsi="Times" w:cs="Times"/>
          <w:bCs/>
          <w:sz w:val="24"/>
          <w:szCs w:val="24"/>
        </w:rPr>
        <w:t>method</w:t>
      </w:r>
      <w:r w:rsidR="00477F75" w:rsidRPr="00AE03C2">
        <w:rPr>
          <w:rFonts w:ascii="Times" w:eastAsia="Times New Roman" w:hAnsi="Times" w:cs="Times"/>
          <w:bCs/>
          <w:sz w:val="24"/>
          <w:szCs w:val="24"/>
        </w:rPr>
        <w:t>s</w:t>
      </w:r>
      <w:r w:rsidRPr="00AE03C2">
        <w:rPr>
          <w:rFonts w:ascii="Times" w:eastAsia="Times New Roman" w:hAnsi="Times" w:cs="Times"/>
          <w:bCs/>
          <w:sz w:val="24"/>
          <w:szCs w:val="24"/>
        </w:rPr>
        <w:t xml:space="preserve"> to identify common topics </w:t>
      </w:r>
      <w:r w:rsidR="00477F75" w:rsidRPr="00AE03C2">
        <w:rPr>
          <w:rFonts w:ascii="Times" w:eastAsia="Times New Roman" w:hAnsi="Times" w:cs="Times"/>
          <w:bCs/>
          <w:sz w:val="24"/>
          <w:szCs w:val="24"/>
        </w:rPr>
        <w:t xml:space="preserve">related to successful RE projects, </w:t>
      </w:r>
      <w:r w:rsidRPr="00AE03C2">
        <w:rPr>
          <w:rFonts w:ascii="Times" w:eastAsia="Times New Roman" w:hAnsi="Times" w:cs="Times"/>
          <w:bCs/>
          <w:sz w:val="24"/>
          <w:szCs w:val="24"/>
        </w:rPr>
        <w:t>in current scientific research.</w:t>
      </w:r>
      <w:r w:rsidR="00477F75" w:rsidRPr="00AE03C2">
        <w:rPr>
          <w:rFonts w:ascii="Times" w:eastAsia="Times New Roman" w:hAnsi="Times" w:cs="Times"/>
          <w:bCs/>
          <w:sz w:val="24"/>
          <w:szCs w:val="24"/>
        </w:rPr>
        <w:t xml:space="preserve"> </w:t>
      </w:r>
      <w:r w:rsidR="00D648A3" w:rsidRPr="00AE03C2">
        <w:rPr>
          <w:rFonts w:ascii="Times" w:eastAsia="Times New Roman" w:hAnsi="Times" w:cs="Times"/>
          <w:bCs/>
          <w:sz w:val="24"/>
          <w:szCs w:val="24"/>
        </w:rPr>
        <w:t xml:space="preserve">We have tried to rank and justify our observations with </w:t>
      </w:r>
      <w:r w:rsidR="005A732D" w:rsidRPr="00AE03C2">
        <w:rPr>
          <w:rFonts w:ascii="Times" w:eastAsia="Times New Roman" w:hAnsi="Times" w:cs="Times"/>
          <w:bCs/>
          <w:sz w:val="24"/>
          <w:szCs w:val="24"/>
        </w:rPr>
        <w:t>illustrations</w:t>
      </w:r>
      <w:r w:rsidR="00D648A3" w:rsidRPr="00AE03C2">
        <w:rPr>
          <w:rFonts w:ascii="Times" w:eastAsia="Times New Roman" w:hAnsi="Times" w:cs="Times"/>
          <w:bCs/>
          <w:sz w:val="24"/>
          <w:szCs w:val="24"/>
        </w:rPr>
        <w:t xml:space="preserve"> and examples of the numerous </w:t>
      </w:r>
      <w:r w:rsidRPr="00AE03C2">
        <w:rPr>
          <w:rFonts w:ascii="Times" w:eastAsia="Times New Roman" w:hAnsi="Times" w:cs="Times"/>
          <w:bCs/>
          <w:sz w:val="24"/>
          <w:szCs w:val="24"/>
        </w:rPr>
        <w:t xml:space="preserve">factors </w:t>
      </w:r>
      <w:r w:rsidR="00D648A3" w:rsidRPr="00AE03C2">
        <w:rPr>
          <w:rFonts w:ascii="Times" w:eastAsia="Times New Roman" w:hAnsi="Times" w:cs="Times"/>
          <w:bCs/>
          <w:sz w:val="24"/>
          <w:szCs w:val="24"/>
        </w:rPr>
        <w:t>contribute to</w:t>
      </w:r>
      <w:r w:rsidR="00477F75" w:rsidRPr="00AE03C2">
        <w:rPr>
          <w:rFonts w:ascii="Times" w:eastAsia="Times New Roman" w:hAnsi="Times" w:cs="Times"/>
          <w:bCs/>
          <w:sz w:val="24"/>
          <w:szCs w:val="24"/>
        </w:rPr>
        <w:t xml:space="preserve"> success </w:t>
      </w:r>
      <w:r w:rsidR="00D648A3" w:rsidRPr="00AE03C2">
        <w:rPr>
          <w:rFonts w:ascii="Times" w:eastAsia="Times New Roman" w:hAnsi="Times" w:cs="Times"/>
          <w:bCs/>
          <w:sz w:val="24"/>
          <w:szCs w:val="24"/>
        </w:rPr>
        <w:t>and growth of</w:t>
      </w:r>
      <w:r w:rsidRPr="00AE03C2">
        <w:rPr>
          <w:rFonts w:ascii="Times" w:eastAsia="Times New Roman" w:hAnsi="Times" w:cs="Times"/>
          <w:bCs/>
          <w:sz w:val="24"/>
          <w:szCs w:val="24"/>
        </w:rPr>
        <w:t xml:space="preserve"> </w:t>
      </w:r>
      <w:r w:rsidR="00477F75" w:rsidRPr="00AE03C2">
        <w:rPr>
          <w:rFonts w:ascii="Times" w:eastAsia="Times New Roman" w:hAnsi="Times" w:cs="Times"/>
          <w:bCs/>
          <w:sz w:val="24"/>
          <w:szCs w:val="24"/>
        </w:rPr>
        <w:t>RE projects</w:t>
      </w:r>
      <w:r w:rsidR="00D648A3" w:rsidRPr="00AE03C2">
        <w:rPr>
          <w:rFonts w:ascii="Times" w:eastAsia="Times New Roman" w:hAnsi="Times" w:cs="Times"/>
          <w:bCs/>
          <w:sz w:val="24"/>
          <w:szCs w:val="24"/>
        </w:rPr>
        <w:t xml:space="preserve">, and that it is often the more “softer” aspects </w:t>
      </w:r>
      <w:r w:rsidR="00D648A3" w:rsidRPr="00AE03C2">
        <w:rPr>
          <w:rFonts w:ascii="Times" w:eastAsia="Times New Roman" w:hAnsi="Times" w:cs="Times"/>
          <w:bCs/>
          <w:sz w:val="24"/>
          <w:szCs w:val="24"/>
        </w:rPr>
        <w:lastRenderedPageBreak/>
        <w:t>that dominate, with 4 out of 5 of our topics being non-financially focused. In order of important ace, we have modeled the major areas of consideration to be: (1) Government (Policy), (2) Public-Private (</w:t>
      </w:r>
      <w:proofErr w:type="spellStart"/>
      <w:r w:rsidR="00D648A3" w:rsidRPr="00AE03C2">
        <w:rPr>
          <w:rFonts w:ascii="Times" w:eastAsia="Times New Roman" w:hAnsi="Times" w:cs="Times"/>
          <w:bCs/>
          <w:sz w:val="24"/>
          <w:szCs w:val="24"/>
        </w:rPr>
        <w:t>Corisking</w:t>
      </w:r>
      <w:proofErr w:type="spellEnd"/>
      <w:r w:rsidR="00D648A3" w:rsidRPr="00AE03C2">
        <w:rPr>
          <w:rFonts w:ascii="Times" w:eastAsia="Times New Roman" w:hAnsi="Times" w:cs="Times"/>
          <w:bCs/>
          <w:sz w:val="24"/>
          <w:szCs w:val="24"/>
        </w:rPr>
        <w:t>), (3) Community (Support/ Involvement), (4) Fiscal Mechanism /Term and (5) Talent</w:t>
      </w:r>
      <w:r w:rsidR="001073FE" w:rsidRPr="00AE03C2">
        <w:rPr>
          <w:rFonts w:ascii="Times" w:eastAsia="Times New Roman" w:hAnsi="Times" w:cs="Times"/>
          <w:bCs/>
          <w:sz w:val="24"/>
          <w:szCs w:val="24"/>
        </w:rPr>
        <w:t>.</w:t>
      </w:r>
    </w:p>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7275D2FC" w:rsidR="001B39E7"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2D2BF327" w14:textId="0A1BDE56" w:rsidR="00CE7D93" w:rsidRDefault="00CE7D93" w:rsidP="003C703C">
      <w:pPr>
        <w:spacing w:before="120"/>
        <w:jc w:val="both"/>
        <w:rPr>
          <w:rFonts w:ascii="Times" w:eastAsia="Times New Roman" w:hAnsi="Times" w:cs="Times"/>
          <w:bCs/>
          <w:sz w:val="24"/>
          <w:szCs w:val="24"/>
        </w:rPr>
      </w:pPr>
    </w:p>
    <w:p w14:paraId="62AB1330" w14:textId="77777777" w:rsidR="00F97D04" w:rsidRPr="00AE03C2" w:rsidRDefault="00F97D04" w:rsidP="00F97D04">
      <w:pPr>
        <w:pStyle w:val="ListParagraph"/>
        <w:numPr>
          <w:ilvl w:val="0"/>
          <w:numId w:val="15"/>
        </w:numPr>
        <w:rPr>
          <w:ins w:id="59" w:author="Munish Kumar" w:date="2022-06-30T21:04:00Z"/>
          <w:rFonts w:ascii="Times" w:eastAsia="Times New Roman" w:hAnsi="Times" w:cs="Times"/>
          <w:bCs/>
          <w:sz w:val="24"/>
          <w:szCs w:val="24"/>
        </w:rPr>
      </w:pPr>
      <w:ins w:id="60" w:author="Munish Kumar" w:date="2022-06-30T21:04:00Z">
        <w:r>
          <w:rPr>
            <w:rFonts w:ascii="Times" w:hAnsi="Times" w:cs="Times"/>
            <w:b/>
            <w:sz w:val="24"/>
            <w:szCs w:val="24"/>
          </w:rPr>
          <w:t>Nomenclature</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F97D04" w14:paraId="067B73ED" w14:textId="77777777" w:rsidTr="00E02148">
        <w:trPr>
          <w:ins w:id="61" w:author="Munish Kumar" w:date="2022-06-30T21:04:00Z"/>
        </w:trPr>
        <w:tc>
          <w:tcPr>
            <w:tcW w:w="5395" w:type="dxa"/>
          </w:tcPr>
          <w:p w14:paraId="580BFA4B" w14:textId="77777777" w:rsidR="00F97D04" w:rsidRDefault="00F97D04" w:rsidP="00E02148">
            <w:pPr>
              <w:spacing w:before="120"/>
              <w:jc w:val="both"/>
              <w:rPr>
                <w:ins w:id="62" w:author="Munish Kumar" w:date="2022-06-30T21:04:00Z"/>
                <w:rFonts w:ascii="Times" w:eastAsia="Times New Roman" w:hAnsi="Times" w:cs="Times"/>
                <w:bCs/>
                <w:sz w:val="24"/>
                <w:szCs w:val="24"/>
              </w:rPr>
            </w:pPr>
          </w:p>
        </w:tc>
        <w:tc>
          <w:tcPr>
            <w:tcW w:w="5395" w:type="dxa"/>
          </w:tcPr>
          <w:p w14:paraId="5E8DF1A0" w14:textId="77777777" w:rsidR="00F97D04" w:rsidRDefault="00F97D04" w:rsidP="00E02148">
            <w:pPr>
              <w:spacing w:before="120"/>
              <w:jc w:val="both"/>
              <w:rPr>
                <w:ins w:id="63" w:author="Munish Kumar" w:date="2022-06-30T21:04:00Z"/>
                <w:rFonts w:ascii="Times" w:eastAsia="Times New Roman" w:hAnsi="Times" w:cs="Times"/>
                <w:bCs/>
                <w:sz w:val="24"/>
                <w:szCs w:val="24"/>
              </w:rPr>
            </w:pPr>
          </w:p>
        </w:tc>
      </w:tr>
      <w:tr w:rsidR="00F97D04" w:rsidRPr="005A732D" w14:paraId="1C575BBA"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64" w:author="Munish Kumar" w:date="2022-06-30T21:04:00Z"/>
        </w:trPr>
        <w:tc>
          <w:tcPr>
            <w:tcW w:w="5395" w:type="dxa"/>
            <w:noWrap/>
            <w:hideMark/>
          </w:tcPr>
          <w:p w14:paraId="491AF4AF" w14:textId="77777777" w:rsidR="00F97D04" w:rsidRPr="005A732D" w:rsidRDefault="00F97D04" w:rsidP="00E02148">
            <w:pPr>
              <w:jc w:val="center"/>
              <w:rPr>
                <w:ins w:id="65" w:author="Munish Kumar" w:date="2022-06-30T21:04:00Z"/>
                <w:rFonts w:ascii="Calibri" w:eastAsia="Times New Roman" w:hAnsi="Calibri" w:cs="Calibri"/>
                <w:color w:val="000000"/>
                <w:sz w:val="22"/>
                <w:szCs w:val="22"/>
                <w:lang w:val="en-SG" w:eastAsia="en-SG"/>
              </w:rPr>
            </w:pPr>
            <w:ins w:id="66" w:author="Munish Kumar" w:date="2022-06-30T21:04:00Z">
              <w:r w:rsidRPr="005A732D">
                <w:rPr>
                  <w:rFonts w:ascii="Calibri" w:eastAsia="Times New Roman" w:hAnsi="Calibri" w:cs="Calibri"/>
                  <w:color w:val="000000"/>
                  <w:sz w:val="22"/>
                  <w:szCs w:val="22"/>
                  <w:lang w:val="en-SG" w:eastAsia="en-SG"/>
                </w:rPr>
                <w:t xml:space="preserve">RE </w:t>
              </w:r>
            </w:ins>
          </w:p>
        </w:tc>
        <w:tc>
          <w:tcPr>
            <w:tcW w:w="5395" w:type="dxa"/>
            <w:noWrap/>
            <w:hideMark/>
          </w:tcPr>
          <w:p w14:paraId="2A29B026" w14:textId="77777777" w:rsidR="00F97D04" w:rsidRPr="005A732D" w:rsidRDefault="00F97D04" w:rsidP="00E02148">
            <w:pPr>
              <w:jc w:val="center"/>
              <w:rPr>
                <w:ins w:id="67" w:author="Munish Kumar" w:date="2022-06-30T21:04:00Z"/>
                <w:rFonts w:ascii="Calibri" w:eastAsia="Times New Roman" w:hAnsi="Calibri" w:cs="Calibri"/>
                <w:color w:val="000000"/>
                <w:sz w:val="22"/>
                <w:szCs w:val="22"/>
                <w:lang w:val="en-SG" w:eastAsia="en-SG"/>
              </w:rPr>
            </w:pPr>
            <w:ins w:id="68" w:author="Munish Kumar" w:date="2022-06-30T21:04:00Z">
              <w:r w:rsidRPr="005A732D">
                <w:rPr>
                  <w:rFonts w:ascii="Calibri" w:eastAsia="Times New Roman" w:hAnsi="Calibri" w:cs="Calibri"/>
                  <w:color w:val="000000"/>
                  <w:sz w:val="22"/>
                  <w:szCs w:val="22"/>
                  <w:lang w:val="en-SG" w:eastAsia="en-SG"/>
                </w:rPr>
                <w:t>Renewable energy</w:t>
              </w:r>
            </w:ins>
          </w:p>
        </w:tc>
      </w:tr>
      <w:tr w:rsidR="00F97D04" w:rsidRPr="005A732D" w14:paraId="647D1771"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69" w:author="Munish Kumar" w:date="2022-06-30T21:04:00Z"/>
        </w:trPr>
        <w:tc>
          <w:tcPr>
            <w:tcW w:w="5395" w:type="dxa"/>
            <w:noWrap/>
            <w:hideMark/>
          </w:tcPr>
          <w:p w14:paraId="5E66B1B4" w14:textId="77777777" w:rsidR="00F97D04" w:rsidRPr="005A732D" w:rsidRDefault="00F97D04" w:rsidP="00E02148">
            <w:pPr>
              <w:jc w:val="center"/>
              <w:rPr>
                <w:ins w:id="70" w:author="Munish Kumar" w:date="2022-06-30T21:04:00Z"/>
                <w:rFonts w:ascii="Calibri" w:eastAsia="Times New Roman" w:hAnsi="Calibri" w:cs="Calibri"/>
                <w:color w:val="000000"/>
                <w:sz w:val="22"/>
                <w:szCs w:val="22"/>
                <w:lang w:val="en-SG" w:eastAsia="en-SG"/>
              </w:rPr>
            </w:pPr>
            <w:ins w:id="71" w:author="Munish Kumar" w:date="2022-06-30T21:04:00Z">
              <w:r w:rsidRPr="005A732D">
                <w:rPr>
                  <w:rFonts w:ascii="Calibri" w:eastAsia="Times New Roman" w:hAnsi="Calibri" w:cs="Calibri"/>
                  <w:color w:val="000000"/>
                  <w:sz w:val="22"/>
                  <w:szCs w:val="22"/>
                  <w:lang w:val="en-SG" w:eastAsia="en-SG"/>
                </w:rPr>
                <w:t xml:space="preserve">CAPEX </w:t>
              </w:r>
            </w:ins>
          </w:p>
        </w:tc>
        <w:tc>
          <w:tcPr>
            <w:tcW w:w="5395" w:type="dxa"/>
            <w:noWrap/>
            <w:hideMark/>
          </w:tcPr>
          <w:p w14:paraId="24BC3D01" w14:textId="77777777" w:rsidR="00F97D04" w:rsidRPr="005A732D" w:rsidRDefault="00F97D04" w:rsidP="00E02148">
            <w:pPr>
              <w:jc w:val="center"/>
              <w:rPr>
                <w:ins w:id="72" w:author="Munish Kumar" w:date="2022-06-30T21:04:00Z"/>
                <w:rFonts w:ascii="Calibri" w:eastAsia="Times New Roman" w:hAnsi="Calibri" w:cs="Calibri"/>
                <w:color w:val="000000"/>
                <w:sz w:val="22"/>
                <w:szCs w:val="22"/>
                <w:lang w:val="en-SG" w:eastAsia="en-SG"/>
              </w:rPr>
            </w:pPr>
            <w:ins w:id="73" w:author="Munish Kumar" w:date="2022-06-30T21:04:00Z">
              <w:r w:rsidRPr="005A732D">
                <w:rPr>
                  <w:rFonts w:ascii="Calibri" w:eastAsia="Times New Roman" w:hAnsi="Calibri" w:cs="Calibri"/>
                  <w:color w:val="000000"/>
                  <w:sz w:val="22"/>
                  <w:szCs w:val="22"/>
                  <w:lang w:val="en-SG" w:eastAsia="en-SG"/>
                </w:rPr>
                <w:t>Capital Expenditure</w:t>
              </w:r>
            </w:ins>
          </w:p>
        </w:tc>
      </w:tr>
      <w:tr w:rsidR="00F97D04" w:rsidRPr="005A732D" w14:paraId="6D05698F"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74" w:author="Munish Kumar" w:date="2022-06-30T21:04:00Z"/>
        </w:trPr>
        <w:tc>
          <w:tcPr>
            <w:tcW w:w="5395" w:type="dxa"/>
            <w:noWrap/>
            <w:hideMark/>
          </w:tcPr>
          <w:p w14:paraId="2DF94037" w14:textId="77777777" w:rsidR="00F97D04" w:rsidRPr="005A732D" w:rsidRDefault="00F97D04" w:rsidP="00E02148">
            <w:pPr>
              <w:jc w:val="center"/>
              <w:rPr>
                <w:ins w:id="75" w:author="Munish Kumar" w:date="2022-06-30T21:04:00Z"/>
                <w:rFonts w:ascii="Calibri" w:eastAsia="Times New Roman" w:hAnsi="Calibri" w:cs="Calibri"/>
                <w:color w:val="000000"/>
                <w:sz w:val="22"/>
                <w:szCs w:val="22"/>
                <w:lang w:val="en-SG" w:eastAsia="en-SG"/>
              </w:rPr>
            </w:pPr>
            <w:ins w:id="76" w:author="Munish Kumar" w:date="2022-06-30T21:04:00Z">
              <w:r w:rsidRPr="005A732D">
                <w:rPr>
                  <w:rFonts w:ascii="Calibri" w:eastAsia="Times New Roman" w:hAnsi="Calibri" w:cs="Calibri"/>
                  <w:color w:val="000000"/>
                  <w:sz w:val="22"/>
                  <w:szCs w:val="22"/>
                  <w:lang w:val="en-SG" w:eastAsia="en-SG"/>
                </w:rPr>
                <w:t xml:space="preserve">OPEX </w:t>
              </w:r>
            </w:ins>
          </w:p>
        </w:tc>
        <w:tc>
          <w:tcPr>
            <w:tcW w:w="5395" w:type="dxa"/>
            <w:noWrap/>
            <w:hideMark/>
          </w:tcPr>
          <w:p w14:paraId="4E21429D" w14:textId="77777777" w:rsidR="00F97D04" w:rsidRPr="005A732D" w:rsidRDefault="00F97D04" w:rsidP="00E02148">
            <w:pPr>
              <w:jc w:val="center"/>
              <w:rPr>
                <w:ins w:id="77" w:author="Munish Kumar" w:date="2022-06-30T21:04:00Z"/>
                <w:rFonts w:ascii="Calibri" w:eastAsia="Times New Roman" w:hAnsi="Calibri" w:cs="Calibri"/>
                <w:color w:val="000000"/>
                <w:sz w:val="22"/>
                <w:szCs w:val="22"/>
                <w:lang w:val="en-SG" w:eastAsia="en-SG"/>
              </w:rPr>
            </w:pPr>
            <w:ins w:id="78" w:author="Munish Kumar" w:date="2022-06-30T21:04:00Z">
              <w:r w:rsidRPr="005A732D">
                <w:rPr>
                  <w:rFonts w:ascii="Calibri" w:eastAsia="Times New Roman" w:hAnsi="Calibri" w:cs="Calibri"/>
                  <w:color w:val="000000"/>
                  <w:sz w:val="22"/>
                  <w:szCs w:val="22"/>
                  <w:lang w:val="en-SG" w:eastAsia="en-SG"/>
                </w:rPr>
                <w:t>Operational Expenditure</w:t>
              </w:r>
            </w:ins>
          </w:p>
        </w:tc>
      </w:tr>
      <w:tr w:rsidR="00F97D04" w:rsidRPr="005A732D" w14:paraId="135A2976"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79" w:author="Munish Kumar" w:date="2022-06-30T21:04:00Z"/>
        </w:trPr>
        <w:tc>
          <w:tcPr>
            <w:tcW w:w="5395" w:type="dxa"/>
            <w:noWrap/>
            <w:hideMark/>
          </w:tcPr>
          <w:p w14:paraId="03AF7BB4" w14:textId="77777777" w:rsidR="00F97D04" w:rsidRPr="005A732D" w:rsidRDefault="00F97D04" w:rsidP="00E02148">
            <w:pPr>
              <w:jc w:val="center"/>
              <w:rPr>
                <w:ins w:id="80" w:author="Munish Kumar" w:date="2022-06-30T21:04:00Z"/>
                <w:rFonts w:ascii="Calibri" w:eastAsia="Times New Roman" w:hAnsi="Calibri" w:cs="Calibri"/>
                <w:color w:val="000000"/>
                <w:sz w:val="22"/>
                <w:szCs w:val="22"/>
                <w:lang w:val="en-SG" w:eastAsia="en-SG"/>
              </w:rPr>
            </w:pPr>
            <w:ins w:id="81" w:author="Munish Kumar" w:date="2022-06-30T21:04:00Z">
              <w:r w:rsidRPr="005A732D">
                <w:rPr>
                  <w:rFonts w:ascii="Calibri" w:eastAsia="Times New Roman" w:hAnsi="Calibri" w:cs="Calibri"/>
                  <w:color w:val="000000"/>
                  <w:sz w:val="22"/>
                  <w:szCs w:val="22"/>
                  <w:lang w:val="en-SG" w:eastAsia="en-SG"/>
                </w:rPr>
                <w:t xml:space="preserve">TM+TM </w:t>
              </w:r>
            </w:ins>
          </w:p>
        </w:tc>
        <w:tc>
          <w:tcPr>
            <w:tcW w:w="5395" w:type="dxa"/>
            <w:noWrap/>
            <w:hideMark/>
          </w:tcPr>
          <w:p w14:paraId="7E295977" w14:textId="77777777" w:rsidR="00F97D04" w:rsidRPr="005A732D" w:rsidRDefault="00F97D04" w:rsidP="00E02148">
            <w:pPr>
              <w:jc w:val="center"/>
              <w:rPr>
                <w:ins w:id="82" w:author="Munish Kumar" w:date="2022-06-30T21:04:00Z"/>
                <w:rFonts w:ascii="Calibri" w:eastAsia="Times New Roman" w:hAnsi="Calibri" w:cs="Calibri"/>
                <w:color w:val="000000"/>
                <w:sz w:val="22"/>
                <w:szCs w:val="22"/>
                <w:lang w:val="en-SG" w:eastAsia="en-SG"/>
              </w:rPr>
            </w:pPr>
            <w:ins w:id="83" w:author="Munish Kumar" w:date="2022-06-30T21:04:00Z">
              <w:r w:rsidRPr="005A732D">
                <w:rPr>
                  <w:rFonts w:ascii="Calibri" w:eastAsia="Times New Roman" w:hAnsi="Calibri" w:cs="Calibri"/>
                  <w:color w:val="000000"/>
                  <w:sz w:val="22"/>
                  <w:szCs w:val="22"/>
                  <w:lang w:val="en-SG" w:eastAsia="en-SG"/>
                </w:rPr>
                <w:t xml:space="preserve">Text Mining &amp; Topic </w:t>
              </w:r>
              <w:proofErr w:type="spellStart"/>
              <w:r w:rsidRPr="005A732D">
                <w:rPr>
                  <w:rFonts w:ascii="Calibri" w:eastAsia="Times New Roman" w:hAnsi="Calibri" w:cs="Calibri"/>
                  <w:color w:val="000000"/>
                  <w:sz w:val="22"/>
                  <w:szCs w:val="22"/>
                  <w:lang w:val="en-SG" w:eastAsia="en-SG"/>
                </w:rPr>
                <w:t>Modeling</w:t>
              </w:r>
              <w:proofErr w:type="spellEnd"/>
              <w:r w:rsidRPr="005A732D">
                <w:rPr>
                  <w:rFonts w:ascii="Calibri" w:eastAsia="Times New Roman" w:hAnsi="Calibri" w:cs="Calibri"/>
                  <w:color w:val="000000"/>
                  <w:sz w:val="22"/>
                  <w:szCs w:val="22"/>
                  <w:lang w:val="en-SG" w:eastAsia="en-SG"/>
                </w:rPr>
                <w:t xml:space="preserve"> </w:t>
              </w:r>
            </w:ins>
          </w:p>
        </w:tc>
      </w:tr>
      <w:tr w:rsidR="00F97D04" w:rsidRPr="005A732D" w14:paraId="074088EB"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84" w:author="Munish Kumar" w:date="2022-06-30T21:04:00Z"/>
        </w:trPr>
        <w:tc>
          <w:tcPr>
            <w:tcW w:w="5395" w:type="dxa"/>
            <w:noWrap/>
            <w:hideMark/>
          </w:tcPr>
          <w:p w14:paraId="04F557D5" w14:textId="77777777" w:rsidR="00F97D04" w:rsidRPr="005A732D" w:rsidRDefault="00F97D04" w:rsidP="00E02148">
            <w:pPr>
              <w:jc w:val="center"/>
              <w:rPr>
                <w:ins w:id="85" w:author="Munish Kumar" w:date="2022-06-30T21:04:00Z"/>
                <w:rFonts w:ascii="Calibri" w:eastAsia="Times New Roman" w:hAnsi="Calibri" w:cs="Calibri"/>
                <w:color w:val="000000"/>
                <w:sz w:val="22"/>
                <w:szCs w:val="22"/>
                <w:lang w:val="en-SG" w:eastAsia="en-SG"/>
              </w:rPr>
            </w:pPr>
            <w:ins w:id="86" w:author="Munish Kumar" w:date="2022-06-30T21:04:00Z">
              <w:r w:rsidRPr="005A732D">
                <w:rPr>
                  <w:rFonts w:ascii="Calibri" w:eastAsia="Times New Roman" w:hAnsi="Calibri" w:cs="Calibri"/>
                  <w:color w:val="000000"/>
                  <w:sz w:val="22"/>
                  <w:szCs w:val="22"/>
                  <w:lang w:val="en-SG" w:eastAsia="en-SG"/>
                </w:rPr>
                <w:t xml:space="preserve">NLP </w:t>
              </w:r>
            </w:ins>
          </w:p>
        </w:tc>
        <w:tc>
          <w:tcPr>
            <w:tcW w:w="5395" w:type="dxa"/>
            <w:noWrap/>
            <w:hideMark/>
          </w:tcPr>
          <w:p w14:paraId="53373030" w14:textId="77777777" w:rsidR="00F97D04" w:rsidRPr="005A732D" w:rsidRDefault="00F97D04" w:rsidP="00E02148">
            <w:pPr>
              <w:jc w:val="center"/>
              <w:rPr>
                <w:ins w:id="87" w:author="Munish Kumar" w:date="2022-06-30T21:04:00Z"/>
                <w:rFonts w:ascii="Calibri" w:eastAsia="Times New Roman" w:hAnsi="Calibri" w:cs="Calibri"/>
                <w:color w:val="000000"/>
                <w:sz w:val="22"/>
                <w:szCs w:val="22"/>
                <w:lang w:val="en-SG" w:eastAsia="en-SG"/>
              </w:rPr>
            </w:pPr>
            <w:ins w:id="88" w:author="Munish Kumar" w:date="2022-06-30T21:04:00Z">
              <w:r w:rsidRPr="005A732D">
                <w:rPr>
                  <w:rFonts w:ascii="Calibri" w:eastAsia="Times New Roman" w:hAnsi="Calibri" w:cs="Calibri"/>
                  <w:color w:val="000000"/>
                  <w:sz w:val="22"/>
                  <w:szCs w:val="22"/>
                  <w:lang w:val="en-SG" w:eastAsia="en-SG"/>
                </w:rPr>
                <w:t>Natural Language Processing</w:t>
              </w:r>
            </w:ins>
          </w:p>
        </w:tc>
      </w:tr>
      <w:tr w:rsidR="00F97D04" w:rsidRPr="005A732D" w14:paraId="228520E4"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89" w:author="Munish Kumar" w:date="2022-06-30T21:04:00Z"/>
        </w:trPr>
        <w:tc>
          <w:tcPr>
            <w:tcW w:w="5395" w:type="dxa"/>
            <w:noWrap/>
            <w:hideMark/>
          </w:tcPr>
          <w:p w14:paraId="51D14CED" w14:textId="77777777" w:rsidR="00F97D04" w:rsidRPr="005A732D" w:rsidRDefault="00F97D04" w:rsidP="00E02148">
            <w:pPr>
              <w:jc w:val="center"/>
              <w:rPr>
                <w:ins w:id="90" w:author="Munish Kumar" w:date="2022-06-30T21:04:00Z"/>
                <w:rFonts w:ascii="Calibri" w:eastAsia="Times New Roman" w:hAnsi="Calibri" w:cs="Calibri"/>
                <w:color w:val="000000"/>
                <w:sz w:val="22"/>
                <w:szCs w:val="22"/>
                <w:lang w:val="en-SG" w:eastAsia="en-SG"/>
              </w:rPr>
            </w:pPr>
            <w:ins w:id="91" w:author="Munish Kumar" w:date="2022-06-30T21:04:00Z">
              <w:r w:rsidRPr="005A732D">
                <w:rPr>
                  <w:rFonts w:ascii="Calibri" w:eastAsia="Times New Roman" w:hAnsi="Calibri" w:cs="Calibri"/>
                  <w:color w:val="000000"/>
                  <w:sz w:val="22"/>
                  <w:szCs w:val="22"/>
                  <w:lang w:val="en-SG" w:eastAsia="en-SG"/>
                </w:rPr>
                <w:t>LDA</w:t>
              </w:r>
            </w:ins>
          </w:p>
        </w:tc>
        <w:tc>
          <w:tcPr>
            <w:tcW w:w="5395" w:type="dxa"/>
            <w:noWrap/>
            <w:hideMark/>
          </w:tcPr>
          <w:p w14:paraId="65810AB8" w14:textId="77777777" w:rsidR="00F97D04" w:rsidRPr="005A732D" w:rsidRDefault="00F97D04" w:rsidP="00E02148">
            <w:pPr>
              <w:jc w:val="center"/>
              <w:rPr>
                <w:ins w:id="92" w:author="Munish Kumar" w:date="2022-06-30T21:04:00Z"/>
                <w:rFonts w:ascii="Calibri" w:eastAsia="Times New Roman" w:hAnsi="Calibri" w:cs="Calibri"/>
                <w:color w:val="000000"/>
                <w:sz w:val="22"/>
                <w:szCs w:val="22"/>
                <w:lang w:val="en-SG" w:eastAsia="en-SG"/>
              </w:rPr>
            </w:pPr>
            <w:ins w:id="93" w:author="Munish Kumar" w:date="2022-06-30T21:04:00Z">
              <w:r w:rsidRPr="005A732D">
                <w:rPr>
                  <w:rFonts w:ascii="Calibri" w:eastAsia="Times New Roman" w:hAnsi="Calibri" w:cs="Calibri"/>
                  <w:color w:val="000000"/>
                  <w:sz w:val="22"/>
                  <w:szCs w:val="22"/>
                  <w:lang w:val="en-SG" w:eastAsia="en-SG"/>
                </w:rPr>
                <w:t>Latent Dirichlet Allocation</w:t>
              </w:r>
            </w:ins>
          </w:p>
        </w:tc>
      </w:tr>
      <w:tr w:rsidR="00F97D04" w:rsidRPr="005A732D" w14:paraId="65EC5E4A"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94" w:author="Munish Kumar" w:date="2022-06-30T21:04:00Z"/>
        </w:trPr>
        <w:tc>
          <w:tcPr>
            <w:tcW w:w="5395" w:type="dxa"/>
            <w:noWrap/>
            <w:hideMark/>
          </w:tcPr>
          <w:p w14:paraId="684BA1D1" w14:textId="77777777" w:rsidR="00F97D04" w:rsidRPr="005A732D" w:rsidRDefault="00F97D04" w:rsidP="00E02148">
            <w:pPr>
              <w:jc w:val="center"/>
              <w:rPr>
                <w:ins w:id="95" w:author="Munish Kumar" w:date="2022-06-30T21:04:00Z"/>
                <w:rFonts w:ascii="Calibri" w:eastAsia="Times New Roman" w:hAnsi="Calibri" w:cs="Calibri"/>
                <w:color w:val="000000"/>
                <w:sz w:val="22"/>
                <w:szCs w:val="22"/>
                <w:lang w:val="en-SG" w:eastAsia="en-SG"/>
              </w:rPr>
            </w:pPr>
            <w:ins w:id="96" w:author="Munish Kumar" w:date="2022-06-30T21:04:00Z">
              <w:r w:rsidRPr="005A732D">
                <w:rPr>
                  <w:rFonts w:ascii="Calibri" w:eastAsia="Times New Roman" w:hAnsi="Calibri" w:cs="Calibri"/>
                  <w:color w:val="000000"/>
                  <w:sz w:val="22"/>
                  <w:szCs w:val="22"/>
                  <w:lang w:val="en-SG" w:eastAsia="en-SG"/>
                </w:rPr>
                <w:t>NNMF</w:t>
              </w:r>
            </w:ins>
          </w:p>
        </w:tc>
        <w:tc>
          <w:tcPr>
            <w:tcW w:w="5395" w:type="dxa"/>
            <w:noWrap/>
            <w:hideMark/>
          </w:tcPr>
          <w:p w14:paraId="388BCAB5" w14:textId="77777777" w:rsidR="00F97D04" w:rsidRPr="005A732D" w:rsidRDefault="00F97D04" w:rsidP="00E02148">
            <w:pPr>
              <w:jc w:val="center"/>
              <w:rPr>
                <w:ins w:id="97" w:author="Munish Kumar" w:date="2022-06-30T21:04:00Z"/>
                <w:rFonts w:ascii="Calibri" w:eastAsia="Times New Roman" w:hAnsi="Calibri" w:cs="Calibri"/>
                <w:color w:val="000000"/>
                <w:sz w:val="22"/>
                <w:szCs w:val="22"/>
                <w:lang w:val="en-SG" w:eastAsia="en-SG"/>
              </w:rPr>
            </w:pPr>
            <w:ins w:id="98" w:author="Munish Kumar" w:date="2022-06-30T21:04:00Z">
              <w:r w:rsidRPr="005A732D">
                <w:rPr>
                  <w:rFonts w:ascii="Calibri" w:eastAsia="Times New Roman" w:hAnsi="Calibri" w:cs="Calibri"/>
                  <w:color w:val="000000"/>
                  <w:sz w:val="22"/>
                  <w:szCs w:val="22"/>
                  <w:lang w:val="en-SG" w:eastAsia="en-SG"/>
                </w:rPr>
                <w:t xml:space="preserve">Non-Negative Matrix Factorization </w:t>
              </w:r>
            </w:ins>
          </w:p>
        </w:tc>
      </w:tr>
      <w:tr w:rsidR="00F97D04" w:rsidRPr="005A732D" w14:paraId="105D0CDF"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99" w:author="Munish Kumar" w:date="2022-06-30T21:04:00Z"/>
        </w:trPr>
        <w:tc>
          <w:tcPr>
            <w:tcW w:w="5395" w:type="dxa"/>
            <w:noWrap/>
            <w:hideMark/>
          </w:tcPr>
          <w:p w14:paraId="37EA233C" w14:textId="77777777" w:rsidR="00F97D04" w:rsidRPr="005A732D" w:rsidRDefault="00F97D04" w:rsidP="00E02148">
            <w:pPr>
              <w:jc w:val="center"/>
              <w:rPr>
                <w:ins w:id="100" w:author="Munish Kumar" w:date="2022-06-30T21:04:00Z"/>
                <w:rFonts w:ascii="Calibri" w:eastAsia="Times New Roman" w:hAnsi="Calibri" w:cs="Calibri"/>
                <w:i/>
                <w:iCs/>
                <w:color w:val="000000"/>
                <w:sz w:val="22"/>
                <w:szCs w:val="22"/>
                <w:lang w:val="en-SG" w:eastAsia="en-SG"/>
              </w:rPr>
            </w:pPr>
            <w:ins w:id="101" w:author="Munish Kumar" w:date="2022-06-30T21:04:00Z">
              <w:r w:rsidRPr="005A732D">
                <w:rPr>
                  <w:rFonts w:ascii="Calibri" w:eastAsia="Times New Roman" w:hAnsi="Calibri" w:cs="Calibri"/>
                  <w:i/>
                  <w:iCs/>
                  <w:color w:val="000000"/>
                  <w:sz w:val="22"/>
                  <w:szCs w:val="22"/>
                  <w:lang w:val="en-SG" w:eastAsia="en-SG"/>
                </w:rPr>
                <w:t>k</w:t>
              </w:r>
            </w:ins>
          </w:p>
        </w:tc>
        <w:tc>
          <w:tcPr>
            <w:tcW w:w="5395" w:type="dxa"/>
            <w:noWrap/>
            <w:hideMark/>
          </w:tcPr>
          <w:p w14:paraId="2C569348" w14:textId="77777777" w:rsidR="00F97D04" w:rsidRPr="005A732D" w:rsidRDefault="00F97D04" w:rsidP="00E02148">
            <w:pPr>
              <w:jc w:val="center"/>
              <w:rPr>
                <w:ins w:id="102" w:author="Munish Kumar" w:date="2022-06-30T21:04:00Z"/>
                <w:rFonts w:ascii="Calibri" w:eastAsia="Times New Roman" w:hAnsi="Calibri" w:cs="Calibri"/>
                <w:color w:val="000000"/>
                <w:sz w:val="22"/>
                <w:szCs w:val="22"/>
                <w:lang w:val="en-SG" w:eastAsia="en-SG"/>
              </w:rPr>
            </w:pPr>
            <w:ins w:id="103" w:author="Munish Kumar" w:date="2022-06-30T21:04:00Z">
              <w:r w:rsidRPr="005A732D">
                <w:rPr>
                  <w:rFonts w:ascii="Calibri" w:eastAsia="Times New Roman" w:hAnsi="Calibri" w:cs="Calibri"/>
                  <w:color w:val="000000"/>
                  <w:sz w:val="22"/>
                  <w:szCs w:val="22"/>
                  <w:lang w:val="en-SG" w:eastAsia="en-SG"/>
                </w:rPr>
                <w:t>Number of topics</w:t>
              </w:r>
            </w:ins>
          </w:p>
        </w:tc>
      </w:tr>
      <w:tr w:rsidR="00F97D04" w:rsidRPr="005A732D" w14:paraId="2F367FA7"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04" w:author="Munish Kumar" w:date="2022-06-30T21:04:00Z"/>
        </w:trPr>
        <w:tc>
          <w:tcPr>
            <w:tcW w:w="5395" w:type="dxa"/>
            <w:noWrap/>
            <w:hideMark/>
          </w:tcPr>
          <w:p w14:paraId="5CC38713" w14:textId="77777777" w:rsidR="00F97D04" w:rsidRPr="005A732D" w:rsidRDefault="00F97D04" w:rsidP="00E02148">
            <w:pPr>
              <w:jc w:val="center"/>
              <w:rPr>
                <w:ins w:id="105" w:author="Munish Kumar" w:date="2022-06-30T21:04:00Z"/>
                <w:rFonts w:ascii="Calibri" w:eastAsia="Times New Roman" w:hAnsi="Calibri" w:cs="Calibri"/>
                <w:color w:val="000000"/>
                <w:sz w:val="22"/>
                <w:szCs w:val="22"/>
                <w:lang w:val="en-SG" w:eastAsia="en-SG"/>
              </w:rPr>
            </w:pPr>
            <w:ins w:id="106" w:author="Munish Kumar" w:date="2022-06-30T21:04:00Z">
              <w:r w:rsidRPr="005A732D">
                <w:rPr>
                  <w:rFonts w:ascii="Calibri" w:eastAsia="Times New Roman" w:hAnsi="Calibri" w:cs="Calibri"/>
                  <w:color w:val="000000"/>
                  <w:sz w:val="22"/>
                  <w:szCs w:val="22"/>
                  <w:lang w:val="en-SG" w:eastAsia="en-SG"/>
                </w:rPr>
                <w:t>ROI</w:t>
              </w:r>
            </w:ins>
          </w:p>
        </w:tc>
        <w:tc>
          <w:tcPr>
            <w:tcW w:w="5395" w:type="dxa"/>
            <w:noWrap/>
            <w:hideMark/>
          </w:tcPr>
          <w:p w14:paraId="5421C95B" w14:textId="77777777" w:rsidR="00F97D04" w:rsidRPr="005A732D" w:rsidRDefault="00F97D04" w:rsidP="00E02148">
            <w:pPr>
              <w:jc w:val="center"/>
              <w:rPr>
                <w:ins w:id="107" w:author="Munish Kumar" w:date="2022-06-30T21:04:00Z"/>
                <w:rFonts w:ascii="Calibri" w:eastAsia="Times New Roman" w:hAnsi="Calibri" w:cs="Calibri"/>
                <w:color w:val="000000"/>
                <w:sz w:val="22"/>
                <w:szCs w:val="22"/>
                <w:lang w:val="en-SG" w:eastAsia="en-SG"/>
              </w:rPr>
            </w:pPr>
            <w:ins w:id="108" w:author="Munish Kumar" w:date="2022-06-30T21:04:00Z">
              <w:r w:rsidRPr="005A732D">
                <w:rPr>
                  <w:rFonts w:ascii="Calibri" w:eastAsia="Times New Roman" w:hAnsi="Calibri" w:cs="Calibri"/>
                  <w:color w:val="000000"/>
                  <w:sz w:val="22"/>
                  <w:szCs w:val="22"/>
                  <w:lang w:val="en-SG" w:eastAsia="en-SG"/>
                </w:rPr>
                <w:t>Return on Investment</w:t>
              </w:r>
            </w:ins>
          </w:p>
        </w:tc>
      </w:tr>
      <w:tr w:rsidR="00F97D04" w:rsidRPr="005A732D" w14:paraId="4D5A0F02"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09" w:author="Munish Kumar" w:date="2022-06-30T21:04:00Z"/>
        </w:trPr>
        <w:tc>
          <w:tcPr>
            <w:tcW w:w="5395" w:type="dxa"/>
            <w:noWrap/>
            <w:hideMark/>
          </w:tcPr>
          <w:p w14:paraId="58CBEA1B" w14:textId="77777777" w:rsidR="00F97D04" w:rsidRPr="005A732D" w:rsidRDefault="00F97D04" w:rsidP="00E02148">
            <w:pPr>
              <w:jc w:val="center"/>
              <w:rPr>
                <w:ins w:id="110" w:author="Munish Kumar" w:date="2022-06-30T21:04:00Z"/>
                <w:rFonts w:ascii="Calibri" w:eastAsia="Times New Roman" w:hAnsi="Calibri" w:cs="Calibri"/>
                <w:color w:val="000000"/>
                <w:sz w:val="22"/>
                <w:szCs w:val="22"/>
                <w:lang w:val="en-SG" w:eastAsia="en-SG"/>
              </w:rPr>
            </w:pPr>
            <w:ins w:id="111" w:author="Munish Kumar" w:date="2022-06-30T21:04:00Z">
              <w:r w:rsidRPr="005A732D">
                <w:rPr>
                  <w:rFonts w:ascii="Calibri" w:eastAsia="Times New Roman" w:hAnsi="Calibri" w:cs="Calibri"/>
                  <w:color w:val="000000"/>
                  <w:sz w:val="22"/>
                  <w:szCs w:val="22"/>
                  <w:lang w:eastAsia="en-SG"/>
                </w:rPr>
                <w:t>Mallet</w:t>
              </w:r>
            </w:ins>
          </w:p>
        </w:tc>
        <w:tc>
          <w:tcPr>
            <w:tcW w:w="5395" w:type="dxa"/>
            <w:noWrap/>
            <w:hideMark/>
          </w:tcPr>
          <w:p w14:paraId="21E0EFBE" w14:textId="77777777" w:rsidR="00F97D04" w:rsidRPr="005A732D" w:rsidRDefault="00F97D04" w:rsidP="00E02148">
            <w:pPr>
              <w:jc w:val="center"/>
              <w:rPr>
                <w:ins w:id="112" w:author="Munish Kumar" w:date="2022-06-30T21:04:00Z"/>
                <w:rFonts w:ascii="Calibri" w:eastAsia="Times New Roman" w:hAnsi="Calibri" w:cs="Calibri"/>
                <w:color w:val="000000"/>
                <w:sz w:val="22"/>
                <w:szCs w:val="22"/>
                <w:lang w:val="en-SG" w:eastAsia="en-SG"/>
              </w:rPr>
            </w:pPr>
            <w:proofErr w:type="spellStart"/>
            <w:ins w:id="113" w:author="Munish Kumar" w:date="2022-06-30T21:04:00Z">
              <w:r w:rsidRPr="005A732D">
                <w:rPr>
                  <w:rFonts w:ascii="Calibri" w:eastAsia="Times New Roman" w:hAnsi="Calibri" w:cs="Calibri"/>
                  <w:color w:val="000000"/>
                  <w:sz w:val="22"/>
                  <w:szCs w:val="22"/>
                  <w:lang w:eastAsia="en-SG"/>
                </w:rPr>
                <w:t>MAchine</w:t>
              </w:r>
              <w:proofErr w:type="spellEnd"/>
              <w:r w:rsidRPr="005A732D">
                <w:rPr>
                  <w:rFonts w:ascii="Calibri" w:eastAsia="Times New Roman" w:hAnsi="Calibri" w:cs="Calibri"/>
                  <w:color w:val="000000"/>
                  <w:sz w:val="22"/>
                  <w:szCs w:val="22"/>
                  <w:lang w:eastAsia="en-SG"/>
                </w:rPr>
                <w:t xml:space="preserve"> Learning for </w:t>
              </w:r>
              <w:proofErr w:type="spellStart"/>
              <w:r w:rsidRPr="005A732D">
                <w:rPr>
                  <w:rFonts w:ascii="Calibri" w:eastAsia="Times New Roman" w:hAnsi="Calibri" w:cs="Calibri"/>
                  <w:color w:val="000000"/>
                  <w:sz w:val="22"/>
                  <w:szCs w:val="22"/>
                  <w:lang w:eastAsia="en-SG"/>
                </w:rPr>
                <w:t>LanguagE</w:t>
              </w:r>
              <w:proofErr w:type="spellEnd"/>
              <w:r w:rsidRPr="005A732D">
                <w:rPr>
                  <w:rFonts w:ascii="Calibri" w:eastAsia="Times New Roman" w:hAnsi="Calibri" w:cs="Calibri"/>
                  <w:color w:val="000000"/>
                  <w:sz w:val="22"/>
                  <w:szCs w:val="22"/>
                  <w:lang w:eastAsia="en-SG"/>
                </w:rPr>
                <w:t xml:space="preserve"> </w:t>
              </w:r>
              <w:proofErr w:type="spellStart"/>
              <w:r w:rsidRPr="005A732D">
                <w:rPr>
                  <w:rFonts w:ascii="Calibri" w:eastAsia="Times New Roman" w:hAnsi="Calibri" w:cs="Calibri"/>
                  <w:color w:val="000000"/>
                  <w:sz w:val="22"/>
                  <w:szCs w:val="22"/>
                  <w:lang w:eastAsia="en-SG"/>
                </w:rPr>
                <w:t>Tootlkit</w:t>
              </w:r>
              <w:proofErr w:type="spellEnd"/>
            </w:ins>
          </w:p>
        </w:tc>
      </w:tr>
      <w:tr w:rsidR="00F97D04" w:rsidRPr="005A732D" w14:paraId="69C01312"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14" w:author="Munish Kumar" w:date="2022-06-30T21:04:00Z"/>
        </w:trPr>
        <w:tc>
          <w:tcPr>
            <w:tcW w:w="5395" w:type="dxa"/>
            <w:noWrap/>
            <w:hideMark/>
          </w:tcPr>
          <w:p w14:paraId="12FEA868" w14:textId="77777777" w:rsidR="00F97D04" w:rsidRPr="005A732D" w:rsidRDefault="00F97D04" w:rsidP="00E02148">
            <w:pPr>
              <w:jc w:val="center"/>
              <w:rPr>
                <w:ins w:id="115" w:author="Munish Kumar" w:date="2022-06-30T21:04:00Z"/>
                <w:rFonts w:ascii="Symbol" w:eastAsia="Times New Roman" w:hAnsi="Symbol" w:cs="Calibri"/>
                <w:color w:val="000000"/>
                <w:sz w:val="22"/>
                <w:szCs w:val="22"/>
                <w:lang w:val="en-SG" w:eastAsia="en-SG"/>
              </w:rPr>
            </w:pPr>
            <w:ins w:id="116" w:author="Munish Kumar" w:date="2022-06-30T21:04:00Z">
              <w:r w:rsidRPr="005A732D">
                <w:rPr>
                  <w:rFonts w:ascii="Symbol" w:eastAsia="Times New Roman" w:hAnsi="Symbol" w:cs="Calibri"/>
                  <w:color w:val="000000"/>
                  <w:sz w:val="22"/>
                  <w:szCs w:val="22"/>
                  <w:lang w:val="en-SG" w:eastAsia="en-SG"/>
                </w:rPr>
                <w:t>l</w:t>
              </w:r>
            </w:ins>
          </w:p>
        </w:tc>
        <w:tc>
          <w:tcPr>
            <w:tcW w:w="5395" w:type="dxa"/>
            <w:noWrap/>
            <w:hideMark/>
          </w:tcPr>
          <w:p w14:paraId="4E8F47BE" w14:textId="77777777" w:rsidR="00F97D04" w:rsidRPr="005A732D" w:rsidRDefault="00F97D04" w:rsidP="00E02148">
            <w:pPr>
              <w:jc w:val="center"/>
              <w:rPr>
                <w:ins w:id="117" w:author="Munish Kumar" w:date="2022-06-30T21:04:00Z"/>
                <w:rFonts w:ascii="Calibri" w:eastAsia="Times New Roman" w:hAnsi="Calibri" w:cs="Calibri"/>
                <w:color w:val="000000"/>
                <w:sz w:val="22"/>
                <w:szCs w:val="22"/>
                <w:lang w:val="en-SG" w:eastAsia="en-SG"/>
              </w:rPr>
            </w:pPr>
            <w:ins w:id="118" w:author="Munish Kumar" w:date="2022-06-30T21:04:00Z">
              <w:r w:rsidRPr="005A732D">
                <w:rPr>
                  <w:rFonts w:ascii="Calibri" w:eastAsia="Times New Roman" w:hAnsi="Calibri" w:cs="Calibri"/>
                  <w:color w:val="000000"/>
                  <w:sz w:val="22"/>
                  <w:szCs w:val="22"/>
                  <w:lang w:eastAsia="en-SG"/>
                </w:rPr>
                <w:t>relevancy metric</w:t>
              </w:r>
            </w:ins>
          </w:p>
        </w:tc>
      </w:tr>
      <w:tr w:rsidR="00F97D04" w:rsidRPr="005A732D" w14:paraId="1C7C5BB8"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ins w:id="119" w:author="Munish Kumar" w:date="2022-06-30T21:04:00Z"/>
        </w:trPr>
        <w:tc>
          <w:tcPr>
            <w:tcW w:w="5395" w:type="dxa"/>
            <w:noWrap/>
            <w:hideMark/>
          </w:tcPr>
          <w:p w14:paraId="08A88B95" w14:textId="77777777" w:rsidR="00F97D04" w:rsidRPr="005A732D" w:rsidRDefault="00F97D04" w:rsidP="00E02148">
            <w:pPr>
              <w:jc w:val="center"/>
              <w:rPr>
                <w:ins w:id="120" w:author="Munish Kumar" w:date="2022-06-30T21:04:00Z"/>
                <w:rFonts w:ascii="Calibri" w:eastAsia="Times New Roman" w:hAnsi="Calibri" w:cs="Calibri"/>
                <w:color w:val="000000"/>
                <w:sz w:val="22"/>
                <w:szCs w:val="22"/>
                <w:lang w:val="en-SG" w:eastAsia="en-SG"/>
              </w:rPr>
            </w:pPr>
            <w:ins w:id="121" w:author="Munish Kumar" w:date="2022-06-30T21:04:00Z">
              <w:r w:rsidRPr="005A732D">
                <w:rPr>
                  <w:rFonts w:ascii="Symbol" w:eastAsia="Times New Roman" w:hAnsi="Symbol" w:cs="Calibri"/>
                  <w:color w:val="000000"/>
                  <w:sz w:val="22"/>
                  <w:szCs w:val="22"/>
                  <w:lang w:val="en-SG" w:eastAsia="en-SG"/>
                </w:rPr>
                <w:t>f</w:t>
              </w:r>
              <w:r w:rsidRPr="005A732D">
                <w:rPr>
                  <w:rFonts w:ascii="Calibri" w:eastAsia="Times New Roman" w:hAnsi="Calibri" w:cs="Calibri"/>
                  <w:color w:val="000000"/>
                  <w:sz w:val="22"/>
                  <w:szCs w:val="22"/>
                  <w:vertAlign w:val="subscript"/>
                  <w:lang w:val="en-SG" w:eastAsia="en-SG"/>
                </w:rPr>
                <w:t>kw</w:t>
              </w:r>
            </w:ins>
          </w:p>
        </w:tc>
        <w:tc>
          <w:tcPr>
            <w:tcW w:w="5395" w:type="dxa"/>
            <w:noWrap/>
            <w:hideMark/>
          </w:tcPr>
          <w:p w14:paraId="44FF9823" w14:textId="77777777" w:rsidR="00F97D04" w:rsidRPr="005A732D" w:rsidRDefault="00F97D04" w:rsidP="00E02148">
            <w:pPr>
              <w:jc w:val="center"/>
              <w:rPr>
                <w:ins w:id="122" w:author="Munish Kumar" w:date="2022-06-30T21:04:00Z"/>
                <w:rFonts w:eastAsia="Times New Roman"/>
                <w:color w:val="000000"/>
                <w:lang w:val="en-SG" w:eastAsia="en-SG"/>
              </w:rPr>
            </w:pPr>
            <w:ins w:id="123" w:author="Munish Kumar" w:date="2022-06-30T21:04:00Z">
              <w:r w:rsidRPr="005A732D">
                <w:rPr>
                  <w:rFonts w:eastAsia="Times New Roman"/>
                  <w:color w:val="000000"/>
                  <w:lang w:eastAsia="en-SG"/>
                </w:rPr>
                <w:t>probability of word w in topic k</w:t>
              </w:r>
            </w:ins>
          </w:p>
        </w:tc>
      </w:tr>
      <w:tr w:rsidR="00F97D04" w:rsidRPr="005A732D" w14:paraId="7BFE6C95"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ins w:id="124" w:author="Munish Kumar" w:date="2022-06-30T21:04:00Z"/>
        </w:trPr>
        <w:tc>
          <w:tcPr>
            <w:tcW w:w="5395" w:type="dxa"/>
            <w:noWrap/>
            <w:hideMark/>
          </w:tcPr>
          <w:p w14:paraId="69D775FC" w14:textId="77777777" w:rsidR="00F97D04" w:rsidRPr="005A732D" w:rsidRDefault="00F97D04" w:rsidP="00E02148">
            <w:pPr>
              <w:jc w:val="center"/>
              <w:rPr>
                <w:ins w:id="125" w:author="Munish Kumar" w:date="2022-06-30T21:04:00Z"/>
                <w:rFonts w:ascii="Calibri" w:eastAsia="Times New Roman" w:hAnsi="Calibri" w:cs="Calibri"/>
                <w:color w:val="000000"/>
                <w:sz w:val="22"/>
                <w:szCs w:val="22"/>
                <w:lang w:val="en-SG" w:eastAsia="en-SG"/>
              </w:rPr>
            </w:pPr>
            <w:ins w:id="126" w:author="Munish Kumar" w:date="2022-06-30T21:04:00Z">
              <w:r w:rsidRPr="005A732D">
                <w:rPr>
                  <w:rFonts w:ascii="Symbol" w:eastAsia="Times New Roman" w:hAnsi="Symbol" w:cs="Calibri"/>
                  <w:color w:val="000000"/>
                  <w:sz w:val="22"/>
                  <w:szCs w:val="22"/>
                  <w:lang w:val="en-SG" w:eastAsia="en-SG"/>
                </w:rPr>
                <w:t>f</w:t>
              </w:r>
              <w:r w:rsidRPr="005A732D">
                <w:rPr>
                  <w:rFonts w:ascii="Calibri" w:eastAsia="Times New Roman" w:hAnsi="Calibri" w:cs="Calibri"/>
                  <w:color w:val="000000"/>
                  <w:sz w:val="22"/>
                  <w:szCs w:val="22"/>
                  <w:vertAlign w:val="subscript"/>
                  <w:lang w:val="en-SG" w:eastAsia="en-SG"/>
                </w:rPr>
                <w:t>kw</w:t>
              </w:r>
              <w:r w:rsidRPr="005A732D">
                <w:rPr>
                  <w:rFonts w:ascii="Calibri" w:eastAsia="Times New Roman" w:hAnsi="Calibri" w:cs="Calibri"/>
                  <w:color w:val="000000"/>
                  <w:sz w:val="22"/>
                  <w:szCs w:val="22"/>
                  <w:lang w:val="en-SG" w:eastAsia="en-SG"/>
                </w:rPr>
                <w:t xml:space="preserve">/ </w:t>
              </w:r>
              <w:proofErr w:type="spellStart"/>
              <w:r w:rsidRPr="005A732D">
                <w:rPr>
                  <w:rFonts w:ascii="Calibri" w:eastAsia="Times New Roman" w:hAnsi="Calibri" w:cs="Calibri"/>
                  <w:color w:val="000000"/>
                  <w:sz w:val="22"/>
                  <w:szCs w:val="22"/>
                  <w:lang w:val="en-SG" w:eastAsia="en-SG"/>
                </w:rPr>
                <w:t>p</w:t>
              </w:r>
              <w:r w:rsidRPr="005A732D">
                <w:rPr>
                  <w:rFonts w:ascii="Calibri" w:eastAsia="Times New Roman" w:hAnsi="Calibri" w:cs="Calibri"/>
                  <w:color w:val="000000"/>
                  <w:sz w:val="22"/>
                  <w:szCs w:val="22"/>
                  <w:vertAlign w:val="subscript"/>
                  <w:lang w:val="en-SG" w:eastAsia="en-SG"/>
                </w:rPr>
                <w:t>kw</w:t>
              </w:r>
              <w:proofErr w:type="spellEnd"/>
            </w:ins>
          </w:p>
        </w:tc>
        <w:tc>
          <w:tcPr>
            <w:tcW w:w="5395" w:type="dxa"/>
            <w:noWrap/>
            <w:hideMark/>
          </w:tcPr>
          <w:p w14:paraId="09D64414" w14:textId="77777777" w:rsidR="00F97D04" w:rsidRPr="005A732D" w:rsidRDefault="00F97D04" w:rsidP="00E02148">
            <w:pPr>
              <w:jc w:val="center"/>
              <w:rPr>
                <w:ins w:id="127" w:author="Munish Kumar" w:date="2022-06-30T21:04:00Z"/>
                <w:rFonts w:ascii="Calibri" w:eastAsia="Times New Roman" w:hAnsi="Calibri" w:cs="Calibri"/>
                <w:color w:val="000000"/>
                <w:sz w:val="22"/>
                <w:szCs w:val="22"/>
                <w:lang w:val="en-SG" w:eastAsia="en-SG"/>
              </w:rPr>
            </w:pPr>
            <w:ins w:id="128" w:author="Munish Kumar" w:date="2022-06-30T21:04:00Z">
              <w:r w:rsidRPr="005A732D">
                <w:rPr>
                  <w:rFonts w:ascii="Calibri" w:eastAsia="Times New Roman" w:hAnsi="Calibri" w:cs="Calibri"/>
                  <w:color w:val="000000"/>
                  <w:sz w:val="22"/>
                  <w:szCs w:val="22"/>
                  <w:lang w:eastAsia="en-SG"/>
                </w:rPr>
                <w:t>probability within a topic to its marginal probability</w:t>
              </w:r>
            </w:ins>
          </w:p>
        </w:tc>
      </w:tr>
      <w:tr w:rsidR="00F97D04" w:rsidRPr="005A732D" w14:paraId="1A441D21"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29" w:author="Munish Kumar" w:date="2022-06-30T21:04:00Z"/>
        </w:trPr>
        <w:tc>
          <w:tcPr>
            <w:tcW w:w="5395" w:type="dxa"/>
            <w:noWrap/>
            <w:hideMark/>
          </w:tcPr>
          <w:p w14:paraId="6A988E9B" w14:textId="77777777" w:rsidR="00F97D04" w:rsidRPr="005A732D" w:rsidRDefault="00F97D04" w:rsidP="00E02148">
            <w:pPr>
              <w:jc w:val="center"/>
              <w:rPr>
                <w:ins w:id="130" w:author="Munish Kumar" w:date="2022-06-30T21:04:00Z"/>
                <w:rFonts w:ascii="Calibri" w:eastAsia="Times New Roman" w:hAnsi="Calibri" w:cs="Calibri"/>
                <w:color w:val="000000"/>
                <w:sz w:val="22"/>
                <w:szCs w:val="22"/>
                <w:lang w:val="en-SG" w:eastAsia="en-SG"/>
              </w:rPr>
            </w:pPr>
            <w:ins w:id="131" w:author="Munish Kumar" w:date="2022-06-30T21:04:00Z">
              <w:r w:rsidRPr="005A732D">
                <w:rPr>
                  <w:rFonts w:ascii="Calibri" w:eastAsia="Times New Roman" w:hAnsi="Calibri" w:cs="Calibri"/>
                  <w:color w:val="000000"/>
                  <w:sz w:val="22"/>
                  <w:szCs w:val="22"/>
                  <w:lang w:val="en-SG" w:eastAsia="en-SG"/>
                </w:rPr>
                <w:t>IRENA</w:t>
              </w:r>
            </w:ins>
          </w:p>
        </w:tc>
        <w:tc>
          <w:tcPr>
            <w:tcW w:w="5395" w:type="dxa"/>
            <w:noWrap/>
            <w:hideMark/>
          </w:tcPr>
          <w:p w14:paraId="79A3C186" w14:textId="77777777" w:rsidR="00F97D04" w:rsidRPr="005A732D" w:rsidRDefault="00F97D04" w:rsidP="00E02148">
            <w:pPr>
              <w:jc w:val="center"/>
              <w:rPr>
                <w:ins w:id="132" w:author="Munish Kumar" w:date="2022-06-30T21:04:00Z"/>
                <w:rFonts w:ascii="Calibri" w:eastAsia="Times New Roman" w:hAnsi="Calibri" w:cs="Calibri"/>
                <w:color w:val="000000"/>
                <w:sz w:val="22"/>
                <w:szCs w:val="22"/>
                <w:lang w:val="en-SG" w:eastAsia="en-SG"/>
              </w:rPr>
            </w:pPr>
            <w:ins w:id="133" w:author="Munish Kumar" w:date="2022-06-30T21:04:00Z">
              <w:r w:rsidRPr="005A732D">
                <w:rPr>
                  <w:rFonts w:ascii="Calibri" w:eastAsia="Times New Roman" w:hAnsi="Calibri" w:cs="Calibri"/>
                  <w:color w:val="000000"/>
                  <w:sz w:val="22"/>
                  <w:szCs w:val="22"/>
                  <w:lang w:eastAsia="en-SG"/>
                </w:rPr>
                <w:t xml:space="preserve">International Renewable Energy Agency </w:t>
              </w:r>
            </w:ins>
          </w:p>
        </w:tc>
      </w:tr>
      <w:tr w:rsidR="00F97D04" w:rsidRPr="005A732D" w14:paraId="20BAD0A2"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34" w:author="Munish Kumar" w:date="2022-06-30T21:04:00Z"/>
        </w:trPr>
        <w:tc>
          <w:tcPr>
            <w:tcW w:w="5395" w:type="dxa"/>
            <w:noWrap/>
            <w:hideMark/>
          </w:tcPr>
          <w:p w14:paraId="421E40BF" w14:textId="77777777" w:rsidR="00F97D04" w:rsidRPr="005A732D" w:rsidRDefault="00F97D04" w:rsidP="00E02148">
            <w:pPr>
              <w:jc w:val="center"/>
              <w:rPr>
                <w:ins w:id="135" w:author="Munish Kumar" w:date="2022-06-30T21:04:00Z"/>
                <w:rFonts w:ascii="Calibri" w:eastAsia="Times New Roman" w:hAnsi="Calibri" w:cs="Calibri"/>
                <w:color w:val="000000"/>
                <w:sz w:val="22"/>
                <w:szCs w:val="22"/>
                <w:lang w:val="en-SG" w:eastAsia="en-SG"/>
              </w:rPr>
            </w:pPr>
            <w:ins w:id="136" w:author="Munish Kumar" w:date="2022-06-30T21:04:00Z">
              <w:r w:rsidRPr="005A732D">
                <w:rPr>
                  <w:rFonts w:ascii="Calibri" w:eastAsia="Times New Roman" w:hAnsi="Calibri" w:cs="Calibri"/>
                  <w:color w:val="000000"/>
                  <w:sz w:val="22"/>
                  <w:szCs w:val="22"/>
                  <w:lang w:val="en-SG" w:eastAsia="en-SG"/>
                </w:rPr>
                <w:t>PPP</w:t>
              </w:r>
            </w:ins>
          </w:p>
        </w:tc>
        <w:tc>
          <w:tcPr>
            <w:tcW w:w="5395" w:type="dxa"/>
            <w:noWrap/>
            <w:hideMark/>
          </w:tcPr>
          <w:p w14:paraId="1DA6BD59" w14:textId="77777777" w:rsidR="00F97D04" w:rsidRPr="005A732D" w:rsidRDefault="00F97D04" w:rsidP="00E02148">
            <w:pPr>
              <w:jc w:val="center"/>
              <w:rPr>
                <w:ins w:id="137" w:author="Munish Kumar" w:date="2022-06-30T21:04:00Z"/>
                <w:rFonts w:ascii="Calibri" w:eastAsia="Times New Roman" w:hAnsi="Calibri" w:cs="Calibri"/>
                <w:color w:val="000000"/>
                <w:sz w:val="22"/>
                <w:szCs w:val="22"/>
                <w:lang w:val="en-SG" w:eastAsia="en-SG"/>
              </w:rPr>
            </w:pPr>
            <w:ins w:id="138" w:author="Munish Kumar" w:date="2022-06-30T21:04:00Z">
              <w:r w:rsidRPr="005A732D">
                <w:rPr>
                  <w:rFonts w:ascii="Calibri" w:eastAsia="Times New Roman" w:hAnsi="Calibri" w:cs="Calibri"/>
                  <w:color w:val="000000"/>
                  <w:sz w:val="22"/>
                  <w:szCs w:val="22"/>
                  <w:lang w:eastAsia="en-SG"/>
                </w:rPr>
                <w:t>Public-Private Partnerships</w:t>
              </w:r>
            </w:ins>
          </w:p>
        </w:tc>
      </w:tr>
      <w:tr w:rsidR="00F97D04" w:rsidRPr="005A732D" w14:paraId="0AC62259"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39" w:author="Munish Kumar" w:date="2022-06-30T21:04:00Z"/>
        </w:trPr>
        <w:tc>
          <w:tcPr>
            <w:tcW w:w="5395" w:type="dxa"/>
            <w:noWrap/>
            <w:hideMark/>
          </w:tcPr>
          <w:p w14:paraId="39E28D66" w14:textId="77777777" w:rsidR="00F97D04" w:rsidRPr="005A732D" w:rsidRDefault="00F97D04" w:rsidP="00E02148">
            <w:pPr>
              <w:jc w:val="center"/>
              <w:rPr>
                <w:ins w:id="140" w:author="Munish Kumar" w:date="2022-06-30T21:04:00Z"/>
                <w:rFonts w:ascii="Calibri" w:eastAsia="Times New Roman" w:hAnsi="Calibri" w:cs="Calibri"/>
                <w:color w:val="000000"/>
                <w:sz w:val="22"/>
                <w:szCs w:val="22"/>
                <w:lang w:val="en-SG" w:eastAsia="en-SG"/>
              </w:rPr>
            </w:pPr>
            <w:ins w:id="141" w:author="Munish Kumar" w:date="2022-06-30T21:04:00Z">
              <w:r w:rsidRPr="005A732D">
                <w:rPr>
                  <w:rFonts w:ascii="Calibri" w:eastAsia="Times New Roman" w:hAnsi="Calibri" w:cs="Calibri"/>
                  <w:color w:val="000000"/>
                  <w:sz w:val="22"/>
                  <w:szCs w:val="22"/>
                  <w:lang w:val="en-SG" w:eastAsia="en-SG"/>
                </w:rPr>
                <w:t>PPA</w:t>
              </w:r>
            </w:ins>
          </w:p>
        </w:tc>
        <w:tc>
          <w:tcPr>
            <w:tcW w:w="5395" w:type="dxa"/>
            <w:noWrap/>
            <w:hideMark/>
          </w:tcPr>
          <w:p w14:paraId="435764E3" w14:textId="77777777" w:rsidR="00F97D04" w:rsidRPr="005A732D" w:rsidRDefault="00F97D04" w:rsidP="00E02148">
            <w:pPr>
              <w:jc w:val="center"/>
              <w:rPr>
                <w:ins w:id="142" w:author="Munish Kumar" w:date="2022-06-30T21:04:00Z"/>
                <w:rFonts w:ascii="Calibri" w:eastAsia="Times New Roman" w:hAnsi="Calibri" w:cs="Calibri"/>
                <w:color w:val="000000"/>
                <w:sz w:val="22"/>
                <w:szCs w:val="22"/>
                <w:lang w:val="en-SG" w:eastAsia="en-SG"/>
              </w:rPr>
            </w:pPr>
            <w:ins w:id="143" w:author="Munish Kumar" w:date="2022-06-30T21:04:00Z">
              <w:r w:rsidRPr="005A732D">
                <w:rPr>
                  <w:rFonts w:ascii="Calibri" w:eastAsia="Times New Roman" w:hAnsi="Calibri" w:cs="Calibri"/>
                  <w:color w:val="000000"/>
                  <w:sz w:val="22"/>
                  <w:szCs w:val="22"/>
                  <w:lang w:eastAsia="en-SG"/>
                </w:rPr>
                <w:t>power purchasing agreements</w:t>
              </w:r>
            </w:ins>
          </w:p>
        </w:tc>
      </w:tr>
      <w:tr w:rsidR="00F97D04" w:rsidRPr="005A732D" w14:paraId="43246BEF"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44" w:author="Munish Kumar" w:date="2022-06-30T21:04:00Z"/>
        </w:trPr>
        <w:tc>
          <w:tcPr>
            <w:tcW w:w="5395" w:type="dxa"/>
            <w:noWrap/>
            <w:hideMark/>
          </w:tcPr>
          <w:p w14:paraId="6E20678D" w14:textId="77777777" w:rsidR="00F97D04" w:rsidRPr="005A732D" w:rsidRDefault="00F97D04" w:rsidP="00E02148">
            <w:pPr>
              <w:jc w:val="center"/>
              <w:rPr>
                <w:ins w:id="145" w:author="Munish Kumar" w:date="2022-06-30T21:04:00Z"/>
                <w:rFonts w:ascii="Calibri" w:eastAsia="Times New Roman" w:hAnsi="Calibri" w:cs="Calibri"/>
                <w:color w:val="000000"/>
                <w:sz w:val="22"/>
                <w:szCs w:val="22"/>
                <w:lang w:val="en-SG" w:eastAsia="en-SG"/>
              </w:rPr>
            </w:pPr>
            <w:ins w:id="146" w:author="Munish Kumar" w:date="2022-06-30T21:04:00Z">
              <w:r w:rsidRPr="005A732D">
                <w:rPr>
                  <w:rFonts w:ascii="Calibri" w:eastAsia="Times New Roman" w:hAnsi="Calibri" w:cs="Calibri"/>
                  <w:color w:val="000000"/>
                  <w:sz w:val="22"/>
                  <w:szCs w:val="22"/>
                  <w:lang w:val="en-SG" w:eastAsia="en-SG"/>
                </w:rPr>
                <w:lastRenderedPageBreak/>
                <w:t>FIT</w:t>
              </w:r>
            </w:ins>
          </w:p>
        </w:tc>
        <w:tc>
          <w:tcPr>
            <w:tcW w:w="5395" w:type="dxa"/>
            <w:noWrap/>
            <w:hideMark/>
          </w:tcPr>
          <w:p w14:paraId="6C318767" w14:textId="77777777" w:rsidR="00F97D04" w:rsidRPr="005A732D" w:rsidRDefault="00F97D04" w:rsidP="00E02148">
            <w:pPr>
              <w:jc w:val="center"/>
              <w:rPr>
                <w:ins w:id="147" w:author="Munish Kumar" w:date="2022-06-30T21:04:00Z"/>
                <w:rFonts w:ascii="Calibri" w:eastAsia="Times New Roman" w:hAnsi="Calibri" w:cs="Calibri"/>
                <w:color w:val="000000"/>
                <w:sz w:val="22"/>
                <w:szCs w:val="22"/>
                <w:lang w:val="en-SG" w:eastAsia="en-SG"/>
              </w:rPr>
            </w:pPr>
            <w:ins w:id="148" w:author="Munish Kumar" w:date="2022-06-30T21:04:00Z">
              <w:r w:rsidRPr="005A732D">
                <w:rPr>
                  <w:rFonts w:ascii="Calibri" w:eastAsia="Times New Roman" w:hAnsi="Calibri" w:cs="Calibri"/>
                  <w:color w:val="000000"/>
                  <w:sz w:val="22"/>
                  <w:szCs w:val="22"/>
                  <w:lang w:eastAsia="en-SG"/>
                </w:rPr>
                <w:t xml:space="preserve">feed-in tariffs </w:t>
              </w:r>
            </w:ins>
          </w:p>
        </w:tc>
      </w:tr>
      <w:tr w:rsidR="00F97D04" w:rsidRPr="005A732D" w14:paraId="1295DADB"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49" w:author="Munish Kumar" w:date="2022-06-30T21:04:00Z"/>
        </w:trPr>
        <w:tc>
          <w:tcPr>
            <w:tcW w:w="5395" w:type="dxa"/>
            <w:noWrap/>
            <w:hideMark/>
          </w:tcPr>
          <w:p w14:paraId="674D90DB" w14:textId="77777777" w:rsidR="00F97D04" w:rsidRPr="005A732D" w:rsidRDefault="00F97D04" w:rsidP="00E02148">
            <w:pPr>
              <w:jc w:val="center"/>
              <w:rPr>
                <w:ins w:id="150" w:author="Munish Kumar" w:date="2022-06-30T21:04:00Z"/>
                <w:rFonts w:ascii="Calibri" w:eastAsia="Times New Roman" w:hAnsi="Calibri" w:cs="Calibri"/>
                <w:color w:val="000000"/>
                <w:sz w:val="22"/>
                <w:szCs w:val="22"/>
                <w:lang w:val="en-SG" w:eastAsia="en-SG"/>
              </w:rPr>
            </w:pPr>
            <w:ins w:id="151" w:author="Munish Kumar" w:date="2022-06-30T21:04:00Z">
              <w:r w:rsidRPr="005A732D">
                <w:rPr>
                  <w:rFonts w:ascii="Calibri" w:eastAsia="Times New Roman" w:hAnsi="Calibri" w:cs="Calibri"/>
                  <w:color w:val="000000"/>
                  <w:sz w:val="22"/>
                  <w:szCs w:val="22"/>
                  <w:lang w:val="en-SG" w:eastAsia="en-SG"/>
                </w:rPr>
                <w:t>REC</w:t>
              </w:r>
            </w:ins>
          </w:p>
        </w:tc>
        <w:tc>
          <w:tcPr>
            <w:tcW w:w="5395" w:type="dxa"/>
            <w:noWrap/>
            <w:hideMark/>
          </w:tcPr>
          <w:p w14:paraId="25BB0404" w14:textId="77777777" w:rsidR="00F97D04" w:rsidRPr="005A732D" w:rsidRDefault="00F97D04" w:rsidP="00E02148">
            <w:pPr>
              <w:jc w:val="center"/>
              <w:rPr>
                <w:ins w:id="152" w:author="Munish Kumar" w:date="2022-06-30T21:04:00Z"/>
                <w:rFonts w:ascii="Calibri" w:eastAsia="Times New Roman" w:hAnsi="Calibri" w:cs="Calibri"/>
                <w:color w:val="000000"/>
                <w:sz w:val="22"/>
                <w:szCs w:val="22"/>
                <w:lang w:val="en-SG" w:eastAsia="en-SG"/>
              </w:rPr>
            </w:pPr>
            <w:ins w:id="153" w:author="Munish Kumar" w:date="2022-06-30T21:04:00Z">
              <w:r w:rsidRPr="005A732D">
                <w:rPr>
                  <w:rFonts w:ascii="Calibri" w:eastAsia="Times New Roman" w:hAnsi="Calibri" w:cs="Calibri"/>
                  <w:color w:val="000000"/>
                  <w:sz w:val="22"/>
                  <w:szCs w:val="22"/>
                  <w:lang w:eastAsia="en-SG"/>
                </w:rPr>
                <w:t xml:space="preserve">Renewable Energy Credits </w:t>
              </w:r>
            </w:ins>
          </w:p>
        </w:tc>
      </w:tr>
      <w:tr w:rsidR="00F97D04" w:rsidRPr="005A732D" w14:paraId="53225668"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54" w:author="Munish Kumar" w:date="2022-06-30T21:04:00Z"/>
        </w:trPr>
        <w:tc>
          <w:tcPr>
            <w:tcW w:w="5395" w:type="dxa"/>
            <w:noWrap/>
            <w:hideMark/>
          </w:tcPr>
          <w:p w14:paraId="19F9CF64" w14:textId="77777777" w:rsidR="00F97D04" w:rsidRPr="005A732D" w:rsidRDefault="00F97D04" w:rsidP="00E02148">
            <w:pPr>
              <w:jc w:val="center"/>
              <w:rPr>
                <w:ins w:id="155" w:author="Munish Kumar" w:date="2022-06-30T21:04:00Z"/>
                <w:rFonts w:ascii="Calibri" w:eastAsia="Times New Roman" w:hAnsi="Calibri" w:cs="Calibri"/>
                <w:color w:val="000000"/>
                <w:sz w:val="22"/>
                <w:szCs w:val="22"/>
                <w:lang w:val="en-SG" w:eastAsia="en-SG"/>
              </w:rPr>
            </w:pPr>
            <w:ins w:id="156" w:author="Munish Kumar" w:date="2022-06-30T21:04:00Z">
              <w:r w:rsidRPr="005A732D">
                <w:rPr>
                  <w:rFonts w:ascii="Calibri" w:eastAsia="Times New Roman" w:hAnsi="Calibri" w:cs="Calibri"/>
                  <w:color w:val="000000"/>
                  <w:sz w:val="22"/>
                  <w:szCs w:val="22"/>
                  <w:lang w:val="en-SG" w:eastAsia="en-SG"/>
                </w:rPr>
                <w:t>PLN</w:t>
              </w:r>
            </w:ins>
          </w:p>
        </w:tc>
        <w:tc>
          <w:tcPr>
            <w:tcW w:w="5395" w:type="dxa"/>
            <w:noWrap/>
            <w:hideMark/>
          </w:tcPr>
          <w:p w14:paraId="1F95DBEA" w14:textId="77777777" w:rsidR="00F97D04" w:rsidRPr="005A732D" w:rsidRDefault="00F97D04" w:rsidP="00E02148">
            <w:pPr>
              <w:jc w:val="center"/>
              <w:rPr>
                <w:ins w:id="157" w:author="Munish Kumar" w:date="2022-06-30T21:04:00Z"/>
                <w:rFonts w:ascii="Calibri" w:eastAsia="Times New Roman" w:hAnsi="Calibri" w:cs="Calibri"/>
                <w:color w:val="000000"/>
                <w:sz w:val="22"/>
                <w:szCs w:val="22"/>
                <w:lang w:val="en-SG" w:eastAsia="en-SG"/>
              </w:rPr>
            </w:pPr>
            <w:proofErr w:type="spellStart"/>
            <w:ins w:id="158" w:author="Munish Kumar" w:date="2022-06-30T21:04:00Z">
              <w:r w:rsidRPr="005A732D">
                <w:rPr>
                  <w:rFonts w:ascii="Calibri" w:eastAsia="Times New Roman" w:hAnsi="Calibri" w:cs="Calibri"/>
                  <w:color w:val="000000"/>
                  <w:sz w:val="22"/>
                  <w:szCs w:val="22"/>
                  <w:lang w:eastAsia="en-SG"/>
                </w:rPr>
                <w:t>Peusahaan</w:t>
              </w:r>
              <w:proofErr w:type="spellEnd"/>
              <w:r w:rsidRPr="005A732D">
                <w:rPr>
                  <w:rFonts w:ascii="Calibri" w:eastAsia="Times New Roman" w:hAnsi="Calibri" w:cs="Calibri"/>
                  <w:color w:val="000000"/>
                  <w:sz w:val="22"/>
                  <w:szCs w:val="22"/>
                  <w:lang w:eastAsia="en-SG"/>
                </w:rPr>
                <w:t xml:space="preserve"> Listrik Negara</w:t>
              </w:r>
            </w:ins>
          </w:p>
        </w:tc>
      </w:tr>
      <w:tr w:rsidR="00F97D04" w:rsidRPr="005A732D" w14:paraId="66E5F4EE"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59" w:author="Munish Kumar" w:date="2022-06-30T21:04:00Z"/>
        </w:trPr>
        <w:tc>
          <w:tcPr>
            <w:tcW w:w="5395" w:type="dxa"/>
            <w:noWrap/>
            <w:hideMark/>
          </w:tcPr>
          <w:p w14:paraId="6759A8AC" w14:textId="77777777" w:rsidR="00F97D04" w:rsidRPr="005A732D" w:rsidRDefault="00F97D04" w:rsidP="00E02148">
            <w:pPr>
              <w:jc w:val="center"/>
              <w:rPr>
                <w:ins w:id="160" w:author="Munish Kumar" w:date="2022-06-30T21:04:00Z"/>
                <w:rFonts w:ascii="Calibri" w:eastAsia="Times New Roman" w:hAnsi="Calibri" w:cs="Calibri"/>
                <w:color w:val="000000"/>
                <w:sz w:val="22"/>
                <w:szCs w:val="22"/>
                <w:lang w:val="en-SG" w:eastAsia="en-SG"/>
              </w:rPr>
            </w:pPr>
            <w:ins w:id="161" w:author="Munish Kumar" w:date="2022-06-30T21:04:00Z">
              <w:r w:rsidRPr="005A732D">
                <w:rPr>
                  <w:rFonts w:ascii="Calibri" w:eastAsia="Times New Roman" w:hAnsi="Calibri" w:cs="Calibri"/>
                  <w:color w:val="000000"/>
                  <w:sz w:val="22"/>
                  <w:szCs w:val="22"/>
                  <w:lang w:val="en-SG" w:eastAsia="en-SG"/>
                </w:rPr>
                <w:t>FIP</w:t>
              </w:r>
            </w:ins>
          </w:p>
        </w:tc>
        <w:tc>
          <w:tcPr>
            <w:tcW w:w="5395" w:type="dxa"/>
            <w:noWrap/>
            <w:hideMark/>
          </w:tcPr>
          <w:p w14:paraId="75A8C6F7" w14:textId="77777777" w:rsidR="00F97D04" w:rsidRPr="005A732D" w:rsidRDefault="00F97D04" w:rsidP="00E02148">
            <w:pPr>
              <w:jc w:val="center"/>
              <w:rPr>
                <w:ins w:id="162" w:author="Munish Kumar" w:date="2022-06-30T21:04:00Z"/>
                <w:rFonts w:ascii="Calibri" w:eastAsia="Times New Roman" w:hAnsi="Calibri" w:cs="Calibri"/>
                <w:color w:val="000000"/>
                <w:sz w:val="22"/>
                <w:szCs w:val="22"/>
                <w:lang w:val="en-SG" w:eastAsia="en-SG"/>
              </w:rPr>
            </w:pPr>
            <w:ins w:id="163" w:author="Munish Kumar" w:date="2022-06-30T21:04:00Z">
              <w:r w:rsidRPr="005A732D">
                <w:rPr>
                  <w:rFonts w:ascii="Calibri" w:eastAsia="Times New Roman" w:hAnsi="Calibri" w:cs="Calibri"/>
                  <w:color w:val="000000"/>
                  <w:sz w:val="22"/>
                  <w:szCs w:val="22"/>
                  <w:lang w:eastAsia="en-SG"/>
                </w:rPr>
                <w:t xml:space="preserve">Feed-in Premiums </w:t>
              </w:r>
            </w:ins>
          </w:p>
        </w:tc>
      </w:tr>
      <w:tr w:rsidR="00F97D04" w:rsidRPr="005A732D" w14:paraId="0BDD9F46"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64" w:author="Munish Kumar" w:date="2022-06-30T21:04:00Z"/>
        </w:trPr>
        <w:tc>
          <w:tcPr>
            <w:tcW w:w="5395" w:type="dxa"/>
            <w:noWrap/>
            <w:hideMark/>
          </w:tcPr>
          <w:p w14:paraId="1EF22A66" w14:textId="77777777" w:rsidR="00F97D04" w:rsidRPr="005A732D" w:rsidRDefault="00F97D04" w:rsidP="00E02148">
            <w:pPr>
              <w:jc w:val="center"/>
              <w:rPr>
                <w:ins w:id="165" w:author="Munish Kumar" w:date="2022-06-30T21:04:00Z"/>
                <w:rFonts w:ascii="Calibri" w:eastAsia="Times New Roman" w:hAnsi="Calibri" w:cs="Calibri"/>
                <w:color w:val="000000"/>
                <w:sz w:val="22"/>
                <w:szCs w:val="22"/>
                <w:lang w:val="en-SG" w:eastAsia="en-SG"/>
              </w:rPr>
            </w:pPr>
            <w:ins w:id="166" w:author="Munish Kumar" w:date="2022-06-30T21:04:00Z">
              <w:r w:rsidRPr="005A732D">
                <w:rPr>
                  <w:rFonts w:ascii="Calibri" w:eastAsia="Times New Roman" w:hAnsi="Calibri" w:cs="Calibri"/>
                  <w:color w:val="000000"/>
                  <w:sz w:val="22"/>
                  <w:szCs w:val="22"/>
                  <w:lang w:val="en-SG" w:eastAsia="en-SG"/>
                </w:rPr>
                <w:t>IEA</w:t>
              </w:r>
            </w:ins>
          </w:p>
        </w:tc>
        <w:tc>
          <w:tcPr>
            <w:tcW w:w="5395" w:type="dxa"/>
            <w:noWrap/>
            <w:hideMark/>
          </w:tcPr>
          <w:p w14:paraId="4B516006" w14:textId="77777777" w:rsidR="00F97D04" w:rsidRPr="005A732D" w:rsidRDefault="00F97D04" w:rsidP="00E02148">
            <w:pPr>
              <w:jc w:val="center"/>
              <w:rPr>
                <w:ins w:id="167" w:author="Munish Kumar" w:date="2022-06-30T21:04:00Z"/>
                <w:rFonts w:ascii="Calibri" w:eastAsia="Times New Roman" w:hAnsi="Calibri" w:cs="Calibri"/>
                <w:color w:val="000000"/>
                <w:sz w:val="22"/>
                <w:szCs w:val="22"/>
                <w:lang w:val="en-SG" w:eastAsia="en-SG"/>
              </w:rPr>
            </w:pPr>
            <w:ins w:id="168" w:author="Munish Kumar" w:date="2022-06-30T21:04:00Z">
              <w:r w:rsidRPr="005A732D">
                <w:rPr>
                  <w:rFonts w:ascii="Calibri" w:eastAsia="Times New Roman" w:hAnsi="Calibri" w:cs="Calibri"/>
                  <w:color w:val="000000"/>
                  <w:sz w:val="22"/>
                  <w:szCs w:val="22"/>
                  <w:lang w:eastAsia="en-SG"/>
                </w:rPr>
                <w:t xml:space="preserve">International Energy Agency </w:t>
              </w:r>
            </w:ins>
          </w:p>
        </w:tc>
      </w:tr>
      <w:tr w:rsidR="00F97D04" w:rsidRPr="005A732D" w14:paraId="35A921AC" w14:textId="77777777" w:rsidTr="00E021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ins w:id="169" w:author="Munish Kumar" w:date="2022-06-30T21:04:00Z"/>
        </w:trPr>
        <w:tc>
          <w:tcPr>
            <w:tcW w:w="5395" w:type="dxa"/>
            <w:noWrap/>
            <w:hideMark/>
          </w:tcPr>
          <w:p w14:paraId="5033F2C8" w14:textId="77777777" w:rsidR="00F97D04" w:rsidRPr="005A732D" w:rsidRDefault="00F97D04" w:rsidP="00E02148">
            <w:pPr>
              <w:jc w:val="center"/>
              <w:rPr>
                <w:ins w:id="170" w:author="Munish Kumar" w:date="2022-06-30T21:04:00Z"/>
                <w:rFonts w:ascii="Calibri" w:eastAsia="Times New Roman" w:hAnsi="Calibri" w:cs="Calibri"/>
                <w:color w:val="000000"/>
                <w:sz w:val="22"/>
                <w:szCs w:val="22"/>
                <w:lang w:val="en-SG" w:eastAsia="en-SG"/>
              </w:rPr>
            </w:pPr>
            <w:ins w:id="171" w:author="Munish Kumar" w:date="2022-06-30T21:04:00Z">
              <w:r w:rsidRPr="005A732D">
                <w:rPr>
                  <w:rFonts w:ascii="Calibri" w:eastAsia="Times New Roman" w:hAnsi="Calibri" w:cs="Calibri"/>
                  <w:color w:val="000000"/>
                  <w:sz w:val="22"/>
                  <w:szCs w:val="22"/>
                  <w:lang w:eastAsia="en-SG"/>
                </w:rPr>
                <w:t>NAFTC</w:t>
              </w:r>
            </w:ins>
          </w:p>
        </w:tc>
        <w:tc>
          <w:tcPr>
            <w:tcW w:w="5395" w:type="dxa"/>
            <w:noWrap/>
            <w:hideMark/>
          </w:tcPr>
          <w:p w14:paraId="73F5BEE4" w14:textId="77777777" w:rsidR="00F97D04" w:rsidRPr="005A732D" w:rsidRDefault="00F97D04" w:rsidP="00E02148">
            <w:pPr>
              <w:jc w:val="center"/>
              <w:rPr>
                <w:ins w:id="172" w:author="Munish Kumar" w:date="2022-06-30T21:04:00Z"/>
                <w:rFonts w:ascii="Calibri" w:eastAsia="Times New Roman" w:hAnsi="Calibri" w:cs="Calibri"/>
                <w:color w:val="000000"/>
                <w:sz w:val="22"/>
                <w:szCs w:val="22"/>
                <w:lang w:val="en-SG" w:eastAsia="en-SG"/>
              </w:rPr>
            </w:pPr>
            <w:ins w:id="173" w:author="Munish Kumar" w:date="2022-06-30T21:04:00Z">
              <w:r w:rsidRPr="005A732D">
                <w:rPr>
                  <w:rFonts w:ascii="Calibri" w:eastAsia="Times New Roman" w:hAnsi="Calibri" w:cs="Calibri"/>
                  <w:color w:val="000000"/>
                  <w:sz w:val="22"/>
                  <w:szCs w:val="22"/>
                  <w:lang w:val="en-SG" w:eastAsia="en-SG"/>
                </w:rPr>
                <w:t>National Alternative Fuel Training Consortium</w:t>
              </w:r>
            </w:ins>
          </w:p>
        </w:tc>
      </w:tr>
    </w:tbl>
    <w:p w14:paraId="6A2D4170" w14:textId="77777777" w:rsidR="00CE7D93" w:rsidRPr="003C703C" w:rsidRDefault="00CE7D93" w:rsidP="003C703C">
      <w:pPr>
        <w:spacing w:before="120"/>
        <w:jc w:val="both"/>
        <w:rPr>
          <w:rFonts w:ascii="Times" w:eastAsia="Times New Roman" w:hAnsi="Times" w:cs="Times"/>
          <w:bCs/>
          <w:sz w:val="24"/>
          <w:szCs w:val="24"/>
        </w:rPr>
      </w:pPr>
    </w:p>
    <w:p w14:paraId="14060BDD" w14:textId="484A8F7A" w:rsidR="00F02240" w:rsidRPr="00AE03C2" w:rsidRDefault="00AE03C2" w:rsidP="00AE03C2">
      <w:pPr>
        <w:rPr>
          <w:rFonts w:ascii="Times" w:eastAsia="Times New Roman" w:hAnsi="Times" w:cs="Times"/>
          <w:sz w:val="24"/>
          <w:szCs w:val="24"/>
        </w:rPr>
      </w:pPr>
      <w:r>
        <w:rPr>
          <w:rFonts w:ascii="Times" w:hAnsi="Times" w:cs="Times"/>
        </w:rPr>
        <w:br w:type="page"/>
      </w: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15F8E8DB" w14:textId="77777777" w:rsidR="00F97D04" w:rsidRDefault="002018B9" w:rsidP="00D95B5E">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4"/>
                <w:gridCol w:w="10376"/>
              </w:tblGrid>
              <w:tr w:rsidR="00F97D04" w14:paraId="31ADD1C5" w14:textId="77777777" w:rsidTr="00F97D04">
                <w:trPr>
                  <w:divId w:val="958756757"/>
                  <w:tblCellSpacing w:w="15" w:type="dxa"/>
                  <w:ins w:id="174" w:author="Munish Kumar" w:date="2022-06-30T21:05:00Z"/>
                </w:trPr>
                <w:tc>
                  <w:tcPr>
                    <w:tcW w:w="176" w:type="pct"/>
                    <w:hideMark/>
                  </w:tcPr>
                  <w:p w14:paraId="42BE2020" w14:textId="3D0578D2" w:rsidR="00F97D04" w:rsidRDefault="00F97D04">
                    <w:pPr>
                      <w:pStyle w:val="Bibliography"/>
                      <w:rPr>
                        <w:ins w:id="175" w:author="Munish Kumar" w:date="2022-06-30T21:05:00Z"/>
                        <w:noProof/>
                        <w:sz w:val="24"/>
                        <w:szCs w:val="24"/>
                      </w:rPr>
                    </w:pPr>
                    <w:ins w:id="176" w:author="Munish Kumar" w:date="2022-06-30T21:05:00Z">
                      <w:r>
                        <w:rPr>
                          <w:noProof/>
                        </w:rPr>
                        <w:t xml:space="preserve">[1] </w:t>
                      </w:r>
                    </w:ins>
                  </w:p>
                </w:tc>
                <w:tc>
                  <w:tcPr>
                    <w:tcW w:w="4782" w:type="pct"/>
                    <w:hideMark/>
                  </w:tcPr>
                  <w:p w14:paraId="12E3367B" w14:textId="77777777" w:rsidR="00F97D04" w:rsidRDefault="00F97D04">
                    <w:pPr>
                      <w:pStyle w:val="Bibliography"/>
                      <w:rPr>
                        <w:ins w:id="177" w:author="Munish Kumar" w:date="2022-06-30T21:05:00Z"/>
                        <w:noProof/>
                      </w:rPr>
                    </w:pPr>
                    <w:ins w:id="178" w:author="Munish Kumar" w:date="2022-06-30T21:05:00Z">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ins>
                  </w:p>
                </w:tc>
              </w:tr>
              <w:tr w:rsidR="00F97D04" w14:paraId="618AA40D" w14:textId="77777777" w:rsidTr="00F97D04">
                <w:trPr>
                  <w:divId w:val="958756757"/>
                  <w:tblCellSpacing w:w="15" w:type="dxa"/>
                  <w:ins w:id="179" w:author="Munish Kumar" w:date="2022-06-30T21:05:00Z"/>
                </w:trPr>
                <w:tc>
                  <w:tcPr>
                    <w:tcW w:w="176" w:type="pct"/>
                    <w:hideMark/>
                  </w:tcPr>
                  <w:p w14:paraId="7455382C" w14:textId="77777777" w:rsidR="00F97D04" w:rsidRDefault="00F97D04">
                    <w:pPr>
                      <w:pStyle w:val="Bibliography"/>
                      <w:rPr>
                        <w:ins w:id="180" w:author="Munish Kumar" w:date="2022-06-30T21:05:00Z"/>
                        <w:noProof/>
                      </w:rPr>
                    </w:pPr>
                    <w:ins w:id="181" w:author="Munish Kumar" w:date="2022-06-30T21:05:00Z">
                      <w:r>
                        <w:rPr>
                          <w:noProof/>
                        </w:rPr>
                        <w:t xml:space="preserve">[2] </w:t>
                      </w:r>
                    </w:ins>
                  </w:p>
                </w:tc>
                <w:tc>
                  <w:tcPr>
                    <w:tcW w:w="4782" w:type="pct"/>
                    <w:hideMark/>
                  </w:tcPr>
                  <w:p w14:paraId="0458E660" w14:textId="77777777" w:rsidR="00F97D04" w:rsidRDefault="00F97D04">
                    <w:pPr>
                      <w:pStyle w:val="Bibliography"/>
                      <w:rPr>
                        <w:ins w:id="182" w:author="Munish Kumar" w:date="2022-06-30T21:05:00Z"/>
                        <w:noProof/>
                      </w:rPr>
                    </w:pPr>
                    <w:ins w:id="183" w:author="Munish Kumar" w:date="2022-06-30T21:05:00Z">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ins>
                  </w:p>
                </w:tc>
              </w:tr>
              <w:tr w:rsidR="00F97D04" w14:paraId="2F45808C" w14:textId="77777777" w:rsidTr="00F97D04">
                <w:trPr>
                  <w:divId w:val="958756757"/>
                  <w:tblCellSpacing w:w="15" w:type="dxa"/>
                  <w:ins w:id="184" w:author="Munish Kumar" w:date="2022-06-30T21:05:00Z"/>
                </w:trPr>
                <w:tc>
                  <w:tcPr>
                    <w:tcW w:w="176" w:type="pct"/>
                    <w:hideMark/>
                  </w:tcPr>
                  <w:p w14:paraId="1EC462E3" w14:textId="77777777" w:rsidR="00F97D04" w:rsidRDefault="00F97D04">
                    <w:pPr>
                      <w:pStyle w:val="Bibliography"/>
                      <w:rPr>
                        <w:ins w:id="185" w:author="Munish Kumar" w:date="2022-06-30T21:05:00Z"/>
                        <w:noProof/>
                      </w:rPr>
                    </w:pPr>
                    <w:ins w:id="186" w:author="Munish Kumar" w:date="2022-06-30T21:05:00Z">
                      <w:r>
                        <w:rPr>
                          <w:noProof/>
                        </w:rPr>
                        <w:t xml:space="preserve">[3] </w:t>
                      </w:r>
                    </w:ins>
                  </w:p>
                </w:tc>
                <w:tc>
                  <w:tcPr>
                    <w:tcW w:w="4782" w:type="pct"/>
                    <w:hideMark/>
                  </w:tcPr>
                  <w:p w14:paraId="6F1261F9" w14:textId="77777777" w:rsidR="00F97D04" w:rsidRDefault="00F97D04">
                    <w:pPr>
                      <w:pStyle w:val="Bibliography"/>
                      <w:rPr>
                        <w:ins w:id="187" w:author="Munish Kumar" w:date="2022-06-30T21:05:00Z"/>
                        <w:noProof/>
                      </w:rPr>
                    </w:pPr>
                    <w:ins w:id="188" w:author="Munish Kumar" w:date="2022-06-30T21:05:00Z">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ins>
                  </w:p>
                </w:tc>
              </w:tr>
              <w:tr w:rsidR="00F97D04" w14:paraId="0655346C" w14:textId="77777777" w:rsidTr="00F97D04">
                <w:trPr>
                  <w:divId w:val="958756757"/>
                  <w:tblCellSpacing w:w="15" w:type="dxa"/>
                  <w:ins w:id="189" w:author="Munish Kumar" w:date="2022-06-30T21:05:00Z"/>
                </w:trPr>
                <w:tc>
                  <w:tcPr>
                    <w:tcW w:w="176" w:type="pct"/>
                    <w:hideMark/>
                  </w:tcPr>
                  <w:p w14:paraId="186154B3" w14:textId="77777777" w:rsidR="00F97D04" w:rsidRDefault="00F97D04">
                    <w:pPr>
                      <w:pStyle w:val="Bibliography"/>
                      <w:rPr>
                        <w:ins w:id="190" w:author="Munish Kumar" w:date="2022-06-30T21:05:00Z"/>
                        <w:noProof/>
                      </w:rPr>
                    </w:pPr>
                    <w:ins w:id="191" w:author="Munish Kumar" w:date="2022-06-30T21:05:00Z">
                      <w:r>
                        <w:rPr>
                          <w:noProof/>
                        </w:rPr>
                        <w:t xml:space="preserve">[4] </w:t>
                      </w:r>
                    </w:ins>
                  </w:p>
                </w:tc>
                <w:tc>
                  <w:tcPr>
                    <w:tcW w:w="4782" w:type="pct"/>
                    <w:hideMark/>
                  </w:tcPr>
                  <w:p w14:paraId="68FB28B2" w14:textId="77777777" w:rsidR="00F97D04" w:rsidRDefault="00F97D04">
                    <w:pPr>
                      <w:pStyle w:val="Bibliography"/>
                      <w:rPr>
                        <w:ins w:id="192" w:author="Munish Kumar" w:date="2022-06-30T21:05:00Z"/>
                        <w:noProof/>
                      </w:rPr>
                    </w:pPr>
                    <w:ins w:id="193" w:author="Munish Kumar" w:date="2022-06-30T21:05:00Z">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ins>
                  </w:p>
                </w:tc>
              </w:tr>
              <w:tr w:rsidR="00F97D04" w14:paraId="6E54D2B8" w14:textId="77777777" w:rsidTr="00F97D04">
                <w:trPr>
                  <w:divId w:val="958756757"/>
                  <w:tblCellSpacing w:w="15" w:type="dxa"/>
                  <w:ins w:id="194" w:author="Munish Kumar" w:date="2022-06-30T21:05:00Z"/>
                </w:trPr>
                <w:tc>
                  <w:tcPr>
                    <w:tcW w:w="176" w:type="pct"/>
                    <w:hideMark/>
                  </w:tcPr>
                  <w:p w14:paraId="0DC8BB1A" w14:textId="77777777" w:rsidR="00F97D04" w:rsidRDefault="00F97D04">
                    <w:pPr>
                      <w:pStyle w:val="Bibliography"/>
                      <w:rPr>
                        <w:ins w:id="195" w:author="Munish Kumar" w:date="2022-06-30T21:05:00Z"/>
                        <w:noProof/>
                      </w:rPr>
                    </w:pPr>
                    <w:ins w:id="196" w:author="Munish Kumar" w:date="2022-06-30T21:05:00Z">
                      <w:r>
                        <w:rPr>
                          <w:noProof/>
                        </w:rPr>
                        <w:t xml:space="preserve">[5] </w:t>
                      </w:r>
                    </w:ins>
                  </w:p>
                </w:tc>
                <w:tc>
                  <w:tcPr>
                    <w:tcW w:w="4782" w:type="pct"/>
                    <w:hideMark/>
                  </w:tcPr>
                  <w:p w14:paraId="68BE79D5" w14:textId="77777777" w:rsidR="00F97D04" w:rsidRDefault="00F97D04">
                    <w:pPr>
                      <w:pStyle w:val="Bibliography"/>
                      <w:rPr>
                        <w:ins w:id="197" w:author="Munish Kumar" w:date="2022-06-30T21:05:00Z"/>
                        <w:noProof/>
                      </w:rPr>
                    </w:pPr>
                    <w:ins w:id="198" w:author="Munish Kumar" w:date="2022-06-30T21:05:00Z">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ins>
                  </w:p>
                </w:tc>
              </w:tr>
              <w:tr w:rsidR="00F97D04" w14:paraId="01F5F0E0" w14:textId="77777777" w:rsidTr="00F97D04">
                <w:trPr>
                  <w:divId w:val="958756757"/>
                  <w:tblCellSpacing w:w="15" w:type="dxa"/>
                  <w:ins w:id="199" w:author="Munish Kumar" w:date="2022-06-30T21:05:00Z"/>
                </w:trPr>
                <w:tc>
                  <w:tcPr>
                    <w:tcW w:w="176" w:type="pct"/>
                    <w:hideMark/>
                  </w:tcPr>
                  <w:p w14:paraId="4724BDBA" w14:textId="77777777" w:rsidR="00F97D04" w:rsidRDefault="00F97D04">
                    <w:pPr>
                      <w:pStyle w:val="Bibliography"/>
                      <w:rPr>
                        <w:ins w:id="200" w:author="Munish Kumar" w:date="2022-06-30T21:05:00Z"/>
                        <w:noProof/>
                      </w:rPr>
                    </w:pPr>
                    <w:ins w:id="201" w:author="Munish Kumar" w:date="2022-06-30T21:05:00Z">
                      <w:r>
                        <w:rPr>
                          <w:noProof/>
                        </w:rPr>
                        <w:t xml:space="preserve">[6] </w:t>
                      </w:r>
                    </w:ins>
                  </w:p>
                </w:tc>
                <w:tc>
                  <w:tcPr>
                    <w:tcW w:w="4782" w:type="pct"/>
                    <w:hideMark/>
                  </w:tcPr>
                  <w:p w14:paraId="678F5D2A" w14:textId="77777777" w:rsidR="00F97D04" w:rsidRDefault="00F97D04">
                    <w:pPr>
                      <w:pStyle w:val="Bibliography"/>
                      <w:rPr>
                        <w:ins w:id="202" w:author="Munish Kumar" w:date="2022-06-30T21:05:00Z"/>
                        <w:noProof/>
                      </w:rPr>
                    </w:pPr>
                    <w:ins w:id="203" w:author="Munish Kumar" w:date="2022-06-30T21:05:00Z">
                      <w:r>
                        <w:rPr>
                          <w:noProof/>
                        </w:rPr>
                        <w:t>G. Shrimali, S. Goel, S. Srinivasan and D. Neslon, "Solving India’s renewable energy financing challenge: Which federal policies can be most effective?," CPI-ISB Series, 2014.</w:t>
                      </w:r>
                    </w:ins>
                  </w:p>
                </w:tc>
              </w:tr>
              <w:tr w:rsidR="00F97D04" w14:paraId="66A11897" w14:textId="77777777" w:rsidTr="00F97D04">
                <w:trPr>
                  <w:divId w:val="958756757"/>
                  <w:tblCellSpacing w:w="15" w:type="dxa"/>
                  <w:ins w:id="204" w:author="Munish Kumar" w:date="2022-06-30T21:05:00Z"/>
                </w:trPr>
                <w:tc>
                  <w:tcPr>
                    <w:tcW w:w="176" w:type="pct"/>
                    <w:hideMark/>
                  </w:tcPr>
                  <w:p w14:paraId="532661F8" w14:textId="77777777" w:rsidR="00F97D04" w:rsidRDefault="00F97D04">
                    <w:pPr>
                      <w:pStyle w:val="Bibliography"/>
                      <w:rPr>
                        <w:ins w:id="205" w:author="Munish Kumar" w:date="2022-06-30T21:05:00Z"/>
                        <w:noProof/>
                      </w:rPr>
                    </w:pPr>
                    <w:ins w:id="206" w:author="Munish Kumar" w:date="2022-06-30T21:05:00Z">
                      <w:r>
                        <w:rPr>
                          <w:noProof/>
                        </w:rPr>
                        <w:t xml:space="preserve">[7] </w:t>
                      </w:r>
                    </w:ins>
                  </w:p>
                </w:tc>
                <w:tc>
                  <w:tcPr>
                    <w:tcW w:w="4782" w:type="pct"/>
                    <w:hideMark/>
                  </w:tcPr>
                  <w:p w14:paraId="02894177" w14:textId="77777777" w:rsidR="00F97D04" w:rsidRDefault="00F97D04">
                    <w:pPr>
                      <w:pStyle w:val="Bibliography"/>
                      <w:rPr>
                        <w:ins w:id="207" w:author="Munish Kumar" w:date="2022-06-30T21:05:00Z"/>
                        <w:noProof/>
                      </w:rPr>
                    </w:pPr>
                    <w:ins w:id="208" w:author="Munish Kumar" w:date="2022-06-30T21:05:00Z">
                      <w:r>
                        <w:rPr>
                          <w:noProof/>
                        </w:rPr>
                        <w:t xml:space="preserve">G. A. Bradshaw and J. G. Borchers, "Uncertainty as information: Narrowing the science-policy gap.," </w:t>
                      </w:r>
                      <w:r>
                        <w:rPr>
                          <w:i/>
                          <w:iCs/>
                          <w:noProof/>
                        </w:rPr>
                        <w:t xml:space="preserve">Conservation Ecology, </w:t>
                      </w:r>
                      <w:r>
                        <w:rPr>
                          <w:noProof/>
                        </w:rPr>
                        <w:t xml:space="preserve">vol. 4, no. 1, 2000. </w:t>
                      </w:r>
                    </w:ins>
                  </w:p>
                </w:tc>
              </w:tr>
              <w:tr w:rsidR="00F97D04" w14:paraId="0F3F04F4" w14:textId="77777777" w:rsidTr="00F97D04">
                <w:trPr>
                  <w:divId w:val="958756757"/>
                  <w:tblCellSpacing w:w="15" w:type="dxa"/>
                  <w:ins w:id="209" w:author="Munish Kumar" w:date="2022-06-30T21:05:00Z"/>
                </w:trPr>
                <w:tc>
                  <w:tcPr>
                    <w:tcW w:w="176" w:type="pct"/>
                    <w:hideMark/>
                  </w:tcPr>
                  <w:p w14:paraId="4D39590F" w14:textId="77777777" w:rsidR="00F97D04" w:rsidRDefault="00F97D04">
                    <w:pPr>
                      <w:pStyle w:val="Bibliography"/>
                      <w:rPr>
                        <w:ins w:id="210" w:author="Munish Kumar" w:date="2022-06-30T21:05:00Z"/>
                        <w:noProof/>
                      </w:rPr>
                    </w:pPr>
                    <w:ins w:id="211" w:author="Munish Kumar" w:date="2022-06-30T21:05:00Z">
                      <w:r>
                        <w:rPr>
                          <w:noProof/>
                        </w:rPr>
                        <w:t xml:space="preserve">[8] </w:t>
                      </w:r>
                    </w:ins>
                  </w:p>
                </w:tc>
                <w:tc>
                  <w:tcPr>
                    <w:tcW w:w="4782" w:type="pct"/>
                    <w:hideMark/>
                  </w:tcPr>
                  <w:p w14:paraId="2C1A7D20" w14:textId="77777777" w:rsidR="00F97D04" w:rsidRDefault="00F97D04">
                    <w:pPr>
                      <w:pStyle w:val="Bibliography"/>
                      <w:rPr>
                        <w:ins w:id="212" w:author="Munish Kumar" w:date="2022-06-30T21:05:00Z"/>
                        <w:noProof/>
                      </w:rPr>
                    </w:pPr>
                    <w:ins w:id="213" w:author="Munish Kumar" w:date="2022-06-30T21:05:00Z">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ins>
                  </w:p>
                </w:tc>
              </w:tr>
              <w:tr w:rsidR="00F97D04" w14:paraId="42EEB253" w14:textId="77777777" w:rsidTr="00F97D04">
                <w:trPr>
                  <w:divId w:val="958756757"/>
                  <w:tblCellSpacing w:w="15" w:type="dxa"/>
                  <w:ins w:id="214" w:author="Munish Kumar" w:date="2022-06-30T21:05:00Z"/>
                </w:trPr>
                <w:tc>
                  <w:tcPr>
                    <w:tcW w:w="176" w:type="pct"/>
                    <w:hideMark/>
                  </w:tcPr>
                  <w:p w14:paraId="7FADAD53" w14:textId="77777777" w:rsidR="00F97D04" w:rsidRDefault="00F97D04">
                    <w:pPr>
                      <w:pStyle w:val="Bibliography"/>
                      <w:rPr>
                        <w:ins w:id="215" w:author="Munish Kumar" w:date="2022-06-30T21:05:00Z"/>
                        <w:noProof/>
                      </w:rPr>
                    </w:pPr>
                    <w:ins w:id="216" w:author="Munish Kumar" w:date="2022-06-30T21:05:00Z">
                      <w:r>
                        <w:rPr>
                          <w:noProof/>
                        </w:rPr>
                        <w:t xml:space="preserve">[9] </w:t>
                      </w:r>
                    </w:ins>
                  </w:p>
                </w:tc>
                <w:tc>
                  <w:tcPr>
                    <w:tcW w:w="4782" w:type="pct"/>
                    <w:hideMark/>
                  </w:tcPr>
                  <w:p w14:paraId="44DF3B31" w14:textId="77777777" w:rsidR="00F97D04" w:rsidRDefault="00F97D04">
                    <w:pPr>
                      <w:pStyle w:val="Bibliography"/>
                      <w:rPr>
                        <w:ins w:id="217" w:author="Munish Kumar" w:date="2022-06-30T21:05:00Z"/>
                        <w:noProof/>
                      </w:rPr>
                    </w:pPr>
                    <w:ins w:id="218" w:author="Munish Kumar" w:date="2022-06-30T21:05:00Z">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ins>
                  </w:p>
                </w:tc>
              </w:tr>
              <w:tr w:rsidR="00F97D04" w14:paraId="33DC6EA8" w14:textId="77777777" w:rsidTr="00F97D04">
                <w:trPr>
                  <w:divId w:val="958756757"/>
                  <w:tblCellSpacing w:w="15" w:type="dxa"/>
                  <w:ins w:id="219" w:author="Munish Kumar" w:date="2022-06-30T21:05:00Z"/>
                </w:trPr>
                <w:tc>
                  <w:tcPr>
                    <w:tcW w:w="176" w:type="pct"/>
                    <w:hideMark/>
                  </w:tcPr>
                  <w:p w14:paraId="5A3BE6BA" w14:textId="77777777" w:rsidR="00F97D04" w:rsidRDefault="00F97D04">
                    <w:pPr>
                      <w:pStyle w:val="Bibliography"/>
                      <w:rPr>
                        <w:ins w:id="220" w:author="Munish Kumar" w:date="2022-06-30T21:05:00Z"/>
                        <w:noProof/>
                      </w:rPr>
                    </w:pPr>
                    <w:ins w:id="221" w:author="Munish Kumar" w:date="2022-06-30T21:05:00Z">
                      <w:r>
                        <w:rPr>
                          <w:noProof/>
                        </w:rPr>
                        <w:t xml:space="preserve">[10] </w:t>
                      </w:r>
                    </w:ins>
                  </w:p>
                </w:tc>
                <w:tc>
                  <w:tcPr>
                    <w:tcW w:w="4782" w:type="pct"/>
                    <w:hideMark/>
                  </w:tcPr>
                  <w:p w14:paraId="470F5FD6" w14:textId="77777777" w:rsidR="00F97D04" w:rsidRDefault="00F97D04">
                    <w:pPr>
                      <w:pStyle w:val="Bibliography"/>
                      <w:rPr>
                        <w:ins w:id="222" w:author="Munish Kumar" w:date="2022-06-30T21:05:00Z"/>
                        <w:noProof/>
                      </w:rPr>
                    </w:pPr>
                    <w:ins w:id="223" w:author="Munish Kumar" w:date="2022-06-30T21:05:00Z">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ins>
                  </w:p>
                </w:tc>
              </w:tr>
              <w:tr w:rsidR="00F97D04" w14:paraId="33FB1CB7" w14:textId="77777777" w:rsidTr="00F97D04">
                <w:trPr>
                  <w:divId w:val="958756757"/>
                  <w:tblCellSpacing w:w="15" w:type="dxa"/>
                  <w:ins w:id="224" w:author="Munish Kumar" w:date="2022-06-30T21:05:00Z"/>
                </w:trPr>
                <w:tc>
                  <w:tcPr>
                    <w:tcW w:w="176" w:type="pct"/>
                    <w:hideMark/>
                  </w:tcPr>
                  <w:p w14:paraId="2A8DFBAC" w14:textId="77777777" w:rsidR="00F97D04" w:rsidRDefault="00F97D04">
                    <w:pPr>
                      <w:pStyle w:val="Bibliography"/>
                      <w:rPr>
                        <w:ins w:id="225" w:author="Munish Kumar" w:date="2022-06-30T21:05:00Z"/>
                        <w:noProof/>
                      </w:rPr>
                    </w:pPr>
                    <w:ins w:id="226" w:author="Munish Kumar" w:date="2022-06-30T21:05:00Z">
                      <w:r>
                        <w:rPr>
                          <w:noProof/>
                        </w:rPr>
                        <w:t xml:space="preserve">[11] </w:t>
                      </w:r>
                    </w:ins>
                  </w:p>
                </w:tc>
                <w:tc>
                  <w:tcPr>
                    <w:tcW w:w="4782" w:type="pct"/>
                    <w:hideMark/>
                  </w:tcPr>
                  <w:p w14:paraId="23FCCAC1" w14:textId="77777777" w:rsidR="00F97D04" w:rsidRDefault="00F97D04">
                    <w:pPr>
                      <w:pStyle w:val="Bibliography"/>
                      <w:rPr>
                        <w:ins w:id="227" w:author="Munish Kumar" w:date="2022-06-30T21:05:00Z"/>
                        <w:noProof/>
                      </w:rPr>
                    </w:pPr>
                    <w:ins w:id="228" w:author="Munish Kumar" w:date="2022-06-30T21:05:00Z">
                      <w:r>
                        <w:rPr>
                          <w:noProof/>
                        </w:rPr>
                        <w:t xml:space="preserve">S. Salm, S. . L. Hille and R. Wüstenhagen, "What are retail investors' risk-return preferences towards renewable energy projects? A choice experiment in Germany.," </w:t>
                      </w:r>
                      <w:r>
                        <w:rPr>
                          <w:i/>
                          <w:iCs/>
                          <w:noProof/>
                        </w:rPr>
                        <w:t xml:space="preserve">Energy Policy, </w:t>
                      </w:r>
                      <w:r>
                        <w:rPr>
                          <w:noProof/>
                        </w:rPr>
                        <w:t xml:space="preserve">vol. 97, pp. 310-320, 2016. </w:t>
                      </w:r>
                    </w:ins>
                  </w:p>
                </w:tc>
              </w:tr>
              <w:tr w:rsidR="00F97D04" w14:paraId="00B0A4F4" w14:textId="77777777" w:rsidTr="00F97D04">
                <w:trPr>
                  <w:divId w:val="958756757"/>
                  <w:tblCellSpacing w:w="15" w:type="dxa"/>
                  <w:ins w:id="229" w:author="Munish Kumar" w:date="2022-06-30T21:05:00Z"/>
                </w:trPr>
                <w:tc>
                  <w:tcPr>
                    <w:tcW w:w="176" w:type="pct"/>
                    <w:hideMark/>
                  </w:tcPr>
                  <w:p w14:paraId="438960B6" w14:textId="77777777" w:rsidR="00F97D04" w:rsidRDefault="00F97D04">
                    <w:pPr>
                      <w:pStyle w:val="Bibliography"/>
                      <w:rPr>
                        <w:ins w:id="230" w:author="Munish Kumar" w:date="2022-06-30T21:05:00Z"/>
                        <w:noProof/>
                      </w:rPr>
                    </w:pPr>
                    <w:ins w:id="231" w:author="Munish Kumar" w:date="2022-06-30T21:05:00Z">
                      <w:r>
                        <w:rPr>
                          <w:noProof/>
                        </w:rPr>
                        <w:t xml:space="preserve">[12] </w:t>
                      </w:r>
                    </w:ins>
                  </w:p>
                </w:tc>
                <w:tc>
                  <w:tcPr>
                    <w:tcW w:w="4782" w:type="pct"/>
                    <w:hideMark/>
                  </w:tcPr>
                  <w:p w14:paraId="085003DB" w14:textId="77777777" w:rsidR="00F97D04" w:rsidRDefault="00F97D04">
                    <w:pPr>
                      <w:pStyle w:val="Bibliography"/>
                      <w:rPr>
                        <w:ins w:id="232" w:author="Munish Kumar" w:date="2022-06-30T21:05:00Z"/>
                        <w:noProof/>
                      </w:rPr>
                    </w:pPr>
                    <w:ins w:id="233" w:author="Munish Kumar" w:date="2022-06-30T21:05:00Z">
                      <w:r>
                        <w:rPr>
                          <w:noProof/>
                        </w:rPr>
                        <w:t xml:space="preserve">M. B. Pandur , J. Dobša and L. Kronegger, "Topic modelling in social sciences: Case study of web of science.," </w:t>
                      </w:r>
                      <w:r>
                        <w:rPr>
                          <w:i/>
                          <w:iCs/>
                          <w:noProof/>
                        </w:rPr>
                        <w:t xml:space="preserve">Dept. Org. Inform. Varazdin, </w:t>
                      </w:r>
                      <w:r>
                        <w:rPr>
                          <w:noProof/>
                        </w:rPr>
                        <w:t xml:space="preserve">pp. 211-218, 2020. </w:t>
                      </w:r>
                    </w:ins>
                  </w:p>
                </w:tc>
              </w:tr>
              <w:tr w:rsidR="00F97D04" w14:paraId="636BA368" w14:textId="77777777" w:rsidTr="00F97D04">
                <w:trPr>
                  <w:divId w:val="958756757"/>
                  <w:tblCellSpacing w:w="15" w:type="dxa"/>
                  <w:ins w:id="234" w:author="Munish Kumar" w:date="2022-06-30T21:05:00Z"/>
                </w:trPr>
                <w:tc>
                  <w:tcPr>
                    <w:tcW w:w="176" w:type="pct"/>
                    <w:hideMark/>
                  </w:tcPr>
                  <w:p w14:paraId="13B4E78E" w14:textId="77777777" w:rsidR="00F97D04" w:rsidRDefault="00F97D04">
                    <w:pPr>
                      <w:pStyle w:val="Bibliography"/>
                      <w:rPr>
                        <w:ins w:id="235" w:author="Munish Kumar" w:date="2022-06-30T21:05:00Z"/>
                        <w:noProof/>
                      </w:rPr>
                    </w:pPr>
                    <w:ins w:id="236" w:author="Munish Kumar" w:date="2022-06-30T21:05:00Z">
                      <w:r>
                        <w:rPr>
                          <w:noProof/>
                        </w:rPr>
                        <w:t xml:space="preserve">[13] </w:t>
                      </w:r>
                    </w:ins>
                  </w:p>
                </w:tc>
                <w:tc>
                  <w:tcPr>
                    <w:tcW w:w="4782" w:type="pct"/>
                    <w:hideMark/>
                  </w:tcPr>
                  <w:p w14:paraId="1E23EDEF" w14:textId="77777777" w:rsidR="00F97D04" w:rsidRDefault="00F97D04">
                    <w:pPr>
                      <w:pStyle w:val="Bibliography"/>
                      <w:rPr>
                        <w:ins w:id="237" w:author="Munish Kumar" w:date="2022-06-30T21:05:00Z"/>
                        <w:noProof/>
                      </w:rPr>
                    </w:pPr>
                    <w:ins w:id="238" w:author="Munish Kumar" w:date="2022-06-30T21:05:00Z">
                      <w:r>
                        <w:rPr>
                          <w:noProof/>
                        </w:rPr>
                        <w:t xml:space="preserve">C. Jacobi, W. Van Atteveldt and K. Welbers, "Quantitative analysis of large amounts of journalistic texts using topic modelling," </w:t>
                      </w:r>
                      <w:r>
                        <w:rPr>
                          <w:i/>
                          <w:iCs/>
                          <w:noProof/>
                        </w:rPr>
                        <w:t xml:space="preserve">Digital journalism, </w:t>
                      </w:r>
                      <w:r>
                        <w:rPr>
                          <w:noProof/>
                        </w:rPr>
                        <w:t xml:space="preserve">vol. 1, p. 4, 89-106. </w:t>
                      </w:r>
                    </w:ins>
                  </w:p>
                </w:tc>
              </w:tr>
              <w:tr w:rsidR="00F97D04" w14:paraId="696C8EB1" w14:textId="77777777" w:rsidTr="00F97D04">
                <w:trPr>
                  <w:divId w:val="958756757"/>
                  <w:tblCellSpacing w:w="15" w:type="dxa"/>
                  <w:ins w:id="239" w:author="Munish Kumar" w:date="2022-06-30T21:05:00Z"/>
                </w:trPr>
                <w:tc>
                  <w:tcPr>
                    <w:tcW w:w="176" w:type="pct"/>
                    <w:hideMark/>
                  </w:tcPr>
                  <w:p w14:paraId="3368AA1B" w14:textId="77777777" w:rsidR="00F97D04" w:rsidRDefault="00F97D04">
                    <w:pPr>
                      <w:pStyle w:val="Bibliography"/>
                      <w:rPr>
                        <w:ins w:id="240" w:author="Munish Kumar" w:date="2022-06-30T21:05:00Z"/>
                        <w:noProof/>
                      </w:rPr>
                    </w:pPr>
                    <w:ins w:id="241" w:author="Munish Kumar" w:date="2022-06-30T21:05:00Z">
                      <w:r>
                        <w:rPr>
                          <w:noProof/>
                        </w:rPr>
                        <w:t xml:space="preserve">[14] </w:t>
                      </w:r>
                    </w:ins>
                  </w:p>
                </w:tc>
                <w:tc>
                  <w:tcPr>
                    <w:tcW w:w="4782" w:type="pct"/>
                    <w:hideMark/>
                  </w:tcPr>
                  <w:p w14:paraId="51529D62" w14:textId="77777777" w:rsidR="00F97D04" w:rsidRDefault="00F97D04">
                    <w:pPr>
                      <w:pStyle w:val="Bibliography"/>
                      <w:rPr>
                        <w:ins w:id="242" w:author="Munish Kumar" w:date="2022-06-30T21:05:00Z"/>
                        <w:noProof/>
                      </w:rPr>
                    </w:pPr>
                    <w:ins w:id="243" w:author="Munish Kumar" w:date="2022-06-30T21:05:00Z">
                      <w:r>
                        <w:rPr>
                          <w:noProof/>
                        </w:rPr>
                        <w:t xml:space="preserve">K. Prabhakar and D. A. Prasad, "Informational flow on Twitter–Corona virus outbreak–topic modelling approach," </w:t>
                      </w:r>
                      <w:r>
                        <w:rPr>
                          <w:i/>
                          <w:iCs/>
                          <w:noProof/>
                        </w:rPr>
                        <w:t xml:space="preserve">International Journal of Advanced Research in Engineering and Technology, </w:t>
                      </w:r>
                      <w:r>
                        <w:rPr>
                          <w:noProof/>
                        </w:rPr>
                        <w:t xml:space="preserve">vol. 11, no. 3, 2020. </w:t>
                      </w:r>
                    </w:ins>
                  </w:p>
                </w:tc>
              </w:tr>
              <w:tr w:rsidR="00F97D04" w14:paraId="11EFB5AC" w14:textId="77777777" w:rsidTr="00F97D04">
                <w:trPr>
                  <w:divId w:val="958756757"/>
                  <w:tblCellSpacing w:w="15" w:type="dxa"/>
                  <w:ins w:id="244" w:author="Munish Kumar" w:date="2022-06-30T21:05:00Z"/>
                </w:trPr>
                <w:tc>
                  <w:tcPr>
                    <w:tcW w:w="176" w:type="pct"/>
                    <w:hideMark/>
                  </w:tcPr>
                  <w:p w14:paraId="04AB1131" w14:textId="77777777" w:rsidR="00F97D04" w:rsidRDefault="00F97D04">
                    <w:pPr>
                      <w:pStyle w:val="Bibliography"/>
                      <w:rPr>
                        <w:ins w:id="245" w:author="Munish Kumar" w:date="2022-06-30T21:05:00Z"/>
                        <w:noProof/>
                      </w:rPr>
                    </w:pPr>
                    <w:ins w:id="246" w:author="Munish Kumar" w:date="2022-06-30T21:05:00Z">
                      <w:r>
                        <w:rPr>
                          <w:noProof/>
                        </w:rPr>
                        <w:t xml:space="preserve">[15] </w:t>
                      </w:r>
                    </w:ins>
                  </w:p>
                </w:tc>
                <w:tc>
                  <w:tcPr>
                    <w:tcW w:w="4782" w:type="pct"/>
                    <w:hideMark/>
                  </w:tcPr>
                  <w:p w14:paraId="31BF4611" w14:textId="77777777" w:rsidR="00F97D04" w:rsidRDefault="00F97D04">
                    <w:pPr>
                      <w:pStyle w:val="Bibliography"/>
                      <w:rPr>
                        <w:ins w:id="247" w:author="Munish Kumar" w:date="2022-06-30T21:05:00Z"/>
                        <w:noProof/>
                      </w:rPr>
                    </w:pPr>
                    <w:ins w:id="248" w:author="Munish Kumar" w:date="2022-06-30T21:05:00Z">
                      <w:r>
                        <w:rPr>
                          <w:noProof/>
                        </w:rPr>
                        <w:t xml:space="preserve">X. Li and L. Lei, "A bibliometric analysis of topic modelling studies (2000–2017)," </w:t>
                      </w:r>
                      <w:r>
                        <w:rPr>
                          <w:i/>
                          <w:iCs/>
                          <w:noProof/>
                        </w:rPr>
                        <w:t xml:space="preserve">Journal of Information Science, </w:t>
                      </w:r>
                      <w:r>
                        <w:rPr>
                          <w:noProof/>
                        </w:rPr>
                        <w:t xml:space="preserve">vol. 2, no. 161-175, p. 47, 2021. </w:t>
                      </w:r>
                    </w:ins>
                  </w:p>
                </w:tc>
              </w:tr>
              <w:tr w:rsidR="00F97D04" w14:paraId="45109D8F" w14:textId="77777777" w:rsidTr="00F97D04">
                <w:trPr>
                  <w:divId w:val="958756757"/>
                  <w:tblCellSpacing w:w="15" w:type="dxa"/>
                  <w:ins w:id="249" w:author="Munish Kumar" w:date="2022-06-30T21:05:00Z"/>
                </w:trPr>
                <w:tc>
                  <w:tcPr>
                    <w:tcW w:w="176" w:type="pct"/>
                    <w:hideMark/>
                  </w:tcPr>
                  <w:p w14:paraId="34194381" w14:textId="77777777" w:rsidR="00F97D04" w:rsidRDefault="00F97D04">
                    <w:pPr>
                      <w:pStyle w:val="Bibliography"/>
                      <w:rPr>
                        <w:ins w:id="250" w:author="Munish Kumar" w:date="2022-06-30T21:05:00Z"/>
                        <w:noProof/>
                      </w:rPr>
                    </w:pPr>
                    <w:ins w:id="251" w:author="Munish Kumar" w:date="2022-06-30T21:05:00Z">
                      <w:r>
                        <w:rPr>
                          <w:noProof/>
                        </w:rPr>
                        <w:t xml:space="preserve">[16] </w:t>
                      </w:r>
                    </w:ins>
                  </w:p>
                </w:tc>
                <w:tc>
                  <w:tcPr>
                    <w:tcW w:w="4782" w:type="pct"/>
                    <w:hideMark/>
                  </w:tcPr>
                  <w:p w14:paraId="483F724C" w14:textId="77777777" w:rsidR="00F97D04" w:rsidRDefault="00F97D04">
                    <w:pPr>
                      <w:pStyle w:val="Bibliography"/>
                      <w:rPr>
                        <w:ins w:id="252" w:author="Munish Kumar" w:date="2022-06-30T21:05:00Z"/>
                        <w:noProof/>
                      </w:rPr>
                    </w:pPr>
                    <w:ins w:id="253" w:author="Munish Kumar" w:date="2022-06-30T21:05:00Z">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ins>
                  </w:p>
                </w:tc>
              </w:tr>
              <w:tr w:rsidR="00F97D04" w14:paraId="66C1FE14" w14:textId="77777777" w:rsidTr="00F97D04">
                <w:trPr>
                  <w:divId w:val="958756757"/>
                  <w:tblCellSpacing w:w="15" w:type="dxa"/>
                  <w:ins w:id="254" w:author="Munish Kumar" w:date="2022-06-30T21:05:00Z"/>
                </w:trPr>
                <w:tc>
                  <w:tcPr>
                    <w:tcW w:w="176" w:type="pct"/>
                    <w:hideMark/>
                  </w:tcPr>
                  <w:p w14:paraId="29794986" w14:textId="77777777" w:rsidR="00F97D04" w:rsidRDefault="00F97D04">
                    <w:pPr>
                      <w:pStyle w:val="Bibliography"/>
                      <w:rPr>
                        <w:ins w:id="255" w:author="Munish Kumar" w:date="2022-06-30T21:05:00Z"/>
                        <w:noProof/>
                      </w:rPr>
                    </w:pPr>
                    <w:ins w:id="256" w:author="Munish Kumar" w:date="2022-06-30T21:05:00Z">
                      <w:r>
                        <w:rPr>
                          <w:noProof/>
                        </w:rPr>
                        <w:t xml:space="preserve">[17] </w:t>
                      </w:r>
                    </w:ins>
                  </w:p>
                </w:tc>
                <w:tc>
                  <w:tcPr>
                    <w:tcW w:w="4782" w:type="pct"/>
                    <w:hideMark/>
                  </w:tcPr>
                  <w:p w14:paraId="2D06539A" w14:textId="77777777" w:rsidR="00F97D04" w:rsidRDefault="00F97D04">
                    <w:pPr>
                      <w:pStyle w:val="Bibliography"/>
                      <w:rPr>
                        <w:ins w:id="257" w:author="Munish Kumar" w:date="2022-06-30T21:05:00Z"/>
                        <w:noProof/>
                      </w:rPr>
                    </w:pPr>
                    <w:ins w:id="258" w:author="Munish Kumar" w:date="2022-06-30T21:05:00Z">
                      <w:r>
                        <w:rPr>
                          <w:noProof/>
                        </w:rPr>
                        <w:t xml:space="preserve">S. KyuSik , C. HoeRyeon and L. HongChul, "Topic Model Analysis of Research Trend on Renewable Energy," </w:t>
                      </w:r>
                      <w:r>
                        <w:rPr>
                          <w:i/>
                          <w:iCs/>
                          <w:noProof/>
                        </w:rPr>
                        <w:t xml:space="preserve">Journal of the Korea Academia-Industrial cooperation Society, </w:t>
                      </w:r>
                      <w:r>
                        <w:rPr>
                          <w:noProof/>
                        </w:rPr>
                        <w:t xml:space="preserve">vol. 16, no. 9, pp. 6411-6418, 2015. </w:t>
                      </w:r>
                    </w:ins>
                  </w:p>
                </w:tc>
              </w:tr>
              <w:tr w:rsidR="00F97D04" w14:paraId="1E8CBE17" w14:textId="77777777" w:rsidTr="00F97D04">
                <w:trPr>
                  <w:divId w:val="958756757"/>
                  <w:tblCellSpacing w:w="15" w:type="dxa"/>
                  <w:ins w:id="259" w:author="Munish Kumar" w:date="2022-06-30T21:05:00Z"/>
                </w:trPr>
                <w:tc>
                  <w:tcPr>
                    <w:tcW w:w="176" w:type="pct"/>
                    <w:hideMark/>
                  </w:tcPr>
                  <w:p w14:paraId="3B3D3BE1" w14:textId="77777777" w:rsidR="00F97D04" w:rsidRDefault="00F97D04">
                    <w:pPr>
                      <w:pStyle w:val="Bibliography"/>
                      <w:rPr>
                        <w:ins w:id="260" w:author="Munish Kumar" w:date="2022-06-30T21:05:00Z"/>
                        <w:noProof/>
                      </w:rPr>
                    </w:pPr>
                    <w:ins w:id="261" w:author="Munish Kumar" w:date="2022-06-30T21:05:00Z">
                      <w:r>
                        <w:rPr>
                          <w:noProof/>
                        </w:rPr>
                        <w:t xml:space="preserve">[18] </w:t>
                      </w:r>
                    </w:ins>
                  </w:p>
                </w:tc>
                <w:tc>
                  <w:tcPr>
                    <w:tcW w:w="4782" w:type="pct"/>
                    <w:hideMark/>
                  </w:tcPr>
                  <w:p w14:paraId="372EEED2" w14:textId="77777777" w:rsidR="00F97D04" w:rsidRDefault="00F97D04">
                    <w:pPr>
                      <w:pStyle w:val="Bibliography"/>
                      <w:rPr>
                        <w:ins w:id="262" w:author="Munish Kumar" w:date="2022-06-30T21:05:00Z"/>
                        <w:noProof/>
                      </w:rPr>
                    </w:pPr>
                    <w:ins w:id="263" w:author="Munish Kumar" w:date="2022-06-30T21:05:00Z">
                      <w:r>
                        <w:rPr>
                          <w:noProof/>
                        </w:rPr>
                        <w:t xml:space="preserve">J. Dehler-Holland, K. Schumacher and W. Fichtner, "Topic Modeling Uncovers Shifts in Media Framing of the German Renewable Energy Act," </w:t>
                      </w:r>
                      <w:r>
                        <w:rPr>
                          <w:i/>
                          <w:iCs/>
                          <w:noProof/>
                        </w:rPr>
                        <w:t xml:space="preserve">Patterns,, </w:t>
                      </w:r>
                      <w:r>
                        <w:rPr>
                          <w:noProof/>
                        </w:rPr>
                        <w:t xml:space="preserve">vol. 2, no. 1, 2021. </w:t>
                      </w:r>
                    </w:ins>
                  </w:p>
                </w:tc>
              </w:tr>
              <w:tr w:rsidR="00F97D04" w14:paraId="3087F113" w14:textId="77777777" w:rsidTr="00F97D04">
                <w:trPr>
                  <w:divId w:val="958756757"/>
                  <w:tblCellSpacing w:w="15" w:type="dxa"/>
                  <w:ins w:id="264" w:author="Munish Kumar" w:date="2022-06-30T21:05:00Z"/>
                </w:trPr>
                <w:tc>
                  <w:tcPr>
                    <w:tcW w:w="176" w:type="pct"/>
                    <w:hideMark/>
                  </w:tcPr>
                  <w:p w14:paraId="18653CFE" w14:textId="77777777" w:rsidR="00F97D04" w:rsidRDefault="00F97D04">
                    <w:pPr>
                      <w:pStyle w:val="Bibliography"/>
                      <w:rPr>
                        <w:ins w:id="265" w:author="Munish Kumar" w:date="2022-06-30T21:05:00Z"/>
                        <w:noProof/>
                      </w:rPr>
                    </w:pPr>
                    <w:ins w:id="266" w:author="Munish Kumar" w:date="2022-06-30T21:05:00Z">
                      <w:r>
                        <w:rPr>
                          <w:noProof/>
                        </w:rPr>
                        <w:t xml:space="preserve">[19] </w:t>
                      </w:r>
                    </w:ins>
                  </w:p>
                </w:tc>
                <w:tc>
                  <w:tcPr>
                    <w:tcW w:w="4782" w:type="pct"/>
                    <w:hideMark/>
                  </w:tcPr>
                  <w:p w14:paraId="7EE19E6E" w14:textId="77777777" w:rsidR="00F97D04" w:rsidRDefault="00F97D04">
                    <w:pPr>
                      <w:pStyle w:val="Bibliography"/>
                      <w:rPr>
                        <w:ins w:id="267" w:author="Munish Kumar" w:date="2022-06-30T21:05:00Z"/>
                        <w:noProof/>
                      </w:rPr>
                    </w:pPr>
                    <w:ins w:id="268" w:author="Munish Kumar" w:date="2022-06-30T21:05:00Z">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ins>
                  </w:p>
                </w:tc>
              </w:tr>
              <w:tr w:rsidR="00F97D04" w14:paraId="3F02A28D" w14:textId="77777777" w:rsidTr="00F97D04">
                <w:trPr>
                  <w:divId w:val="958756757"/>
                  <w:tblCellSpacing w:w="15" w:type="dxa"/>
                  <w:ins w:id="269" w:author="Munish Kumar" w:date="2022-06-30T21:05:00Z"/>
                </w:trPr>
                <w:tc>
                  <w:tcPr>
                    <w:tcW w:w="176" w:type="pct"/>
                    <w:hideMark/>
                  </w:tcPr>
                  <w:p w14:paraId="6A383D57" w14:textId="77777777" w:rsidR="00F97D04" w:rsidRDefault="00F97D04">
                    <w:pPr>
                      <w:pStyle w:val="Bibliography"/>
                      <w:rPr>
                        <w:ins w:id="270" w:author="Munish Kumar" w:date="2022-06-30T21:05:00Z"/>
                        <w:noProof/>
                      </w:rPr>
                    </w:pPr>
                    <w:ins w:id="271" w:author="Munish Kumar" w:date="2022-06-30T21:05:00Z">
                      <w:r>
                        <w:rPr>
                          <w:noProof/>
                        </w:rPr>
                        <w:t xml:space="preserve">[20] </w:t>
                      </w:r>
                    </w:ins>
                  </w:p>
                </w:tc>
                <w:tc>
                  <w:tcPr>
                    <w:tcW w:w="4782" w:type="pct"/>
                    <w:hideMark/>
                  </w:tcPr>
                  <w:p w14:paraId="0A9631D6" w14:textId="77777777" w:rsidR="00F97D04" w:rsidRDefault="00F97D04">
                    <w:pPr>
                      <w:pStyle w:val="Bibliography"/>
                      <w:rPr>
                        <w:ins w:id="272" w:author="Munish Kumar" w:date="2022-06-30T21:05:00Z"/>
                        <w:noProof/>
                      </w:rPr>
                    </w:pPr>
                    <w:ins w:id="273" w:author="Munish Kumar" w:date="2022-06-30T21:05:00Z">
                      <w:r>
                        <w:rPr>
                          <w:noProof/>
                        </w:rPr>
                        <w:t>S. Kapadia, "Topic Modeling in Python: Latent Dirichlet Allocation (LDA)," April 2019. [Online]. Available: https://towardsdatascience.com/end-to-end-topic-modeling-in-python-latent-dirichlet-allocation-lda-35ce4ed6b3e0.</w:t>
                      </w:r>
                    </w:ins>
                  </w:p>
                </w:tc>
              </w:tr>
              <w:tr w:rsidR="00F97D04" w14:paraId="069A22E7" w14:textId="77777777" w:rsidTr="00F97D04">
                <w:trPr>
                  <w:divId w:val="958756757"/>
                  <w:tblCellSpacing w:w="15" w:type="dxa"/>
                  <w:ins w:id="274" w:author="Munish Kumar" w:date="2022-06-30T21:05:00Z"/>
                </w:trPr>
                <w:tc>
                  <w:tcPr>
                    <w:tcW w:w="176" w:type="pct"/>
                    <w:hideMark/>
                  </w:tcPr>
                  <w:p w14:paraId="6322E3D2" w14:textId="77777777" w:rsidR="00F97D04" w:rsidRDefault="00F97D04">
                    <w:pPr>
                      <w:pStyle w:val="Bibliography"/>
                      <w:rPr>
                        <w:ins w:id="275" w:author="Munish Kumar" w:date="2022-06-30T21:05:00Z"/>
                        <w:noProof/>
                      </w:rPr>
                    </w:pPr>
                    <w:ins w:id="276" w:author="Munish Kumar" w:date="2022-06-30T21:05:00Z">
                      <w:r>
                        <w:rPr>
                          <w:noProof/>
                        </w:rPr>
                        <w:t xml:space="preserve">[21] </w:t>
                      </w:r>
                    </w:ins>
                  </w:p>
                </w:tc>
                <w:tc>
                  <w:tcPr>
                    <w:tcW w:w="4782" w:type="pct"/>
                    <w:hideMark/>
                  </w:tcPr>
                  <w:p w14:paraId="4C8ADF02" w14:textId="77777777" w:rsidR="00F97D04" w:rsidRDefault="00F97D04">
                    <w:pPr>
                      <w:pStyle w:val="Bibliography"/>
                      <w:rPr>
                        <w:ins w:id="277" w:author="Munish Kumar" w:date="2022-06-30T21:05:00Z"/>
                        <w:noProof/>
                      </w:rPr>
                    </w:pPr>
                    <w:ins w:id="278" w:author="Munish Kumar" w:date="2022-06-30T21:05:00Z">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ins>
                  </w:p>
                </w:tc>
              </w:tr>
              <w:tr w:rsidR="00F97D04" w14:paraId="50A47163" w14:textId="77777777" w:rsidTr="00F97D04">
                <w:trPr>
                  <w:divId w:val="958756757"/>
                  <w:tblCellSpacing w:w="15" w:type="dxa"/>
                  <w:ins w:id="279" w:author="Munish Kumar" w:date="2022-06-30T21:05:00Z"/>
                </w:trPr>
                <w:tc>
                  <w:tcPr>
                    <w:tcW w:w="176" w:type="pct"/>
                    <w:hideMark/>
                  </w:tcPr>
                  <w:p w14:paraId="62399CDB" w14:textId="77777777" w:rsidR="00F97D04" w:rsidRDefault="00F97D04">
                    <w:pPr>
                      <w:pStyle w:val="Bibliography"/>
                      <w:rPr>
                        <w:ins w:id="280" w:author="Munish Kumar" w:date="2022-06-30T21:05:00Z"/>
                        <w:noProof/>
                      </w:rPr>
                    </w:pPr>
                    <w:ins w:id="281" w:author="Munish Kumar" w:date="2022-06-30T21:05:00Z">
                      <w:r>
                        <w:rPr>
                          <w:noProof/>
                        </w:rPr>
                        <w:t xml:space="preserve">[22] </w:t>
                      </w:r>
                    </w:ins>
                  </w:p>
                </w:tc>
                <w:tc>
                  <w:tcPr>
                    <w:tcW w:w="4782" w:type="pct"/>
                    <w:hideMark/>
                  </w:tcPr>
                  <w:p w14:paraId="57436C74" w14:textId="77777777" w:rsidR="00F97D04" w:rsidRDefault="00F97D04">
                    <w:pPr>
                      <w:pStyle w:val="Bibliography"/>
                      <w:rPr>
                        <w:ins w:id="282" w:author="Munish Kumar" w:date="2022-06-30T21:05:00Z"/>
                        <w:noProof/>
                      </w:rPr>
                    </w:pPr>
                    <w:ins w:id="283" w:author="Munish Kumar" w:date="2022-06-30T21:05:00Z">
                      <w:r>
                        <w:rPr>
                          <w:noProof/>
                        </w:rPr>
                        <w:t>S. Prabhakaran, "Topic Modeling with Gensim (Python)," 2018. [Online]. Available: https://www.machinelearningplus.com/nlp/topic-modeling-gensim-python/.</w:t>
                      </w:r>
                    </w:ins>
                  </w:p>
                </w:tc>
              </w:tr>
              <w:tr w:rsidR="00F97D04" w14:paraId="6CC519A8" w14:textId="77777777" w:rsidTr="00F97D04">
                <w:trPr>
                  <w:divId w:val="958756757"/>
                  <w:tblCellSpacing w:w="15" w:type="dxa"/>
                  <w:ins w:id="284" w:author="Munish Kumar" w:date="2022-06-30T21:05:00Z"/>
                </w:trPr>
                <w:tc>
                  <w:tcPr>
                    <w:tcW w:w="176" w:type="pct"/>
                    <w:hideMark/>
                  </w:tcPr>
                  <w:p w14:paraId="4F9EB53C" w14:textId="77777777" w:rsidR="00F97D04" w:rsidRDefault="00F97D04">
                    <w:pPr>
                      <w:pStyle w:val="Bibliography"/>
                      <w:rPr>
                        <w:ins w:id="285" w:author="Munish Kumar" w:date="2022-06-30T21:05:00Z"/>
                        <w:noProof/>
                      </w:rPr>
                    </w:pPr>
                    <w:ins w:id="286" w:author="Munish Kumar" w:date="2022-06-30T21:05:00Z">
                      <w:r>
                        <w:rPr>
                          <w:noProof/>
                        </w:rPr>
                        <w:t xml:space="preserve">[23] </w:t>
                      </w:r>
                    </w:ins>
                  </w:p>
                </w:tc>
                <w:tc>
                  <w:tcPr>
                    <w:tcW w:w="4782" w:type="pct"/>
                    <w:hideMark/>
                  </w:tcPr>
                  <w:p w14:paraId="169BA993" w14:textId="77777777" w:rsidR="00F97D04" w:rsidRDefault="00F97D04">
                    <w:pPr>
                      <w:pStyle w:val="Bibliography"/>
                      <w:rPr>
                        <w:ins w:id="287" w:author="Munish Kumar" w:date="2022-06-30T21:05:00Z"/>
                        <w:noProof/>
                      </w:rPr>
                    </w:pPr>
                    <w:ins w:id="288" w:author="Munish Kumar" w:date="2022-06-30T21:05:00Z">
                      <w:r>
                        <w:rPr>
                          <w:noProof/>
                        </w:rPr>
                        <w:t xml:space="preserve">S. Bird, E. Klein and E. Loper, Natural Language Processing with Python: Analyzing Text with the Natural Language Toolkit, O'Reilly Media, Inc, 2009. </w:t>
                      </w:r>
                    </w:ins>
                  </w:p>
                </w:tc>
              </w:tr>
              <w:tr w:rsidR="00F97D04" w14:paraId="37A68209" w14:textId="77777777" w:rsidTr="00F97D04">
                <w:trPr>
                  <w:divId w:val="958756757"/>
                  <w:tblCellSpacing w:w="15" w:type="dxa"/>
                  <w:ins w:id="289" w:author="Munish Kumar" w:date="2022-06-30T21:05:00Z"/>
                </w:trPr>
                <w:tc>
                  <w:tcPr>
                    <w:tcW w:w="176" w:type="pct"/>
                    <w:hideMark/>
                  </w:tcPr>
                  <w:p w14:paraId="60763724" w14:textId="77777777" w:rsidR="00F97D04" w:rsidRDefault="00F97D04">
                    <w:pPr>
                      <w:pStyle w:val="Bibliography"/>
                      <w:rPr>
                        <w:ins w:id="290" w:author="Munish Kumar" w:date="2022-06-30T21:05:00Z"/>
                        <w:noProof/>
                      </w:rPr>
                    </w:pPr>
                    <w:ins w:id="291" w:author="Munish Kumar" w:date="2022-06-30T21:05:00Z">
                      <w:r>
                        <w:rPr>
                          <w:noProof/>
                        </w:rPr>
                        <w:lastRenderedPageBreak/>
                        <w:t xml:space="preserve">[24] </w:t>
                      </w:r>
                    </w:ins>
                  </w:p>
                </w:tc>
                <w:tc>
                  <w:tcPr>
                    <w:tcW w:w="4782" w:type="pct"/>
                    <w:hideMark/>
                  </w:tcPr>
                  <w:p w14:paraId="322E5CAF" w14:textId="77777777" w:rsidR="00F97D04" w:rsidRDefault="00F97D04">
                    <w:pPr>
                      <w:pStyle w:val="Bibliography"/>
                      <w:rPr>
                        <w:ins w:id="292" w:author="Munish Kumar" w:date="2022-06-30T21:05:00Z"/>
                        <w:noProof/>
                      </w:rPr>
                    </w:pPr>
                    <w:ins w:id="293" w:author="Munish Kumar" w:date="2022-06-30T21:05:00Z">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ins>
                  </w:p>
                </w:tc>
              </w:tr>
              <w:tr w:rsidR="00F97D04" w14:paraId="6FC57FC4" w14:textId="77777777" w:rsidTr="00F97D04">
                <w:trPr>
                  <w:divId w:val="958756757"/>
                  <w:tblCellSpacing w:w="15" w:type="dxa"/>
                  <w:ins w:id="294" w:author="Munish Kumar" w:date="2022-06-30T21:05:00Z"/>
                </w:trPr>
                <w:tc>
                  <w:tcPr>
                    <w:tcW w:w="176" w:type="pct"/>
                    <w:hideMark/>
                  </w:tcPr>
                  <w:p w14:paraId="09D772A8" w14:textId="77777777" w:rsidR="00F97D04" w:rsidRDefault="00F97D04">
                    <w:pPr>
                      <w:pStyle w:val="Bibliography"/>
                      <w:rPr>
                        <w:ins w:id="295" w:author="Munish Kumar" w:date="2022-06-30T21:05:00Z"/>
                        <w:noProof/>
                      </w:rPr>
                    </w:pPr>
                    <w:ins w:id="296" w:author="Munish Kumar" w:date="2022-06-30T21:05:00Z">
                      <w:r>
                        <w:rPr>
                          <w:noProof/>
                        </w:rPr>
                        <w:t xml:space="preserve">[25] </w:t>
                      </w:r>
                    </w:ins>
                  </w:p>
                </w:tc>
                <w:tc>
                  <w:tcPr>
                    <w:tcW w:w="4782" w:type="pct"/>
                    <w:hideMark/>
                  </w:tcPr>
                  <w:p w14:paraId="29565346" w14:textId="77777777" w:rsidR="00F97D04" w:rsidRDefault="00F97D04">
                    <w:pPr>
                      <w:pStyle w:val="Bibliography"/>
                      <w:rPr>
                        <w:ins w:id="297" w:author="Munish Kumar" w:date="2022-06-30T21:05:00Z"/>
                        <w:noProof/>
                      </w:rPr>
                    </w:pPr>
                    <w:ins w:id="298" w:author="Munish Kumar" w:date="2022-06-30T21:05:00Z">
                      <w:r>
                        <w:rPr>
                          <w:noProof/>
                        </w:rPr>
                        <w:t>International Energy Agency, "Energy Subsidies - Topics," [Online]. Available: https://www.iea.org/topics/energy-subsidies.</w:t>
                      </w:r>
                    </w:ins>
                  </w:p>
                </w:tc>
              </w:tr>
              <w:tr w:rsidR="00F97D04" w14:paraId="60899EBE" w14:textId="77777777" w:rsidTr="00F97D04">
                <w:trPr>
                  <w:divId w:val="958756757"/>
                  <w:tblCellSpacing w:w="15" w:type="dxa"/>
                  <w:ins w:id="299" w:author="Munish Kumar" w:date="2022-06-30T21:05:00Z"/>
                </w:trPr>
                <w:tc>
                  <w:tcPr>
                    <w:tcW w:w="176" w:type="pct"/>
                    <w:hideMark/>
                  </w:tcPr>
                  <w:p w14:paraId="06C36C28" w14:textId="77777777" w:rsidR="00F97D04" w:rsidRDefault="00F97D04">
                    <w:pPr>
                      <w:pStyle w:val="Bibliography"/>
                      <w:rPr>
                        <w:ins w:id="300" w:author="Munish Kumar" w:date="2022-06-30T21:05:00Z"/>
                        <w:noProof/>
                      </w:rPr>
                    </w:pPr>
                    <w:ins w:id="301" w:author="Munish Kumar" w:date="2022-06-30T21:05:00Z">
                      <w:r>
                        <w:rPr>
                          <w:noProof/>
                        </w:rPr>
                        <w:t xml:space="preserve">[26] </w:t>
                      </w:r>
                    </w:ins>
                  </w:p>
                </w:tc>
                <w:tc>
                  <w:tcPr>
                    <w:tcW w:w="4782" w:type="pct"/>
                    <w:hideMark/>
                  </w:tcPr>
                  <w:p w14:paraId="1218E804" w14:textId="77777777" w:rsidR="00F97D04" w:rsidRDefault="00F97D04">
                    <w:pPr>
                      <w:pStyle w:val="Bibliography"/>
                      <w:rPr>
                        <w:ins w:id="302" w:author="Munish Kumar" w:date="2022-06-30T21:05:00Z"/>
                        <w:noProof/>
                      </w:rPr>
                    </w:pPr>
                    <w:ins w:id="303" w:author="Munish Kumar" w:date="2022-06-30T21:05:00Z">
                      <w:r>
                        <w:rPr>
                          <w:noProof/>
                        </w:rPr>
                        <w:t>Office of Energy Efficiency and Renewable Energy, "Weatherization and Intergovernmental Programs Office State Energy Program," [Online]. Available: https://www.energy.gov/eere/wipo/about-state-energy-program. [Accessed February 2022].</w:t>
                      </w:r>
                    </w:ins>
                  </w:p>
                </w:tc>
              </w:tr>
              <w:tr w:rsidR="00F97D04" w14:paraId="4D6E1ECF" w14:textId="77777777" w:rsidTr="00F97D04">
                <w:trPr>
                  <w:divId w:val="958756757"/>
                  <w:tblCellSpacing w:w="15" w:type="dxa"/>
                  <w:ins w:id="304" w:author="Munish Kumar" w:date="2022-06-30T21:05:00Z"/>
                </w:trPr>
                <w:tc>
                  <w:tcPr>
                    <w:tcW w:w="176" w:type="pct"/>
                    <w:hideMark/>
                  </w:tcPr>
                  <w:p w14:paraId="1A9BCF32" w14:textId="77777777" w:rsidR="00F97D04" w:rsidRDefault="00F97D04">
                    <w:pPr>
                      <w:pStyle w:val="Bibliography"/>
                      <w:rPr>
                        <w:ins w:id="305" w:author="Munish Kumar" w:date="2022-06-30T21:05:00Z"/>
                        <w:noProof/>
                      </w:rPr>
                    </w:pPr>
                    <w:ins w:id="306" w:author="Munish Kumar" w:date="2022-06-30T21:05:00Z">
                      <w:r>
                        <w:rPr>
                          <w:noProof/>
                        </w:rPr>
                        <w:t xml:space="preserve">[27] </w:t>
                      </w:r>
                    </w:ins>
                  </w:p>
                </w:tc>
                <w:tc>
                  <w:tcPr>
                    <w:tcW w:w="4782" w:type="pct"/>
                    <w:hideMark/>
                  </w:tcPr>
                  <w:p w14:paraId="6668616A" w14:textId="77777777" w:rsidR="00F97D04" w:rsidRDefault="00F97D04">
                    <w:pPr>
                      <w:pStyle w:val="Bibliography"/>
                      <w:rPr>
                        <w:ins w:id="307" w:author="Munish Kumar" w:date="2022-06-30T21:05:00Z"/>
                        <w:noProof/>
                      </w:rPr>
                    </w:pPr>
                    <w:ins w:id="308" w:author="Munish Kumar" w:date="2022-06-30T21:05:00Z">
                      <w:r>
                        <w:rPr>
                          <w:noProof/>
                        </w:rPr>
                        <w:t xml:space="preserve">S. Sundaram, "The Sustainability of Solar PV Governance: A Comparative International Perspective," in </w:t>
                      </w:r>
                      <w:r>
                        <w:rPr>
                          <w:i/>
                          <w:iCs/>
                          <w:noProof/>
                        </w:rPr>
                        <w:t>Solar Photovoltaic Technology Production</w:t>
                      </w:r>
                      <w:r>
                        <w:rPr>
                          <w:noProof/>
                        </w:rPr>
                        <w:t>, 2016, pp. 47-74.</w:t>
                      </w:r>
                    </w:ins>
                  </w:p>
                </w:tc>
              </w:tr>
              <w:tr w:rsidR="00F97D04" w14:paraId="658847B8" w14:textId="77777777" w:rsidTr="00F97D04">
                <w:trPr>
                  <w:divId w:val="958756757"/>
                  <w:tblCellSpacing w:w="15" w:type="dxa"/>
                  <w:ins w:id="309" w:author="Munish Kumar" w:date="2022-06-30T21:05:00Z"/>
                </w:trPr>
                <w:tc>
                  <w:tcPr>
                    <w:tcW w:w="176" w:type="pct"/>
                    <w:hideMark/>
                  </w:tcPr>
                  <w:p w14:paraId="14A0DC58" w14:textId="77777777" w:rsidR="00F97D04" w:rsidRDefault="00F97D04">
                    <w:pPr>
                      <w:pStyle w:val="Bibliography"/>
                      <w:rPr>
                        <w:ins w:id="310" w:author="Munish Kumar" w:date="2022-06-30T21:05:00Z"/>
                        <w:noProof/>
                      </w:rPr>
                    </w:pPr>
                    <w:ins w:id="311" w:author="Munish Kumar" w:date="2022-06-30T21:05:00Z">
                      <w:r>
                        <w:rPr>
                          <w:noProof/>
                        </w:rPr>
                        <w:t xml:space="preserve">[28] </w:t>
                      </w:r>
                    </w:ins>
                  </w:p>
                </w:tc>
                <w:tc>
                  <w:tcPr>
                    <w:tcW w:w="4782" w:type="pct"/>
                    <w:hideMark/>
                  </w:tcPr>
                  <w:p w14:paraId="7A31DA15" w14:textId="77777777" w:rsidR="00F97D04" w:rsidRDefault="00F97D04">
                    <w:pPr>
                      <w:pStyle w:val="Bibliography"/>
                      <w:rPr>
                        <w:ins w:id="312" w:author="Munish Kumar" w:date="2022-06-30T21:05:00Z"/>
                        <w:noProof/>
                      </w:rPr>
                    </w:pPr>
                    <w:ins w:id="313" w:author="Munish Kumar" w:date="2022-06-30T21:05:00Z">
                      <w:r>
                        <w:rPr>
                          <w:noProof/>
                        </w:rPr>
                        <w:t>U.S. Department of Energy, "Federal agency use of renewable electric energy," 2021. [Online]. Available: https://www.energy.gov/eere/femp/federal-agency-use-renewable-electric-energy.</w:t>
                      </w:r>
                    </w:ins>
                  </w:p>
                </w:tc>
              </w:tr>
              <w:tr w:rsidR="00F97D04" w14:paraId="71ECFF2A" w14:textId="77777777" w:rsidTr="00F97D04">
                <w:trPr>
                  <w:divId w:val="958756757"/>
                  <w:tblCellSpacing w:w="15" w:type="dxa"/>
                  <w:ins w:id="314" w:author="Munish Kumar" w:date="2022-06-30T21:05:00Z"/>
                </w:trPr>
                <w:tc>
                  <w:tcPr>
                    <w:tcW w:w="176" w:type="pct"/>
                    <w:hideMark/>
                  </w:tcPr>
                  <w:p w14:paraId="383453DB" w14:textId="77777777" w:rsidR="00F97D04" w:rsidRDefault="00F97D04">
                    <w:pPr>
                      <w:pStyle w:val="Bibliography"/>
                      <w:rPr>
                        <w:ins w:id="315" w:author="Munish Kumar" w:date="2022-06-30T21:05:00Z"/>
                        <w:noProof/>
                      </w:rPr>
                    </w:pPr>
                    <w:ins w:id="316" w:author="Munish Kumar" w:date="2022-06-30T21:05:00Z">
                      <w:r>
                        <w:rPr>
                          <w:noProof/>
                        </w:rPr>
                        <w:t xml:space="preserve">[29] </w:t>
                      </w:r>
                    </w:ins>
                  </w:p>
                </w:tc>
                <w:tc>
                  <w:tcPr>
                    <w:tcW w:w="4782" w:type="pct"/>
                    <w:hideMark/>
                  </w:tcPr>
                  <w:p w14:paraId="4A81D59F" w14:textId="77777777" w:rsidR="00F97D04" w:rsidRDefault="00F97D04">
                    <w:pPr>
                      <w:pStyle w:val="Bibliography"/>
                      <w:rPr>
                        <w:ins w:id="317" w:author="Munish Kumar" w:date="2022-06-30T21:05:00Z"/>
                        <w:noProof/>
                      </w:rPr>
                    </w:pPr>
                    <w:ins w:id="318" w:author="Munish Kumar" w:date="2022-06-30T21:05:00Z">
                      <w:r>
                        <w:rPr>
                          <w:noProof/>
                        </w:rPr>
                        <w:t>Center for Climate and Energy Solutions., "Renewable energy," 2021. [Online]. Available: https://www.c2es.org/content/renewable-energy/.</w:t>
                      </w:r>
                    </w:ins>
                  </w:p>
                </w:tc>
              </w:tr>
              <w:tr w:rsidR="00F97D04" w14:paraId="5CBC4AD6" w14:textId="77777777" w:rsidTr="00F97D04">
                <w:trPr>
                  <w:divId w:val="958756757"/>
                  <w:tblCellSpacing w:w="15" w:type="dxa"/>
                  <w:ins w:id="319" w:author="Munish Kumar" w:date="2022-06-30T21:05:00Z"/>
                </w:trPr>
                <w:tc>
                  <w:tcPr>
                    <w:tcW w:w="176" w:type="pct"/>
                    <w:hideMark/>
                  </w:tcPr>
                  <w:p w14:paraId="2C05D643" w14:textId="77777777" w:rsidR="00F97D04" w:rsidRDefault="00F97D04">
                    <w:pPr>
                      <w:pStyle w:val="Bibliography"/>
                      <w:rPr>
                        <w:ins w:id="320" w:author="Munish Kumar" w:date="2022-06-30T21:05:00Z"/>
                        <w:noProof/>
                      </w:rPr>
                    </w:pPr>
                    <w:ins w:id="321" w:author="Munish Kumar" w:date="2022-06-30T21:05:00Z">
                      <w:r>
                        <w:rPr>
                          <w:noProof/>
                        </w:rPr>
                        <w:t xml:space="preserve">[30] </w:t>
                      </w:r>
                    </w:ins>
                  </w:p>
                </w:tc>
                <w:tc>
                  <w:tcPr>
                    <w:tcW w:w="4782" w:type="pct"/>
                    <w:hideMark/>
                  </w:tcPr>
                  <w:p w14:paraId="76F9804F" w14:textId="77777777" w:rsidR="00F97D04" w:rsidRDefault="00F97D04">
                    <w:pPr>
                      <w:pStyle w:val="Bibliography"/>
                      <w:rPr>
                        <w:ins w:id="322" w:author="Munish Kumar" w:date="2022-06-30T21:05:00Z"/>
                        <w:noProof/>
                      </w:rPr>
                    </w:pPr>
                    <w:ins w:id="323" w:author="Munish Kumar" w:date="2022-06-30T21:05:00Z">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ins>
                  </w:p>
                </w:tc>
              </w:tr>
              <w:tr w:rsidR="00F97D04" w14:paraId="07B2C940" w14:textId="77777777" w:rsidTr="00F97D04">
                <w:trPr>
                  <w:divId w:val="958756757"/>
                  <w:tblCellSpacing w:w="15" w:type="dxa"/>
                  <w:ins w:id="324" w:author="Munish Kumar" w:date="2022-06-30T21:05:00Z"/>
                </w:trPr>
                <w:tc>
                  <w:tcPr>
                    <w:tcW w:w="176" w:type="pct"/>
                    <w:hideMark/>
                  </w:tcPr>
                  <w:p w14:paraId="3E8FE290" w14:textId="77777777" w:rsidR="00F97D04" w:rsidRDefault="00F97D04">
                    <w:pPr>
                      <w:pStyle w:val="Bibliography"/>
                      <w:rPr>
                        <w:ins w:id="325" w:author="Munish Kumar" w:date="2022-06-30T21:05:00Z"/>
                        <w:noProof/>
                      </w:rPr>
                    </w:pPr>
                    <w:ins w:id="326" w:author="Munish Kumar" w:date="2022-06-30T21:05:00Z">
                      <w:r>
                        <w:rPr>
                          <w:noProof/>
                        </w:rPr>
                        <w:t xml:space="preserve">[31] </w:t>
                      </w:r>
                    </w:ins>
                  </w:p>
                </w:tc>
                <w:tc>
                  <w:tcPr>
                    <w:tcW w:w="4782" w:type="pct"/>
                    <w:hideMark/>
                  </w:tcPr>
                  <w:p w14:paraId="30F37A97" w14:textId="77777777" w:rsidR="00F97D04" w:rsidRDefault="00F97D04">
                    <w:pPr>
                      <w:pStyle w:val="Bibliography"/>
                      <w:rPr>
                        <w:ins w:id="327" w:author="Munish Kumar" w:date="2022-06-30T21:05:00Z"/>
                        <w:noProof/>
                      </w:rPr>
                    </w:pPr>
                    <w:ins w:id="328" w:author="Munish Kumar" w:date="2022-06-30T21:05:00Z">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ins>
                  </w:p>
                </w:tc>
              </w:tr>
              <w:tr w:rsidR="00F97D04" w14:paraId="2395E1D4" w14:textId="77777777" w:rsidTr="00F97D04">
                <w:trPr>
                  <w:divId w:val="958756757"/>
                  <w:tblCellSpacing w:w="15" w:type="dxa"/>
                  <w:ins w:id="329" w:author="Munish Kumar" w:date="2022-06-30T21:05:00Z"/>
                </w:trPr>
                <w:tc>
                  <w:tcPr>
                    <w:tcW w:w="176" w:type="pct"/>
                    <w:hideMark/>
                  </w:tcPr>
                  <w:p w14:paraId="70DF6048" w14:textId="77777777" w:rsidR="00F97D04" w:rsidRDefault="00F97D04">
                    <w:pPr>
                      <w:pStyle w:val="Bibliography"/>
                      <w:rPr>
                        <w:ins w:id="330" w:author="Munish Kumar" w:date="2022-06-30T21:05:00Z"/>
                        <w:noProof/>
                      </w:rPr>
                    </w:pPr>
                    <w:ins w:id="331" w:author="Munish Kumar" w:date="2022-06-30T21:05:00Z">
                      <w:r>
                        <w:rPr>
                          <w:noProof/>
                        </w:rPr>
                        <w:t xml:space="preserve">[32] </w:t>
                      </w:r>
                    </w:ins>
                  </w:p>
                </w:tc>
                <w:tc>
                  <w:tcPr>
                    <w:tcW w:w="4782" w:type="pct"/>
                    <w:hideMark/>
                  </w:tcPr>
                  <w:p w14:paraId="447DA7A9" w14:textId="77777777" w:rsidR="00F97D04" w:rsidRDefault="00F97D04">
                    <w:pPr>
                      <w:pStyle w:val="Bibliography"/>
                      <w:rPr>
                        <w:ins w:id="332" w:author="Munish Kumar" w:date="2022-06-30T21:05:00Z"/>
                        <w:noProof/>
                      </w:rPr>
                    </w:pPr>
                    <w:ins w:id="333" w:author="Munish Kumar" w:date="2022-06-30T21:05:00Z">
                      <w:r>
                        <w:rPr>
                          <w:noProof/>
                        </w:rPr>
                        <w:t>A. Tan, "Singapore to ramp up solar energy production to power 350,000 homes by 2030.," Straits Times, Singapore, 2019.</w:t>
                      </w:r>
                    </w:ins>
                  </w:p>
                </w:tc>
              </w:tr>
              <w:tr w:rsidR="00F97D04" w14:paraId="48A56EBA" w14:textId="77777777" w:rsidTr="00F97D04">
                <w:trPr>
                  <w:divId w:val="958756757"/>
                  <w:tblCellSpacing w:w="15" w:type="dxa"/>
                  <w:ins w:id="334" w:author="Munish Kumar" w:date="2022-06-30T21:05:00Z"/>
                </w:trPr>
                <w:tc>
                  <w:tcPr>
                    <w:tcW w:w="176" w:type="pct"/>
                    <w:hideMark/>
                  </w:tcPr>
                  <w:p w14:paraId="480536EA" w14:textId="77777777" w:rsidR="00F97D04" w:rsidRDefault="00F97D04">
                    <w:pPr>
                      <w:pStyle w:val="Bibliography"/>
                      <w:rPr>
                        <w:ins w:id="335" w:author="Munish Kumar" w:date="2022-06-30T21:05:00Z"/>
                        <w:noProof/>
                      </w:rPr>
                    </w:pPr>
                    <w:ins w:id="336" w:author="Munish Kumar" w:date="2022-06-30T21:05:00Z">
                      <w:r>
                        <w:rPr>
                          <w:noProof/>
                        </w:rPr>
                        <w:t xml:space="preserve">[33] </w:t>
                      </w:r>
                    </w:ins>
                  </w:p>
                </w:tc>
                <w:tc>
                  <w:tcPr>
                    <w:tcW w:w="4782" w:type="pct"/>
                    <w:hideMark/>
                  </w:tcPr>
                  <w:p w14:paraId="0B1891FE" w14:textId="77777777" w:rsidR="00F97D04" w:rsidRDefault="00F97D04">
                    <w:pPr>
                      <w:pStyle w:val="Bibliography"/>
                      <w:rPr>
                        <w:ins w:id="337" w:author="Munish Kumar" w:date="2022-06-30T21:05:00Z"/>
                        <w:noProof/>
                      </w:rPr>
                    </w:pPr>
                    <w:ins w:id="338" w:author="Munish Kumar" w:date="2022-06-30T21:05:00Z">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ins>
                  </w:p>
                </w:tc>
              </w:tr>
              <w:tr w:rsidR="00F97D04" w14:paraId="16B1F9E1" w14:textId="77777777" w:rsidTr="00F97D04">
                <w:trPr>
                  <w:divId w:val="958756757"/>
                  <w:tblCellSpacing w:w="15" w:type="dxa"/>
                  <w:ins w:id="339" w:author="Munish Kumar" w:date="2022-06-30T21:05:00Z"/>
                </w:trPr>
                <w:tc>
                  <w:tcPr>
                    <w:tcW w:w="176" w:type="pct"/>
                    <w:hideMark/>
                  </w:tcPr>
                  <w:p w14:paraId="0D95AAEB" w14:textId="77777777" w:rsidR="00F97D04" w:rsidRDefault="00F97D04">
                    <w:pPr>
                      <w:pStyle w:val="Bibliography"/>
                      <w:rPr>
                        <w:ins w:id="340" w:author="Munish Kumar" w:date="2022-06-30T21:05:00Z"/>
                        <w:noProof/>
                      </w:rPr>
                    </w:pPr>
                    <w:ins w:id="341" w:author="Munish Kumar" w:date="2022-06-30T21:05:00Z">
                      <w:r>
                        <w:rPr>
                          <w:noProof/>
                        </w:rPr>
                        <w:t xml:space="preserve">[34] </w:t>
                      </w:r>
                    </w:ins>
                  </w:p>
                </w:tc>
                <w:tc>
                  <w:tcPr>
                    <w:tcW w:w="4782" w:type="pct"/>
                    <w:hideMark/>
                  </w:tcPr>
                  <w:p w14:paraId="41CAA893" w14:textId="77777777" w:rsidR="00F97D04" w:rsidRDefault="00F97D04">
                    <w:pPr>
                      <w:pStyle w:val="Bibliography"/>
                      <w:rPr>
                        <w:ins w:id="342" w:author="Munish Kumar" w:date="2022-06-30T21:05:00Z"/>
                        <w:noProof/>
                      </w:rPr>
                    </w:pPr>
                    <w:ins w:id="343" w:author="Munish Kumar" w:date="2022-06-30T21:05:00Z">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ins>
                  </w:p>
                </w:tc>
              </w:tr>
              <w:tr w:rsidR="00F97D04" w14:paraId="4826C6D3" w14:textId="77777777" w:rsidTr="00F97D04">
                <w:trPr>
                  <w:divId w:val="958756757"/>
                  <w:tblCellSpacing w:w="15" w:type="dxa"/>
                  <w:ins w:id="344" w:author="Munish Kumar" w:date="2022-06-30T21:05:00Z"/>
                </w:trPr>
                <w:tc>
                  <w:tcPr>
                    <w:tcW w:w="176" w:type="pct"/>
                    <w:hideMark/>
                  </w:tcPr>
                  <w:p w14:paraId="44CBE47C" w14:textId="77777777" w:rsidR="00F97D04" w:rsidRDefault="00F97D04">
                    <w:pPr>
                      <w:pStyle w:val="Bibliography"/>
                      <w:rPr>
                        <w:ins w:id="345" w:author="Munish Kumar" w:date="2022-06-30T21:05:00Z"/>
                        <w:noProof/>
                      </w:rPr>
                    </w:pPr>
                    <w:ins w:id="346" w:author="Munish Kumar" w:date="2022-06-30T21:05:00Z">
                      <w:r>
                        <w:rPr>
                          <w:noProof/>
                        </w:rPr>
                        <w:t xml:space="preserve">[35] </w:t>
                      </w:r>
                    </w:ins>
                  </w:p>
                </w:tc>
                <w:tc>
                  <w:tcPr>
                    <w:tcW w:w="4782" w:type="pct"/>
                    <w:hideMark/>
                  </w:tcPr>
                  <w:p w14:paraId="5D094847" w14:textId="77777777" w:rsidR="00F97D04" w:rsidRDefault="00F97D04">
                    <w:pPr>
                      <w:pStyle w:val="Bibliography"/>
                      <w:rPr>
                        <w:ins w:id="347" w:author="Munish Kumar" w:date="2022-06-30T21:05:00Z"/>
                        <w:noProof/>
                      </w:rPr>
                    </w:pPr>
                    <w:ins w:id="348" w:author="Munish Kumar" w:date="2022-06-30T21:05:00Z">
                      <w:r>
                        <w:rPr>
                          <w:noProof/>
                        </w:rPr>
                        <w:t xml:space="preserve">B. D. Jones, Reconceiving decision-making in democratic politics: attention, choice, and public policy,, London: The University of Chicago Press, 1994. </w:t>
                      </w:r>
                    </w:ins>
                  </w:p>
                </w:tc>
              </w:tr>
              <w:tr w:rsidR="00F97D04" w14:paraId="41E9D197" w14:textId="77777777" w:rsidTr="00F97D04">
                <w:trPr>
                  <w:divId w:val="958756757"/>
                  <w:tblCellSpacing w:w="15" w:type="dxa"/>
                  <w:ins w:id="349" w:author="Munish Kumar" w:date="2022-06-30T21:05:00Z"/>
                </w:trPr>
                <w:tc>
                  <w:tcPr>
                    <w:tcW w:w="176" w:type="pct"/>
                    <w:hideMark/>
                  </w:tcPr>
                  <w:p w14:paraId="12A6703C" w14:textId="77777777" w:rsidR="00F97D04" w:rsidRDefault="00F97D04">
                    <w:pPr>
                      <w:pStyle w:val="Bibliography"/>
                      <w:rPr>
                        <w:ins w:id="350" w:author="Munish Kumar" w:date="2022-06-30T21:05:00Z"/>
                        <w:noProof/>
                      </w:rPr>
                    </w:pPr>
                    <w:ins w:id="351" w:author="Munish Kumar" w:date="2022-06-30T21:05:00Z">
                      <w:r>
                        <w:rPr>
                          <w:noProof/>
                        </w:rPr>
                        <w:t xml:space="preserve">[36] </w:t>
                      </w:r>
                    </w:ins>
                  </w:p>
                </w:tc>
                <w:tc>
                  <w:tcPr>
                    <w:tcW w:w="4782" w:type="pct"/>
                    <w:hideMark/>
                  </w:tcPr>
                  <w:p w14:paraId="162C70A3" w14:textId="77777777" w:rsidR="00F97D04" w:rsidRDefault="00F97D04">
                    <w:pPr>
                      <w:pStyle w:val="Bibliography"/>
                      <w:rPr>
                        <w:ins w:id="352" w:author="Munish Kumar" w:date="2022-06-30T21:05:00Z"/>
                        <w:noProof/>
                      </w:rPr>
                    </w:pPr>
                    <w:ins w:id="353" w:author="Munish Kumar" w:date="2022-06-30T21:05:00Z">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ins>
                  </w:p>
                </w:tc>
              </w:tr>
              <w:tr w:rsidR="00F97D04" w14:paraId="403F597E" w14:textId="77777777" w:rsidTr="00F97D04">
                <w:trPr>
                  <w:divId w:val="958756757"/>
                  <w:tblCellSpacing w:w="15" w:type="dxa"/>
                  <w:ins w:id="354" w:author="Munish Kumar" w:date="2022-06-30T21:05:00Z"/>
                </w:trPr>
                <w:tc>
                  <w:tcPr>
                    <w:tcW w:w="176" w:type="pct"/>
                    <w:hideMark/>
                  </w:tcPr>
                  <w:p w14:paraId="421A666C" w14:textId="77777777" w:rsidR="00F97D04" w:rsidRDefault="00F97D04">
                    <w:pPr>
                      <w:pStyle w:val="Bibliography"/>
                      <w:rPr>
                        <w:ins w:id="355" w:author="Munish Kumar" w:date="2022-06-30T21:05:00Z"/>
                        <w:noProof/>
                      </w:rPr>
                    </w:pPr>
                    <w:ins w:id="356" w:author="Munish Kumar" w:date="2022-06-30T21:05:00Z">
                      <w:r>
                        <w:rPr>
                          <w:noProof/>
                        </w:rPr>
                        <w:t xml:space="preserve">[37] </w:t>
                      </w:r>
                    </w:ins>
                  </w:p>
                </w:tc>
                <w:tc>
                  <w:tcPr>
                    <w:tcW w:w="4782" w:type="pct"/>
                    <w:hideMark/>
                  </w:tcPr>
                  <w:p w14:paraId="09D80B8A" w14:textId="77777777" w:rsidR="00F97D04" w:rsidRDefault="00F97D04">
                    <w:pPr>
                      <w:pStyle w:val="Bibliography"/>
                      <w:rPr>
                        <w:ins w:id="357" w:author="Munish Kumar" w:date="2022-06-30T21:05:00Z"/>
                        <w:noProof/>
                      </w:rPr>
                    </w:pPr>
                    <w:ins w:id="358" w:author="Munish Kumar" w:date="2022-06-30T21:05:00Z">
                      <w:r>
                        <w:rPr>
                          <w:noProof/>
                        </w:rPr>
                        <w:t>IRENA, "Strong Ties Between Public and Private Sectors Key to Accelerating Renewables," 2019.</w:t>
                      </w:r>
                    </w:ins>
                  </w:p>
                </w:tc>
              </w:tr>
              <w:tr w:rsidR="00F97D04" w14:paraId="52263B62" w14:textId="77777777" w:rsidTr="00F97D04">
                <w:trPr>
                  <w:divId w:val="958756757"/>
                  <w:tblCellSpacing w:w="15" w:type="dxa"/>
                  <w:ins w:id="359" w:author="Munish Kumar" w:date="2022-06-30T21:05:00Z"/>
                </w:trPr>
                <w:tc>
                  <w:tcPr>
                    <w:tcW w:w="176" w:type="pct"/>
                    <w:hideMark/>
                  </w:tcPr>
                  <w:p w14:paraId="5958FEA1" w14:textId="77777777" w:rsidR="00F97D04" w:rsidRDefault="00F97D04">
                    <w:pPr>
                      <w:pStyle w:val="Bibliography"/>
                      <w:rPr>
                        <w:ins w:id="360" w:author="Munish Kumar" w:date="2022-06-30T21:05:00Z"/>
                        <w:noProof/>
                      </w:rPr>
                    </w:pPr>
                    <w:ins w:id="361" w:author="Munish Kumar" w:date="2022-06-30T21:05:00Z">
                      <w:r>
                        <w:rPr>
                          <w:noProof/>
                        </w:rPr>
                        <w:t xml:space="preserve">[38] </w:t>
                      </w:r>
                    </w:ins>
                  </w:p>
                </w:tc>
                <w:tc>
                  <w:tcPr>
                    <w:tcW w:w="4782" w:type="pct"/>
                    <w:hideMark/>
                  </w:tcPr>
                  <w:p w14:paraId="462D47BF" w14:textId="77777777" w:rsidR="00F97D04" w:rsidRDefault="00F97D04">
                    <w:pPr>
                      <w:pStyle w:val="Bibliography"/>
                      <w:rPr>
                        <w:ins w:id="362" w:author="Munish Kumar" w:date="2022-06-30T21:05:00Z"/>
                        <w:noProof/>
                      </w:rPr>
                    </w:pPr>
                    <w:ins w:id="363" w:author="Munish Kumar" w:date="2022-06-30T21:05:00Z">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ins>
                  </w:p>
                </w:tc>
              </w:tr>
              <w:tr w:rsidR="00F97D04" w14:paraId="44DAE8CE" w14:textId="77777777" w:rsidTr="00F97D04">
                <w:trPr>
                  <w:divId w:val="958756757"/>
                  <w:tblCellSpacing w:w="15" w:type="dxa"/>
                  <w:ins w:id="364" w:author="Munish Kumar" w:date="2022-06-30T21:05:00Z"/>
                </w:trPr>
                <w:tc>
                  <w:tcPr>
                    <w:tcW w:w="176" w:type="pct"/>
                    <w:hideMark/>
                  </w:tcPr>
                  <w:p w14:paraId="1FC10601" w14:textId="77777777" w:rsidR="00F97D04" w:rsidRDefault="00F97D04">
                    <w:pPr>
                      <w:pStyle w:val="Bibliography"/>
                      <w:rPr>
                        <w:ins w:id="365" w:author="Munish Kumar" w:date="2022-06-30T21:05:00Z"/>
                        <w:noProof/>
                      </w:rPr>
                    </w:pPr>
                    <w:ins w:id="366" w:author="Munish Kumar" w:date="2022-06-30T21:05:00Z">
                      <w:r>
                        <w:rPr>
                          <w:noProof/>
                        </w:rPr>
                        <w:t xml:space="preserve">[39] </w:t>
                      </w:r>
                    </w:ins>
                  </w:p>
                </w:tc>
                <w:tc>
                  <w:tcPr>
                    <w:tcW w:w="4782" w:type="pct"/>
                    <w:hideMark/>
                  </w:tcPr>
                  <w:p w14:paraId="4B102150" w14:textId="77777777" w:rsidR="00F97D04" w:rsidRDefault="00F97D04">
                    <w:pPr>
                      <w:pStyle w:val="Bibliography"/>
                      <w:rPr>
                        <w:ins w:id="367" w:author="Munish Kumar" w:date="2022-06-30T21:05:00Z"/>
                        <w:noProof/>
                      </w:rPr>
                    </w:pPr>
                    <w:ins w:id="368" w:author="Munish Kumar" w:date="2022-06-30T21:05:00Z">
                      <w:r>
                        <w:rPr>
                          <w:noProof/>
                        </w:rPr>
                        <w:t>Sembcorp Industries, 11 May 2020. [Online]. Available: https://www.sembcorp.com/en/media/media-releases/energy/2020/may/pub-and-sembcorp-sign-25-year-ppa-to-build-largest-floating-solar-system-in-singapore/. [Accessed 2022].</w:t>
                      </w:r>
                    </w:ins>
                  </w:p>
                </w:tc>
              </w:tr>
              <w:tr w:rsidR="00F97D04" w14:paraId="37903FAF" w14:textId="77777777" w:rsidTr="00F97D04">
                <w:trPr>
                  <w:divId w:val="958756757"/>
                  <w:tblCellSpacing w:w="15" w:type="dxa"/>
                  <w:ins w:id="369" w:author="Munish Kumar" w:date="2022-06-30T21:05:00Z"/>
                </w:trPr>
                <w:tc>
                  <w:tcPr>
                    <w:tcW w:w="176" w:type="pct"/>
                    <w:hideMark/>
                  </w:tcPr>
                  <w:p w14:paraId="1D221283" w14:textId="77777777" w:rsidR="00F97D04" w:rsidRDefault="00F97D04">
                    <w:pPr>
                      <w:pStyle w:val="Bibliography"/>
                      <w:rPr>
                        <w:ins w:id="370" w:author="Munish Kumar" w:date="2022-06-30T21:05:00Z"/>
                        <w:noProof/>
                      </w:rPr>
                    </w:pPr>
                    <w:ins w:id="371" w:author="Munish Kumar" w:date="2022-06-30T21:05:00Z">
                      <w:r>
                        <w:rPr>
                          <w:noProof/>
                        </w:rPr>
                        <w:t xml:space="preserve">[40] </w:t>
                      </w:r>
                    </w:ins>
                  </w:p>
                </w:tc>
                <w:tc>
                  <w:tcPr>
                    <w:tcW w:w="4782" w:type="pct"/>
                    <w:hideMark/>
                  </w:tcPr>
                  <w:p w14:paraId="3F2CDFBE" w14:textId="77777777" w:rsidR="00F97D04" w:rsidRDefault="00F97D04">
                    <w:pPr>
                      <w:pStyle w:val="Bibliography"/>
                      <w:rPr>
                        <w:ins w:id="372" w:author="Munish Kumar" w:date="2022-06-30T21:05:00Z"/>
                        <w:noProof/>
                      </w:rPr>
                    </w:pPr>
                    <w:ins w:id="373" w:author="Munish Kumar" w:date="2022-06-30T21:05:00Z">
                      <w:r>
                        <w:rPr>
                          <w:noProof/>
                        </w:rPr>
                        <w:t>Singapore Airlines, 12 February 2020. [Online]. Available: https://www.singaporeair.com/en_UK/np/media-centre/press-release/article/?q=en_UK/2020/January-March/jr0520-200212. [Accessed 2022].</w:t>
                      </w:r>
                    </w:ins>
                  </w:p>
                </w:tc>
              </w:tr>
              <w:tr w:rsidR="00F97D04" w14:paraId="7FFDD4E5" w14:textId="77777777" w:rsidTr="00F97D04">
                <w:trPr>
                  <w:divId w:val="958756757"/>
                  <w:tblCellSpacing w:w="15" w:type="dxa"/>
                  <w:ins w:id="374" w:author="Munish Kumar" w:date="2022-06-30T21:05:00Z"/>
                </w:trPr>
                <w:tc>
                  <w:tcPr>
                    <w:tcW w:w="176" w:type="pct"/>
                    <w:hideMark/>
                  </w:tcPr>
                  <w:p w14:paraId="33E7F73D" w14:textId="77777777" w:rsidR="00F97D04" w:rsidRDefault="00F97D04">
                    <w:pPr>
                      <w:pStyle w:val="Bibliography"/>
                      <w:rPr>
                        <w:ins w:id="375" w:author="Munish Kumar" w:date="2022-06-30T21:05:00Z"/>
                        <w:noProof/>
                      </w:rPr>
                    </w:pPr>
                    <w:ins w:id="376" w:author="Munish Kumar" w:date="2022-06-30T21:05:00Z">
                      <w:r>
                        <w:rPr>
                          <w:noProof/>
                        </w:rPr>
                        <w:t xml:space="preserve">[41] </w:t>
                      </w:r>
                    </w:ins>
                  </w:p>
                </w:tc>
                <w:tc>
                  <w:tcPr>
                    <w:tcW w:w="4782" w:type="pct"/>
                    <w:hideMark/>
                  </w:tcPr>
                  <w:p w14:paraId="6504B0C1" w14:textId="77777777" w:rsidR="00F97D04" w:rsidRDefault="00F97D04">
                    <w:pPr>
                      <w:pStyle w:val="Bibliography"/>
                      <w:rPr>
                        <w:ins w:id="377" w:author="Munish Kumar" w:date="2022-06-30T21:05:00Z"/>
                        <w:noProof/>
                      </w:rPr>
                    </w:pPr>
                    <w:ins w:id="378" w:author="Munish Kumar" w:date="2022-06-30T21:05:00Z">
                      <w:r>
                        <w:rPr>
                          <w:noProof/>
                        </w:rPr>
                        <w:t>A. Alley, "Facebook signs 100MW PPA with Singapore's Sunseap for rooftop solar project," 6 October 2020. [Online]. Available: https://www.datacenterdynamics.com/en/news/facebook-signs-100mw-ppa-singapores-sunseap-rooftop-solar-project/.</w:t>
                      </w:r>
                    </w:ins>
                  </w:p>
                </w:tc>
              </w:tr>
              <w:tr w:rsidR="00F97D04" w14:paraId="4684ACFB" w14:textId="77777777" w:rsidTr="00F97D04">
                <w:trPr>
                  <w:divId w:val="958756757"/>
                  <w:tblCellSpacing w:w="15" w:type="dxa"/>
                  <w:ins w:id="379" w:author="Munish Kumar" w:date="2022-06-30T21:05:00Z"/>
                </w:trPr>
                <w:tc>
                  <w:tcPr>
                    <w:tcW w:w="176" w:type="pct"/>
                    <w:hideMark/>
                  </w:tcPr>
                  <w:p w14:paraId="47DD4DE7" w14:textId="77777777" w:rsidR="00F97D04" w:rsidRDefault="00F97D04">
                    <w:pPr>
                      <w:pStyle w:val="Bibliography"/>
                      <w:rPr>
                        <w:ins w:id="380" w:author="Munish Kumar" w:date="2022-06-30T21:05:00Z"/>
                        <w:noProof/>
                      </w:rPr>
                    </w:pPr>
                    <w:ins w:id="381" w:author="Munish Kumar" w:date="2022-06-30T21:05:00Z">
                      <w:r>
                        <w:rPr>
                          <w:noProof/>
                        </w:rPr>
                        <w:t xml:space="preserve">[42] </w:t>
                      </w:r>
                    </w:ins>
                  </w:p>
                </w:tc>
                <w:tc>
                  <w:tcPr>
                    <w:tcW w:w="4782" w:type="pct"/>
                    <w:hideMark/>
                  </w:tcPr>
                  <w:p w14:paraId="10026260" w14:textId="77777777" w:rsidR="00F97D04" w:rsidRDefault="00F97D04">
                    <w:pPr>
                      <w:pStyle w:val="Bibliography"/>
                      <w:rPr>
                        <w:ins w:id="382" w:author="Munish Kumar" w:date="2022-06-30T21:05:00Z"/>
                        <w:noProof/>
                      </w:rPr>
                    </w:pPr>
                    <w:ins w:id="383" w:author="Munish Kumar" w:date="2022-06-30T21:05:00Z">
                      <w:r>
                        <w:rPr>
                          <w:noProof/>
                        </w:rPr>
                        <w:t>World Bank, "worldbank," 2017. [Online]. Available: http://info.worldbank.org/governance/wgi/#home.</w:t>
                      </w:r>
                    </w:ins>
                  </w:p>
                </w:tc>
              </w:tr>
              <w:tr w:rsidR="00F97D04" w14:paraId="5E4EE43B" w14:textId="77777777" w:rsidTr="00F97D04">
                <w:trPr>
                  <w:divId w:val="958756757"/>
                  <w:tblCellSpacing w:w="15" w:type="dxa"/>
                  <w:ins w:id="384" w:author="Munish Kumar" w:date="2022-06-30T21:05:00Z"/>
                </w:trPr>
                <w:tc>
                  <w:tcPr>
                    <w:tcW w:w="176" w:type="pct"/>
                    <w:hideMark/>
                  </w:tcPr>
                  <w:p w14:paraId="6AECE42F" w14:textId="77777777" w:rsidR="00F97D04" w:rsidRDefault="00F97D04">
                    <w:pPr>
                      <w:pStyle w:val="Bibliography"/>
                      <w:rPr>
                        <w:ins w:id="385" w:author="Munish Kumar" w:date="2022-06-30T21:05:00Z"/>
                        <w:noProof/>
                      </w:rPr>
                    </w:pPr>
                    <w:ins w:id="386" w:author="Munish Kumar" w:date="2022-06-30T21:05:00Z">
                      <w:r>
                        <w:rPr>
                          <w:noProof/>
                        </w:rPr>
                        <w:t xml:space="preserve">[43] </w:t>
                      </w:r>
                    </w:ins>
                  </w:p>
                </w:tc>
                <w:tc>
                  <w:tcPr>
                    <w:tcW w:w="4782" w:type="pct"/>
                    <w:hideMark/>
                  </w:tcPr>
                  <w:p w14:paraId="1CFAD876" w14:textId="77777777" w:rsidR="00F97D04" w:rsidRDefault="00F97D04">
                    <w:pPr>
                      <w:pStyle w:val="Bibliography"/>
                      <w:rPr>
                        <w:ins w:id="387" w:author="Munish Kumar" w:date="2022-06-30T21:05:00Z"/>
                        <w:noProof/>
                      </w:rPr>
                    </w:pPr>
                    <w:ins w:id="388" w:author="Munish Kumar" w:date="2022-06-30T21:05:00Z">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ins>
                  </w:p>
                </w:tc>
              </w:tr>
              <w:tr w:rsidR="00F97D04" w14:paraId="122D9A16" w14:textId="77777777" w:rsidTr="00F97D04">
                <w:trPr>
                  <w:divId w:val="958756757"/>
                  <w:tblCellSpacing w:w="15" w:type="dxa"/>
                  <w:ins w:id="389" w:author="Munish Kumar" w:date="2022-06-30T21:05:00Z"/>
                </w:trPr>
                <w:tc>
                  <w:tcPr>
                    <w:tcW w:w="176" w:type="pct"/>
                    <w:hideMark/>
                  </w:tcPr>
                  <w:p w14:paraId="1396A293" w14:textId="77777777" w:rsidR="00F97D04" w:rsidRDefault="00F97D04">
                    <w:pPr>
                      <w:pStyle w:val="Bibliography"/>
                      <w:rPr>
                        <w:ins w:id="390" w:author="Munish Kumar" w:date="2022-06-30T21:05:00Z"/>
                        <w:noProof/>
                      </w:rPr>
                    </w:pPr>
                    <w:ins w:id="391" w:author="Munish Kumar" w:date="2022-06-30T21:05:00Z">
                      <w:r>
                        <w:rPr>
                          <w:noProof/>
                        </w:rPr>
                        <w:t xml:space="preserve">[44] </w:t>
                      </w:r>
                    </w:ins>
                  </w:p>
                </w:tc>
                <w:tc>
                  <w:tcPr>
                    <w:tcW w:w="4782" w:type="pct"/>
                    <w:hideMark/>
                  </w:tcPr>
                  <w:p w14:paraId="14E78D8A" w14:textId="77777777" w:rsidR="00F97D04" w:rsidRDefault="00F97D04">
                    <w:pPr>
                      <w:pStyle w:val="Bibliography"/>
                      <w:rPr>
                        <w:ins w:id="392" w:author="Munish Kumar" w:date="2022-06-30T21:05:00Z"/>
                        <w:noProof/>
                      </w:rPr>
                    </w:pPr>
                    <w:ins w:id="393" w:author="Munish Kumar" w:date="2022-06-30T21:05:00Z">
                      <w:r>
                        <w:rPr>
                          <w:noProof/>
                        </w:rPr>
                        <w:t xml:space="preserve">B. Z. E. Cedrick and W. Long, "Investment Motivation in Renewable Energy: A PPP Aproach," </w:t>
                      </w:r>
                      <w:r>
                        <w:rPr>
                          <w:i/>
                          <w:iCs/>
                          <w:noProof/>
                        </w:rPr>
                        <w:t xml:space="preserve">Energy Procedia, </w:t>
                      </w:r>
                      <w:r>
                        <w:rPr>
                          <w:noProof/>
                        </w:rPr>
                        <w:t xml:space="preserve">pp. 229-238, 2017. </w:t>
                      </w:r>
                    </w:ins>
                  </w:p>
                </w:tc>
              </w:tr>
              <w:tr w:rsidR="00F97D04" w14:paraId="7958EF60" w14:textId="77777777" w:rsidTr="00F97D04">
                <w:trPr>
                  <w:divId w:val="958756757"/>
                  <w:tblCellSpacing w:w="15" w:type="dxa"/>
                  <w:ins w:id="394" w:author="Munish Kumar" w:date="2022-06-30T21:05:00Z"/>
                </w:trPr>
                <w:tc>
                  <w:tcPr>
                    <w:tcW w:w="176" w:type="pct"/>
                    <w:hideMark/>
                  </w:tcPr>
                  <w:p w14:paraId="7A7D053F" w14:textId="77777777" w:rsidR="00F97D04" w:rsidRDefault="00F97D04">
                    <w:pPr>
                      <w:pStyle w:val="Bibliography"/>
                      <w:rPr>
                        <w:ins w:id="395" w:author="Munish Kumar" w:date="2022-06-30T21:05:00Z"/>
                        <w:noProof/>
                      </w:rPr>
                    </w:pPr>
                    <w:ins w:id="396" w:author="Munish Kumar" w:date="2022-06-30T21:05:00Z">
                      <w:r>
                        <w:rPr>
                          <w:noProof/>
                        </w:rPr>
                        <w:t xml:space="preserve">[45] </w:t>
                      </w:r>
                    </w:ins>
                  </w:p>
                </w:tc>
                <w:tc>
                  <w:tcPr>
                    <w:tcW w:w="4782" w:type="pct"/>
                    <w:hideMark/>
                  </w:tcPr>
                  <w:p w14:paraId="293F3820" w14:textId="77777777" w:rsidR="00F97D04" w:rsidRDefault="00F97D04">
                    <w:pPr>
                      <w:pStyle w:val="Bibliography"/>
                      <w:rPr>
                        <w:ins w:id="397" w:author="Munish Kumar" w:date="2022-06-30T21:05:00Z"/>
                        <w:noProof/>
                      </w:rPr>
                    </w:pPr>
                    <w:ins w:id="398" w:author="Munish Kumar" w:date="2022-06-30T21:05:00Z">
                      <w:r>
                        <w:rPr>
                          <w:noProof/>
                        </w:rPr>
                        <w:t>D. d. Jager and M. Rathmann, "Policy instrument design to reduce financing costs in renewable energy technology projects," 2008.</w:t>
                      </w:r>
                    </w:ins>
                  </w:p>
                </w:tc>
              </w:tr>
              <w:tr w:rsidR="00F97D04" w14:paraId="4BFF008C" w14:textId="77777777" w:rsidTr="00F97D04">
                <w:trPr>
                  <w:divId w:val="958756757"/>
                  <w:tblCellSpacing w:w="15" w:type="dxa"/>
                  <w:ins w:id="399" w:author="Munish Kumar" w:date="2022-06-30T21:05:00Z"/>
                </w:trPr>
                <w:tc>
                  <w:tcPr>
                    <w:tcW w:w="176" w:type="pct"/>
                    <w:hideMark/>
                  </w:tcPr>
                  <w:p w14:paraId="63E42837" w14:textId="77777777" w:rsidR="00F97D04" w:rsidRDefault="00F97D04">
                    <w:pPr>
                      <w:pStyle w:val="Bibliography"/>
                      <w:rPr>
                        <w:ins w:id="400" w:author="Munish Kumar" w:date="2022-06-30T21:05:00Z"/>
                        <w:noProof/>
                      </w:rPr>
                    </w:pPr>
                    <w:ins w:id="401" w:author="Munish Kumar" w:date="2022-06-30T21:05:00Z">
                      <w:r>
                        <w:rPr>
                          <w:noProof/>
                        </w:rPr>
                        <w:t xml:space="preserve">[46] </w:t>
                      </w:r>
                    </w:ins>
                  </w:p>
                </w:tc>
                <w:tc>
                  <w:tcPr>
                    <w:tcW w:w="4782" w:type="pct"/>
                    <w:hideMark/>
                  </w:tcPr>
                  <w:p w14:paraId="42E7A703" w14:textId="77777777" w:rsidR="00F97D04" w:rsidRDefault="00F97D04">
                    <w:pPr>
                      <w:pStyle w:val="Bibliography"/>
                      <w:rPr>
                        <w:ins w:id="402" w:author="Munish Kumar" w:date="2022-06-30T21:05:00Z"/>
                        <w:noProof/>
                      </w:rPr>
                    </w:pPr>
                    <w:ins w:id="403" w:author="Munish Kumar" w:date="2022-06-30T21:05:00Z">
                      <w:r>
                        <w:rPr>
                          <w:noProof/>
                        </w:rPr>
                        <w:t>O. Langniss, P. Helby and C. Mitchell, "Financing Renewable Energy Systems," Stuttgart, 1999.</w:t>
                      </w:r>
                    </w:ins>
                  </w:p>
                </w:tc>
              </w:tr>
              <w:tr w:rsidR="00F97D04" w14:paraId="004C0A92" w14:textId="77777777" w:rsidTr="00F97D04">
                <w:trPr>
                  <w:divId w:val="958756757"/>
                  <w:tblCellSpacing w:w="15" w:type="dxa"/>
                  <w:ins w:id="404" w:author="Munish Kumar" w:date="2022-06-30T21:05:00Z"/>
                </w:trPr>
                <w:tc>
                  <w:tcPr>
                    <w:tcW w:w="176" w:type="pct"/>
                    <w:hideMark/>
                  </w:tcPr>
                  <w:p w14:paraId="10C4C843" w14:textId="77777777" w:rsidR="00F97D04" w:rsidRDefault="00F97D04">
                    <w:pPr>
                      <w:pStyle w:val="Bibliography"/>
                      <w:rPr>
                        <w:ins w:id="405" w:author="Munish Kumar" w:date="2022-06-30T21:05:00Z"/>
                        <w:noProof/>
                      </w:rPr>
                    </w:pPr>
                    <w:ins w:id="406" w:author="Munish Kumar" w:date="2022-06-30T21:05:00Z">
                      <w:r>
                        <w:rPr>
                          <w:noProof/>
                        </w:rPr>
                        <w:t xml:space="preserve">[47] </w:t>
                      </w:r>
                    </w:ins>
                  </w:p>
                </w:tc>
                <w:tc>
                  <w:tcPr>
                    <w:tcW w:w="4782" w:type="pct"/>
                    <w:hideMark/>
                  </w:tcPr>
                  <w:p w14:paraId="68437E2A" w14:textId="77777777" w:rsidR="00F97D04" w:rsidRDefault="00F97D04">
                    <w:pPr>
                      <w:pStyle w:val="Bibliography"/>
                      <w:rPr>
                        <w:ins w:id="407" w:author="Munish Kumar" w:date="2022-06-30T21:05:00Z"/>
                        <w:noProof/>
                      </w:rPr>
                    </w:pPr>
                    <w:ins w:id="408" w:author="Munish Kumar" w:date="2022-06-30T21:05:00Z">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ins>
                  </w:p>
                </w:tc>
              </w:tr>
              <w:tr w:rsidR="00F97D04" w14:paraId="0222FEA1" w14:textId="77777777" w:rsidTr="00F97D04">
                <w:trPr>
                  <w:divId w:val="958756757"/>
                  <w:tblCellSpacing w:w="15" w:type="dxa"/>
                  <w:ins w:id="409" w:author="Munish Kumar" w:date="2022-06-30T21:05:00Z"/>
                </w:trPr>
                <w:tc>
                  <w:tcPr>
                    <w:tcW w:w="176" w:type="pct"/>
                    <w:hideMark/>
                  </w:tcPr>
                  <w:p w14:paraId="003E3971" w14:textId="77777777" w:rsidR="00F97D04" w:rsidRDefault="00F97D04">
                    <w:pPr>
                      <w:pStyle w:val="Bibliography"/>
                      <w:rPr>
                        <w:ins w:id="410" w:author="Munish Kumar" w:date="2022-06-30T21:05:00Z"/>
                        <w:noProof/>
                      </w:rPr>
                    </w:pPr>
                    <w:ins w:id="411" w:author="Munish Kumar" w:date="2022-06-30T21:05:00Z">
                      <w:r>
                        <w:rPr>
                          <w:noProof/>
                        </w:rPr>
                        <w:t xml:space="preserve">[48] </w:t>
                      </w:r>
                    </w:ins>
                  </w:p>
                </w:tc>
                <w:tc>
                  <w:tcPr>
                    <w:tcW w:w="4782" w:type="pct"/>
                    <w:hideMark/>
                  </w:tcPr>
                  <w:p w14:paraId="6E2E5295" w14:textId="77777777" w:rsidR="00F97D04" w:rsidRDefault="00F97D04">
                    <w:pPr>
                      <w:pStyle w:val="Bibliography"/>
                      <w:rPr>
                        <w:ins w:id="412" w:author="Munish Kumar" w:date="2022-06-30T21:05:00Z"/>
                        <w:noProof/>
                      </w:rPr>
                    </w:pPr>
                    <w:ins w:id="413" w:author="Munish Kumar" w:date="2022-06-30T21:05:00Z">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ins>
                  </w:p>
                </w:tc>
              </w:tr>
              <w:tr w:rsidR="00F97D04" w14:paraId="52AFD886" w14:textId="77777777" w:rsidTr="00F97D04">
                <w:trPr>
                  <w:divId w:val="958756757"/>
                  <w:tblCellSpacing w:w="15" w:type="dxa"/>
                  <w:ins w:id="414" w:author="Munish Kumar" w:date="2022-06-30T21:05:00Z"/>
                </w:trPr>
                <w:tc>
                  <w:tcPr>
                    <w:tcW w:w="176" w:type="pct"/>
                    <w:hideMark/>
                  </w:tcPr>
                  <w:p w14:paraId="138F12A0" w14:textId="77777777" w:rsidR="00F97D04" w:rsidRDefault="00F97D04">
                    <w:pPr>
                      <w:pStyle w:val="Bibliography"/>
                      <w:rPr>
                        <w:ins w:id="415" w:author="Munish Kumar" w:date="2022-06-30T21:05:00Z"/>
                        <w:noProof/>
                      </w:rPr>
                    </w:pPr>
                    <w:ins w:id="416" w:author="Munish Kumar" w:date="2022-06-30T21:05:00Z">
                      <w:r>
                        <w:rPr>
                          <w:noProof/>
                        </w:rPr>
                        <w:t xml:space="preserve">[49] </w:t>
                      </w:r>
                    </w:ins>
                  </w:p>
                </w:tc>
                <w:tc>
                  <w:tcPr>
                    <w:tcW w:w="4782" w:type="pct"/>
                    <w:hideMark/>
                  </w:tcPr>
                  <w:p w14:paraId="72CA3713" w14:textId="77777777" w:rsidR="00F97D04" w:rsidRDefault="00F97D04">
                    <w:pPr>
                      <w:pStyle w:val="Bibliography"/>
                      <w:rPr>
                        <w:ins w:id="417" w:author="Munish Kumar" w:date="2022-06-30T21:05:00Z"/>
                        <w:noProof/>
                      </w:rPr>
                    </w:pPr>
                    <w:ins w:id="418" w:author="Munish Kumar" w:date="2022-06-30T21:05:00Z">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ins>
                  </w:p>
                </w:tc>
              </w:tr>
              <w:tr w:rsidR="00F97D04" w14:paraId="06B5C7E0" w14:textId="77777777" w:rsidTr="00F97D04">
                <w:trPr>
                  <w:divId w:val="958756757"/>
                  <w:tblCellSpacing w:w="15" w:type="dxa"/>
                  <w:ins w:id="419" w:author="Munish Kumar" w:date="2022-06-30T21:05:00Z"/>
                </w:trPr>
                <w:tc>
                  <w:tcPr>
                    <w:tcW w:w="176" w:type="pct"/>
                    <w:hideMark/>
                  </w:tcPr>
                  <w:p w14:paraId="3F127A00" w14:textId="77777777" w:rsidR="00F97D04" w:rsidRDefault="00F97D04">
                    <w:pPr>
                      <w:pStyle w:val="Bibliography"/>
                      <w:rPr>
                        <w:ins w:id="420" w:author="Munish Kumar" w:date="2022-06-30T21:05:00Z"/>
                        <w:noProof/>
                      </w:rPr>
                    </w:pPr>
                    <w:ins w:id="421" w:author="Munish Kumar" w:date="2022-06-30T21:05:00Z">
                      <w:r>
                        <w:rPr>
                          <w:noProof/>
                        </w:rPr>
                        <w:lastRenderedPageBreak/>
                        <w:t xml:space="preserve">[50] </w:t>
                      </w:r>
                    </w:ins>
                  </w:p>
                </w:tc>
                <w:tc>
                  <w:tcPr>
                    <w:tcW w:w="4782" w:type="pct"/>
                    <w:hideMark/>
                  </w:tcPr>
                  <w:p w14:paraId="42DF2C5D" w14:textId="77777777" w:rsidR="00F97D04" w:rsidRDefault="00F97D04">
                    <w:pPr>
                      <w:pStyle w:val="Bibliography"/>
                      <w:rPr>
                        <w:ins w:id="422" w:author="Munish Kumar" w:date="2022-06-30T21:05:00Z"/>
                        <w:noProof/>
                      </w:rPr>
                    </w:pPr>
                    <w:ins w:id="423" w:author="Munish Kumar" w:date="2022-06-30T21:05:00Z">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ins>
                  </w:p>
                </w:tc>
              </w:tr>
              <w:tr w:rsidR="00F97D04" w14:paraId="3FF07DCF" w14:textId="77777777" w:rsidTr="00F97D04">
                <w:trPr>
                  <w:divId w:val="958756757"/>
                  <w:tblCellSpacing w:w="15" w:type="dxa"/>
                  <w:ins w:id="424" w:author="Munish Kumar" w:date="2022-06-30T21:05:00Z"/>
                </w:trPr>
                <w:tc>
                  <w:tcPr>
                    <w:tcW w:w="176" w:type="pct"/>
                    <w:hideMark/>
                  </w:tcPr>
                  <w:p w14:paraId="06C198EC" w14:textId="77777777" w:rsidR="00F97D04" w:rsidRDefault="00F97D04">
                    <w:pPr>
                      <w:pStyle w:val="Bibliography"/>
                      <w:rPr>
                        <w:ins w:id="425" w:author="Munish Kumar" w:date="2022-06-30T21:05:00Z"/>
                        <w:noProof/>
                      </w:rPr>
                    </w:pPr>
                    <w:ins w:id="426" w:author="Munish Kumar" w:date="2022-06-30T21:05:00Z">
                      <w:r>
                        <w:rPr>
                          <w:noProof/>
                        </w:rPr>
                        <w:t xml:space="preserve">[51] </w:t>
                      </w:r>
                    </w:ins>
                  </w:p>
                </w:tc>
                <w:tc>
                  <w:tcPr>
                    <w:tcW w:w="4782" w:type="pct"/>
                    <w:hideMark/>
                  </w:tcPr>
                  <w:p w14:paraId="4C144038" w14:textId="77777777" w:rsidR="00F97D04" w:rsidRDefault="00F97D04">
                    <w:pPr>
                      <w:pStyle w:val="Bibliography"/>
                      <w:rPr>
                        <w:ins w:id="427" w:author="Munish Kumar" w:date="2022-06-30T21:05:00Z"/>
                        <w:noProof/>
                      </w:rPr>
                    </w:pPr>
                    <w:ins w:id="428" w:author="Munish Kumar" w:date="2022-06-30T21:05:00Z">
                      <w:r>
                        <w:rPr>
                          <w:noProof/>
                        </w:rPr>
                        <w:t xml:space="preserve">S. Willi, B. Joao Paulo, L. Andreas, T. Marieme and M. Hayde, Erin, "Fiscal Policies for a Low-Carbon Economy," </w:t>
                      </w:r>
                      <w:r>
                        <w:rPr>
                          <w:i/>
                          <w:iCs/>
                          <w:noProof/>
                        </w:rPr>
                        <w:t xml:space="preserve">World Bank, </w:t>
                      </w:r>
                      <w:r>
                        <w:rPr>
                          <w:noProof/>
                        </w:rPr>
                        <w:t xml:space="preserve">vol. 6, 2021. </w:t>
                      </w:r>
                    </w:ins>
                  </w:p>
                </w:tc>
              </w:tr>
              <w:tr w:rsidR="00F97D04" w14:paraId="1CB3D982" w14:textId="77777777" w:rsidTr="00F97D04">
                <w:trPr>
                  <w:divId w:val="958756757"/>
                  <w:tblCellSpacing w:w="15" w:type="dxa"/>
                  <w:ins w:id="429" w:author="Munish Kumar" w:date="2022-06-30T21:05:00Z"/>
                </w:trPr>
                <w:tc>
                  <w:tcPr>
                    <w:tcW w:w="176" w:type="pct"/>
                    <w:hideMark/>
                  </w:tcPr>
                  <w:p w14:paraId="08174365" w14:textId="77777777" w:rsidR="00F97D04" w:rsidRDefault="00F97D04">
                    <w:pPr>
                      <w:pStyle w:val="Bibliography"/>
                      <w:rPr>
                        <w:ins w:id="430" w:author="Munish Kumar" w:date="2022-06-30T21:05:00Z"/>
                        <w:noProof/>
                      </w:rPr>
                    </w:pPr>
                    <w:ins w:id="431" w:author="Munish Kumar" w:date="2022-06-30T21:05:00Z">
                      <w:r>
                        <w:rPr>
                          <w:noProof/>
                        </w:rPr>
                        <w:t xml:space="preserve">[52] </w:t>
                      </w:r>
                    </w:ins>
                  </w:p>
                </w:tc>
                <w:tc>
                  <w:tcPr>
                    <w:tcW w:w="4782" w:type="pct"/>
                    <w:hideMark/>
                  </w:tcPr>
                  <w:p w14:paraId="7F814152" w14:textId="77777777" w:rsidR="00F97D04" w:rsidRDefault="00F97D04">
                    <w:pPr>
                      <w:pStyle w:val="Bibliography"/>
                      <w:rPr>
                        <w:ins w:id="432" w:author="Munish Kumar" w:date="2022-06-30T21:05:00Z"/>
                        <w:noProof/>
                      </w:rPr>
                    </w:pPr>
                    <w:ins w:id="433" w:author="Munish Kumar" w:date="2022-06-30T21:05:00Z">
                      <w:r>
                        <w:rPr>
                          <w:noProof/>
                        </w:rPr>
                        <w:t>United Nations, Inter-agency Task Force on Financing for Development, "Financing for Sustainable Development Report," United Nations, New York, 2022.</w:t>
                      </w:r>
                    </w:ins>
                  </w:p>
                </w:tc>
              </w:tr>
              <w:tr w:rsidR="00F97D04" w14:paraId="5A1F33F4" w14:textId="77777777" w:rsidTr="00F97D04">
                <w:trPr>
                  <w:divId w:val="958756757"/>
                  <w:tblCellSpacing w:w="15" w:type="dxa"/>
                  <w:ins w:id="434" w:author="Munish Kumar" w:date="2022-06-30T21:05:00Z"/>
                </w:trPr>
                <w:tc>
                  <w:tcPr>
                    <w:tcW w:w="176" w:type="pct"/>
                    <w:hideMark/>
                  </w:tcPr>
                  <w:p w14:paraId="3AAC074D" w14:textId="77777777" w:rsidR="00F97D04" w:rsidRDefault="00F97D04">
                    <w:pPr>
                      <w:pStyle w:val="Bibliography"/>
                      <w:rPr>
                        <w:ins w:id="435" w:author="Munish Kumar" w:date="2022-06-30T21:05:00Z"/>
                        <w:noProof/>
                      </w:rPr>
                    </w:pPr>
                    <w:ins w:id="436" w:author="Munish Kumar" w:date="2022-06-30T21:05:00Z">
                      <w:r>
                        <w:rPr>
                          <w:noProof/>
                        </w:rPr>
                        <w:t xml:space="preserve">[53] </w:t>
                      </w:r>
                    </w:ins>
                  </w:p>
                </w:tc>
                <w:tc>
                  <w:tcPr>
                    <w:tcW w:w="4782" w:type="pct"/>
                    <w:hideMark/>
                  </w:tcPr>
                  <w:p w14:paraId="74A0DBDA" w14:textId="77777777" w:rsidR="00F97D04" w:rsidRDefault="00F97D04">
                    <w:pPr>
                      <w:pStyle w:val="Bibliography"/>
                      <w:rPr>
                        <w:ins w:id="437" w:author="Munish Kumar" w:date="2022-06-30T21:05:00Z"/>
                        <w:noProof/>
                      </w:rPr>
                    </w:pPr>
                    <w:ins w:id="438" w:author="Munish Kumar" w:date="2022-06-30T21:05:00Z">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ins>
                  </w:p>
                </w:tc>
              </w:tr>
              <w:tr w:rsidR="00F97D04" w14:paraId="3B1E880C" w14:textId="77777777" w:rsidTr="00F97D04">
                <w:trPr>
                  <w:divId w:val="958756757"/>
                  <w:tblCellSpacing w:w="15" w:type="dxa"/>
                  <w:ins w:id="439" w:author="Munish Kumar" w:date="2022-06-30T21:05:00Z"/>
                </w:trPr>
                <w:tc>
                  <w:tcPr>
                    <w:tcW w:w="176" w:type="pct"/>
                    <w:hideMark/>
                  </w:tcPr>
                  <w:p w14:paraId="7A18F7EC" w14:textId="77777777" w:rsidR="00F97D04" w:rsidRDefault="00F97D04">
                    <w:pPr>
                      <w:pStyle w:val="Bibliography"/>
                      <w:rPr>
                        <w:ins w:id="440" w:author="Munish Kumar" w:date="2022-06-30T21:05:00Z"/>
                        <w:noProof/>
                      </w:rPr>
                    </w:pPr>
                    <w:ins w:id="441" w:author="Munish Kumar" w:date="2022-06-30T21:05:00Z">
                      <w:r>
                        <w:rPr>
                          <w:noProof/>
                        </w:rPr>
                        <w:t xml:space="preserve">[54] </w:t>
                      </w:r>
                    </w:ins>
                  </w:p>
                </w:tc>
                <w:tc>
                  <w:tcPr>
                    <w:tcW w:w="4782" w:type="pct"/>
                    <w:hideMark/>
                  </w:tcPr>
                  <w:p w14:paraId="2AEC023C" w14:textId="77777777" w:rsidR="00F97D04" w:rsidRDefault="00F97D04">
                    <w:pPr>
                      <w:pStyle w:val="Bibliography"/>
                      <w:rPr>
                        <w:ins w:id="442" w:author="Munish Kumar" w:date="2022-06-30T21:05:00Z"/>
                        <w:noProof/>
                      </w:rPr>
                    </w:pPr>
                    <w:ins w:id="443" w:author="Munish Kumar" w:date="2022-06-30T21:05:00Z">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ins>
                  </w:p>
                </w:tc>
              </w:tr>
              <w:tr w:rsidR="00F97D04" w14:paraId="66BE51D4" w14:textId="77777777" w:rsidTr="00F97D04">
                <w:trPr>
                  <w:divId w:val="958756757"/>
                  <w:tblCellSpacing w:w="15" w:type="dxa"/>
                  <w:ins w:id="444" w:author="Munish Kumar" w:date="2022-06-30T21:05:00Z"/>
                </w:trPr>
                <w:tc>
                  <w:tcPr>
                    <w:tcW w:w="176" w:type="pct"/>
                    <w:hideMark/>
                  </w:tcPr>
                  <w:p w14:paraId="1D55FC71" w14:textId="77777777" w:rsidR="00F97D04" w:rsidRDefault="00F97D04">
                    <w:pPr>
                      <w:pStyle w:val="Bibliography"/>
                      <w:rPr>
                        <w:ins w:id="445" w:author="Munish Kumar" w:date="2022-06-30T21:05:00Z"/>
                        <w:noProof/>
                      </w:rPr>
                    </w:pPr>
                    <w:ins w:id="446" w:author="Munish Kumar" w:date="2022-06-30T21:05:00Z">
                      <w:r>
                        <w:rPr>
                          <w:noProof/>
                        </w:rPr>
                        <w:t xml:space="preserve">[55] </w:t>
                      </w:r>
                    </w:ins>
                  </w:p>
                </w:tc>
                <w:tc>
                  <w:tcPr>
                    <w:tcW w:w="4782" w:type="pct"/>
                    <w:hideMark/>
                  </w:tcPr>
                  <w:p w14:paraId="06C24ADA" w14:textId="77777777" w:rsidR="00F97D04" w:rsidRDefault="00F97D04">
                    <w:pPr>
                      <w:pStyle w:val="Bibliography"/>
                      <w:rPr>
                        <w:ins w:id="447" w:author="Munish Kumar" w:date="2022-06-30T21:05:00Z"/>
                        <w:noProof/>
                      </w:rPr>
                    </w:pPr>
                    <w:ins w:id="448" w:author="Munish Kumar" w:date="2022-06-30T21:05:00Z">
                      <w:r>
                        <w:rPr>
                          <w:noProof/>
                        </w:rPr>
                        <w:t>L. Wong, "Speech: D. Advance Our Green Transition," 2022. [Online]. Available: https://www.mof.gov.sg/singaporebudget/budget-2022/budget-statement/d-advance-our-green-transition.</w:t>
                      </w:r>
                    </w:ins>
                  </w:p>
                </w:tc>
              </w:tr>
              <w:tr w:rsidR="00F97D04" w14:paraId="4B729D65" w14:textId="77777777" w:rsidTr="00F97D04">
                <w:trPr>
                  <w:divId w:val="958756757"/>
                  <w:tblCellSpacing w:w="15" w:type="dxa"/>
                  <w:ins w:id="449" w:author="Munish Kumar" w:date="2022-06-30T21:05:00Z"/>
                </w:trPr>
                <w:tc>
                  <w:tcPr>
                    <w:tcW w:w="176" w:type="pct"/>
                    <w:hideMark/>
                  </w:tcPr>
                  <w:p w14:paraId="2E561A8B" w14:textId="77777777" w:rsidR="00F97D04" w:rsidRDefault="00F97D04">
                    <w:pPr>
                      <w:pStyle w:val="Bibliography"/>
                      <w:rPr>
                        <w:ins w:id="450" w:author="Munish Kumar" w:date="2022-06-30T21:05:00Z"/>
                        <w:noProof/>
                      </w:rPr>
                    </w:pPr>
                    <w:ins w:id="451" w:author="Munish Kumar" w:date="2022-06-30T21:05:00Z">
                      <w:r>
                        <w:rPr>
                          <w:noProof/>
                        </w:rPr>
                        <w:t xml:space="preserve">[56] </w:t>
                      </w:r>
                    </w:ins>
                  </w:p>
                </w:tc>
                <w:tc>
                  <w:tcPr>
                    <w:tcW w:w="4782" w:type="pct"/>
                    <w:hideMark/>
                  </w:tcPr>
                  <w:p w14:paraId="384508E2" w14:textId="77777777" w:rsidR="00F97D04" w:rsidRDefault="00F97D04">
                    <w:pPr>
                      <w:pStyle w:val="Bibliography"/>
                      <w:rPr>
                        <w:ins w:id="452" w:author="Munish Kumar" w:date="2022-06-30T21:05:00Z"/>
                        <w:noProof/>
                      </w:rPr>
                    </w:pPr>
                    <w:ins w:id="453" w:author="Munish Kumar" w:date="2022-06-30T21:05:00Z">
                      <w:r>
                        <w:rPr>
                          <w:noProof/>
                        </w:rPr>
                        <w:t>European Commission, Directorate-General for Taxation and Customs Union, "Taxation in support of green transition : an overview and assessment of existing tax practices to reduce greenhouse gas emissions : final report," Publications Office, 2021.</w:t>
                      </w:r>
                    </w:ins>
                  </w:p>
                </w:tc>
              </w:tr>
              <w:tr w:rsidR="00F97D04" w14:paraId="0BDEFC6B" w14:textId="77777777" w:rsidTr="00F97D04">
                <w:trPr>
                  <w:divId w:val="958756757"/>
                  <w:tblCellSpacing w:w="15" w:type="dxa"/>
                  <w:ins w:id="454" w:author="Munish Kumar" w:date="2022-06-30T21:05:00Z"/>
                </w:trPr>
                <w:tc>
                  <w:tcPr>
                    <w:tcW w:w="176" w:type="pct"/>
                    <w:hideMark/>
                  </w:tcPr>
                  <w:p w14:paraId="070CF6A0" w14:textId="77777777" w:rsidR="00F97D04" w:rsidRDefault="00F97D04">
                    <w:pPr>
                      <w:pStyle w:val="Bibliography"/>
                      <w:rPr>
                        <w:ins w:id="455" w:author="Munish Kumar" w:date="2022-06-30T21:05:00Z"/>
                        <w:noProof/>
                      </w:rPr>
                    </w:pPr>
                    <w:ins w:id="456" w:author="Munish Kumar" w:date="2022-06-30T21:05:00Z">
                      <w:r>
                        <w:rPr>
                          <w:noProof/>
                        </w:rPr>
                        <w:t xml:space="preserve">[57] </w:t>
                      </w:r>
                    </w:ins>
                  </w:p>
                </w:tc>
                <w:tc>
                  <w:tcPr>
                    <w:tcW w:w="4782" w:type="pct"/>
                    <w:hideMark/>
                  </w:tcPr>
                  <w:p w14:paraId="175DFDD1" w14:textId="77777777" w:rsidR="00F97D04" w:rsidRDefault="00F97D04">
                    <w:pPr>
                      <w:pStyle w:val="Bibliography"/>
                      <w:rPr>
                        <w:ins w:id="457" w:author="Munish Kumar" w:date="2022-06-30T21:05:00Z"/>
                        <w:noProof/>
                      </w:rPr>
                    </w:pPr>
                    <w:ins w:id="458" w:author="Munish Kumar" w:date="2022-06-30T21:05:00Z">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ins>
                  </w:p>
                </w:tc>
              </w:tr>
              <w:tr w:rsidR="00F97D04" w14:paraId="776BF187" w14:textId="77777777" w:rsidTr="00F97D04">
                <w:trPr>
                  <w:divId w:val="958756757"/>
                  <w:tblCellSpacing w:w="15" w:type="dxa"/>
                  <w:ins w:id="459" w:author="Munish Kumar" w:date="2022-06-30T21:05:00Z"/>
                </w:trPr>
                <w:tc>
                  <w:tcPr>
                    <w:tcW w:w="176" w:type="pct"/>
                    <w:hideMark/>
                  </w:tcPr>
                  <w:p w14:paraId="04863EE9" w14:textId="77777777" w:rsidR="00F97D04" w:rsidRDefault="00F97D04">
                    <w:pPr>
                      <w:pStyle w:val="Bibliography"/>
                      <w:rPr>
                        <w:ins w:id="460" w:author="Munish Kumar" w:date="2022-06-30T21:05:00Z"/>
                        <w:noProof/>
                      </w:rPr>
                    </w:pPr>
                    <w:ins w:id="461" w:author="Munish Kumar" w:date="2022-06-30T21:05:00Z">
                      <w:r>
                        <w:rPr>
                          <w:noProof/>
                        </w:rPr>
                        <w:t xml:space="preserve">[58] </w:t>
                      </w:r>
                    </w:ins>
                  </w:p>
                </w:tc>
                <w:tc>
                  <w:tcPr>
                    <w:tcW w:w="4782" w:type="pct"/>
                    <w:hideMark/>
                  </w:tcPr>
                  <w:p w14:paraId="2D28204D" w14:textId="77777777" w:rsidR="00F97D04" w:rsidRDefault="00F97D04">
                    <w:pPr>
                      <w:pStyle w:val="Bibliography"/>
                      <w:rPr>
                        <w:ins w:id="462" w:author="Munish Kumar" w:date="2022-06-30T21:05:00Z"/>
                        <w:noProof/>
                      </w:rPr>
                    </w:pPr>
                    <w:ins w:id="463" w:author="Munish Kumar" w:date="2022-06-30T21:05:00Z">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ins>
                  </w:p>
                </w:tc>
              </w:tr>
              <w:tr w:rsidR="00F97D04" w14:paraId="4DFD1CEE" w14:textId="77777777" w:rsidTr="00F97D04">
                <w:trPr>
                  <w:divId w:val="958756757"/>
                  <w:tblCellSpacing w:w="15" w:type="dxa"/>
                  <w:ins w:id="464" w:author="Munish Kumar" w:date="2022-06-30T21:05:00Z"/>
                </w:trPr>
                <w:tc>
                  <w:tcPr>
                    <w:tcW w:w="176" w:type="pct"/>
                    <w:hideMark/>
                  </w:tcPr>
                  <w:p w14:paraId="031DB3CB" w14:textId="77777777" w:rsidR="00F97D04" w:rsidRDefault="00F97D04">
                    <w:pPr>
                      <w:pStyle w:val="Bibliography"/>
                      <w:rPr>
                        <w:ins w:id="465" w:author="Munish Kumar" w:date="2022-06-30T21:05:00Z"/>
                        <w:noProof/>
                      </w:rPr>
                    </w:pPr>
                    <w:ins w:id="466" w:author="Munish Kumar" w:date="2022-06-30T21:05:00Z">
                      <w:r>
                        <w:rPr>
                          <w:noProof/>
                        </w:rPr>
                        <w:t xml:space="preserve">[59] </w:t>
                      </w:r>
                    </w:ins>
                  </w:p>
                </w:tc>
                <w:tc>
                  <w:tcPr>
                    <w:tcW w:w="4782" w:type="pct"/>
                    <w:hideMark/>
                  </w:tcPr>
                  <w:p w14:paraId="25872E04" w14:textId="77777777" w:rsidR="00F97D04" w:rsidRDefault="00F97D04">
                    <w:pPr>
                      <w:pStyle w:val="Bibliography"/>
                      <w:rPr>
                        <w:ins w:id="467" w:author="Munish Kumar" w:date="2022-06-30T21:05:00Z"/>
                        <w:noProof/>
                      </w:rPr>
                    </w:pPr>
                    <w:ins w:id="468" w:author="Munish Kumar" w:date="2022-06-30T21:05:00Z">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ins>
                  </w:p>
                </w:tc>
              </w:tr>
              <w:tr w:rsidR="00F97D04" w14:paraId="4F73ED0B" w14:textId="77777777" w:rsidTr="00F97D04">
                <w:trPr>
                  <w:divId w:val="958756757"/>
                  <w:tblCellSpacing w:w="15" w:type="dxa"/>
                  <w:ins w:id="469" w:author="Munish Kumar" w:date="2022-06-30T21:05:00Z"/>
                </w:trPr>
                <w:tc>
                  <w:tcPr>
                    <w:tcW w:w="176" w:type="pct"/>
                    <w:hideMark/>
                  </w:tcPr>
                  <w:p w14:paraId="024BC044" w14:textId="77777777" w:rsidR="00F97D04" w:rsidRDefault="00F97D04">
                    <w:pPr>
                      <w:pStyle w:val="Bibliography"/>
                      <w:rPr>
                        <w:ins w:id="470" w:author="Munish Kumar" w:date="2022-06-30T21:05:00Z"/>
                        <w:noProof/>
                      </w:rPr>
                    </w:pPr>
                    <w:ins w:id="471" w:author="Munish Kumar" w:date="2022-06-30T21:05:00Z">
                      <w:r>
                        <w:rPr>
                          <w:noProof/>
                        </w:rPr>
                        <w:t xml:space="preserve">[60] </w:t>
                      </w:r>
                    </w:ins>
                  </w:p>
                </w:tc>
                <w:tc>
                  <w:tcPr>
                    <w:tcW w:w="4782" w:type="pct"/>
                    <w:hideMark/>
                  </w:tcPr>
                  <w:p w14:paraId="2F1B9019" w14:textId="77777777" w:rsidR="00F97D04" w:rsidRDefault="00F97D04">
                    <w:pPr>
                      <w:pStyle w:val="Bibliography"/>
                      <w:rPr>
                        <w:ins w:id="472" w:author="Munish Kumar" w:date="2022-06-30T21:05:00Z"/>
                        <w:noProof/>
                      </w:rPr>
                    </w:pPr>
                    <w:ins w:id="473" w:author="Munish Kumar" w:date="2022-06-30T21:05:00Z">
                      <w:r>
                        <w:rPr>
                          <w:noProof/>
                        </w:rPr>
                        <w:t>Statista, IRENA, "Statista," 2022. [Online]. Available: https://www.statista.com.suss.remotexs.co/statistics/610607/renewable-electricity-generation-globally-by-region/.</w:t>
                      </w:r>
                    </w:ins>
                  </w:p>
                </w:tc>
              </w:tr>
              <w:tr w:rsidR="00F97D04" w14:paraId="6FC35FCB" w14:textId="77777777" w:rsidTr="00F97D04">
                <w:trPr>
                  <w:divId w:val="958756757"/>
                  <w:tblCellSpacing w:w="15" w:type="dxa"/>
                  <w:ins w:id="474" w:author="Munish Kumar" w:date="2022-06-30T21:05:00Z"/>
                </w:trPr>
                <w:tc>
                  <w:tcPr>
                    <w:tcW w:w="176" w:type="pct"/>
                    <w:hideMark/>
                  </w:tcPr>
                  <w:p w14:paraId="2D59A74C" w14:textId="77777777" w:rsidR="00F97D04" w:rsidRDefault="00F97D04">
                    <w:pPr>
                      <w:pStyle w:val="Bibliography"/>
                      <w:rPr>
                        <w:ins w:id="475" w:author="Munish Kumar" w:date="2022-06-30T21:05:00Z"/>
                        <w:noProof/>
                      </w:rPr>
                    </w:pPr>
                    <w:ins w:id="476" w:author="Munish Kumar" w:date="2022-06-30T21:05:00Z">
                      <w:r>
                        <w:rPr>
                          <w:noProof/>
                        </w:rPr>
                        <w:t xml:space="preserve">[61] </w:t>
                      </w:r>
                    </w:ins>
                  </w:p>
                </w:tc>
                <w:tc>
                  <w:tcPr>
                    <w:tcW w:w="4782" w:type="pct"/>
                    <w:hideMark/>
                  </w:tcPr>
                  <w:p w14:paraId="6373E274" w14:textId="77777777" w:rsidR="00F97D04" w:rsidRDefault="00F97D04">
                    <w:pPr>
                      <w:pStyle w:val="Bibliography"/>
                      <w:rPr>
                        <w:ins w:id="477" w:author="Munish Kumar" w:date="2022-06-30T21:05:00Z"/>
                        <w:noProof/>
                      </w:rPr>
                    </w:pPr>
                    <w:ins w:id="478" w:author="Munish Kumar" w:date="2022-06-30T21:05:00Z">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ins>
                  </w:p>
                </w:tc>
              </w:tr>
              <w:tr w:rsidR="00F97D04" w14:paraId="721AEBEF" w14:textId="77777777" w:rsidTr="00F97D04">
                <w:trPr>
                  <w:divId w:val="958756757"/>
                  <w:tblCellSpacing w:w="15" w:type="dxa"/>
                  <w:ins w:id="479" w:author="Munish Kumar" w:date="2022-06-30T21:05:00Z"/>
                </w:trPr>
                <w:tc>
                  <w:tcPr>
                    <w:tcW w:w="176" w:type="pct"/>
                    <w:hideMark/>
                  </w:tcPr>
                  <w:p w14:paraId="353EDEEA" w14:textId="77777777" w:rsidR="00F97D04" w:rsidRDefault="00F97D04">
                    <w:pPr>
                      <w:pStyle w:val="Bibliography"/>
                      <w:rPr>
                        <w:ins w:id="480" w:author="Munish Kumar" w:date="2022-06-30T21:05:00Z"/>
                        <w:noProof/>
                      </w:rPr>
                    </w:pPr>
                    <w:ins w:id="481" w:author="Munish Kumar" w:date="2022-06-30T21:05:00Z">
                      <w:r>
                        <w:rPr>
                          <w:noProof/>
                        </w:rPr>
                        <w:t xml:space="preserve">[62] </w:t>
                      </w:r>
                    </w:ins>
                  </w:p>
                </w:tc>
                <w:tc>
                  <w:tcPr>
                    <w:tcW w:w="4782" w:type="pct"/>
                    <w:hideMark/>
                  </w:tcPr>
                  <w:p w14:paraId="47FA8DB3" w14:textId="77777777" w:rsidR="00F97D04" w:rsidRDefault="00F97D04">
                    <w:pPr>
                      <w:pStyle w:val="Bibliography"/>
                      <w:rPr>
                        <w:ins w:id="482" w:author="Munish Kumar" w:date="2022-06-30T21:05:00Z"/>
                        <w:noProof/>
                      </w:rPr>
                    </w:pPr>
                    <w:ins w:id="483" w:author="Munish Kumar" w:date="2022-06-30T21:05:00Z">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ins>
                  </w:p>
                </w:tc>
              </w:tr>
              <w:tr w:rsidR="00F97D04" w14:paraId="7D6B693A" w14:textId="77777777" w:rsidTr="00F97D04">
                <w:trPr>
                  <w:divId w:val="958756757"/>
                  <w:tblCellSpacing w:w="15" w:type="dxa"/>
                  <w:ins w:id="484" w:author="Munish Kumar" w:date="2022-06-30T21:05:00Z"/>
                </w:trPr>
                <w:tc>
                  <w:tcPr>
                    <w:tcW w:w="176" w:type="pct"/>
                    <w:hideMark/>
                  </w:tcPr>
                  <w:p w14:paraId="0DDA1CD9" w14:textId="77777777" w:rsidR="00F97D04" w:rsidRDefault="00F97D04">
                    <w:pPr>
                      <w:pStyle w:val="Bibliography"/>
                      <w:rPr>
                        <w:ins w:id="485" w:author="Munish Kumar" w:date="2022-06-30T21:05:00Z"/>
                        <w:noProof/>
                      </w:rPr>
                    </w:pPr>
                    <w:ins w:id="486" w:author="Munish Kumar" w:date="2022-06-30T21:05:00Z">
                      <w:r>
                        <w:rPr>
                          <w:noProof/>
                        </w:rPr>
                        <w:t xml:space="preserve">[63] </w:t>
                      </w:r>
                    </w:ins>
                  </w:p>
                </w:tc>
                <w:tc>
                  <w:tcPr>
                    <w:tcW w:w="4782" w:type="pct"/>
                    <w:hideMark/>
                  </w:tcPr>
                  <w:p w14:paraId="03916F67" w14:textId="77777777" w:rsidR="00F97D04" w:rsidRDefault="00F97D04">
                    <w:pPr>
                      <w:pStyle w:val="Bibliography"/>
                      <w:rPr>
                        <w:ins w:id="487" w:author="Munish Kumar" w:date="2022-06-30T21:05:00Z"/>
                        <w:noProof/>
                      </w:rPr>
                    </w:pPr>
                    <w:ins w:id="488" w:author="Munish Kumar" w:date="2022-06-30T21:05:00Z">
                      <w:r>
                        <w:rPr>
                          <w:noProof/>
                        </w:rPr>
                        <w:t>S. Besta, "NS Energy," 2019. [Online]. Available: https://www.nsenergybusiness.com/features/top-renewable-energy-producing-countries-in-asia/.</w:t>
                      </w:r>
                    </w:ins>
                  </w:p>
                </w:tc>
              </w:tr>
              <w:tr w:rsidR="00F97D04" w14:paraId="77C25EAC" w14:textId="77777777" w:rsidTr="00F97D04">
                <w:trPr>
                  <w:divId w:val="958756757"/>
                  <w:tblCellSpacing w:w="15" w:type="dxa"/>
                  <w:ins w:id="489" w:author="Munish Kumar" w:date="2022-06-30T21:05:00Z"/>
                </w:trPr>
                <w:tc>
                  <w:tcPr>
                    <w:tcW w:w="176" w:type="pct"/>
                    <w:hideMark/>
                  </w:tcPr>
                  <w:p w14:paraId="1CB0D9B9" w14:textId="77777777" w:rsidR="00F97D04" w:rsidRDefault="00F97D04">
                    <w:pPr>
                      <w:pStyle w:val="Bibliography"/>
                      <w:rPr>
                        <w:ins w:id="490" w:author="Munish Kumar" w:date="2022-06-30T21:05:00Z"/>
                        <w:noProof/>
                      </w:rPr>
                    </w:pPr>
                    <w:ins w:id="491" w:author="Munish Kumar" w:date="2022-06-30T21:05:00Z">
                      <w:r>
                        <w:rPr>
                          <w:noProof/>
                        </w:rPr>
                        <w:t xml:space="preserve">[64] </w:t>
                      </w:r>
                    </w:ins>
                  </w:p>
                </w:tc>
                <w:tc>
                  <w:tcPr>
                    <w:tcW w:w="4782" w:type="pct"/>
                    <w:hideMark/>
                  </w:tcPr>
                  <w:p w14:paraId="479D473A" w14:textId="77777777" w:rsidR="00F97D04" w:rsidRDefault="00F97D04">
                    <w:pPr>
                      <w:pStyle w:val="Bibliography"/>
                      <w:rPr>
                        <w:ins w:id="492" w:author="Munish Kumar" w:date="2022-06-30T21:05:00Z"/>
                        <w:noProof/>
                      </w:rPr>
                    </w:pPr>
                    <w:ins w:id="493" w:author="Munish Kumar" w:date="2022-06-30T21:05:00Z">
                      <w:r>
                        <w:rPr>
                          <w:noProof/>
                        </w:rPr>
                        <w:t>O. Langniss, P. Helby and C. Mitchell, "Financing Renewable Energy Systems," Stuttgart, 1999.</w:t>
                      </w:r>
                    </w:ins>
                  </w:p>
                </w:tc>
              </w:tr>
            </w:tbl>
            <w:p w14:paraId="76B6EE2F" w14:textId="77777777" w:rsidR="00F97D04" w:rsidRDefault="00F97D04">
              <w:pPr>
                <w:divId w:val="958756757"/>
                <w:rPr>
                  <w:ins w:id="494" w:author="Munish Kumar" w:date="2022-06-30T21:05:00Z"/>
                  <w:rFonts w:eastAsia="Times New Roman"/>
                  <w:noProof/>
                </w:rPr>
              </w:pPr>
            </w:p>
            <w:p w14:paraId="61377C49" w14:textId="62DC6B19" w:rsidR="006C2BBA" w:rsidDel="00F97D04" w:rsidRDefault="006C2BBA" w:rsidP="00D95B5E">
              <w:pPr>
                <w:jc w:val="both"/>
                <w:rPr>
                  <w:del w:id="495" w:author="Munish Kumar" w:date="2022-06-30T21:05:00Z"/>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6C2BBA" w:rsidDel="00F97D04" w14:paraId="5DA44C88" w14:textId="77777777">
                <w:trPr>
                  <w:divId w:val="1093284913"/>
                  <w:tblCellSpacing w:w="15" w:type="dxa"/>
                  <w:del w:id="496" w:author="Munish Kumar" w:date="2022-06-30T21:05:00Z"/>
                </w:trPr>
                <w:tc>
                  <w:tcPr>
                    <w:tcW w:w="50" w:type="pct"/>
                    <w:hideMark/>
                  </w:tcPr>
                  <w:p w14:paraId="4CFDF37C" w14:textId="11C582CC" w:rsidR="006C2BBA" w:rsidDel="00F97D04" w:rsidRDefault="006C2BBA">
                    <w:pPr>
                      <w:pStyle w:val="Bibliography"/>
                      <w:rPr>
                        <w:del w:id="497" w:author="Munish Kumar" w:date="2022-06-30T21:05:00Z"/>
                        <w:noProof/>
                        <w:sz w:val="24"/>
                        <w:szCs w:val="24"/>
                      </w:rPr>
                    </w:pPr>
                    <w:del w:id="498" w:author="Munish Kumar" w:date="2022-06-30T21:05:00Z">
                      <w:r w:rsidDel="00F97D04">
                        <w:rPr>
                          <w:noProof/>
                        </w:rPr>
                        <w:delText xml:space="preserve">[1] </w:delText>
                      </w:r>
                    </w:del>
                  </w:p>
                </w:tc>
                <w:tc>
                  <w:tcPr>
                    <w:tcW w:w="0" w:type="auto"/>
                    <w:hideMark/>
                  </w:tcPr>
                  <w:p w14:paraId="4572BC08" w14:textId="77777777" w:rsidR="006C2BBA" w:rsidDel="00F97D04" w:rsidRDefault="006C2BBA">
                    <w:pPr>
                      <w:pStyle w:val="Bibliography"/>
                      <w:rPr>
                        <w:del w:id="499" w:author="Munish Kumar" w:date="2022-06-30T21:05:00Z"/>
                        <w:noProof/>
                      </w:rPr>
                    </w:pPr>
                    <w:del w:id="500" w:author="Munish Kumar" w:date="2022-06-30T21:05:00Z">
                      <w:r w:rsidDel="00F97D04">
                        <w:rPr>
                          <w:noProof/>
                        </w:rPr>
                        <w:delTex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delText>
                      </w:r>
                    </w:del>
                  </w:p>
                </w:tc>
              </w:tr>
              <w:tr w:rsidR="006C2BBA" w:rsidDel="00F97D04" w14:paraId="0F8E1E49" w14:textId="77777777">
                <w:trPr>
                  <w:divId w:val="1093284913"/>
                  <w:tblCellSpacing w:w="15" w:type="dxa"/>
                  <w:del w:id="501" w:author="Munish Kumar" w:date="2022-06-30T21:05:00Z"/>
                </w:trPr>
                <w:tc>
                  <w:tcPr>
                    <w:tcW w:w="50" w:type="pct"/>
                    <w:hideMark/>
                  </w:tcPr>
                  <w:p w14:paraId="0318DE25" w14:textId="77777777" w:rsidR="006C2BBA" w:rsidDel="00F97D04" w:rsidRDefault="006C2BBA">
                    <w:pPr>
                      <w:pStyle w:val="Bibliography"/>
                      <w:rPr>
                        <w:del w:id="502" w:author="Munish Kumar" w:date="2022-06-30T21:05:00Z"/>
                        <w:noProof/>
                      </w:rPr>
                    </w:pPr>
                    <w:del w:id="503" w:author="Munish Kumar" w:date="2022-06-30T21:05:00Z">
                      <w:r w:rsidDel="00F97D04">
                        <w:rPr>
                          <w:noProof/>
                        </w:rPr>
                        <w:delText xml:space="preserve">[2] </w:delText>
                      </w:r>
                    </w:del>
                  </w:p>
                </w:tc>
                <w:tc>
                  <w:tcPr>
                    <w:tcW w:w="0" w:type="auto"/>
                    <w:hideMark/>
                  </w:tcPr>
                  <w:p w14:paraId="6C0ED1A9" w14:textId="77777777" w:rsidR="006C2BBA" w:rsidDel="00F97D04" w:rsidRDefault="006C2BBA">
                    <w:pPr>
                      <w:pStyle w:val="Bibliography"/>
                      <w:rPr>
                        <w:del w:id="504" w:author="Munish Kumar" w:date="2022-06-30T21:05:00Z"/>
                        <w:noProof/>
                      </w:rPr>
                    </w:pPr>
                    <w:del w:id="505" w:author="Munish Kumar" w:date="2022-06-30T21:05:00Z">
                      <w:r w:rsidDel="00F97D04">
                        <w:rPr>
                          <w:noProof/>
                        </w:rPr>
                        <w:delText xml:space="preserve">T. Kealy, "Does an embedded wind turbine reduce a company’s electricity bill? Case study of a 300 kW wind turbine in Ireland.," </w:delText>
                      </w:r>
                      <w:r w:rsidDel="00F97D04">
                        <w:rPr>
                          <w:i/>
                          <w:iCs/>
                          <w:noProof/>
                        </w:rPr>
                        <w:delText xml:space="preserve">Journal of Business Ethics, </w:delText>
                      </w:r>
                      <w:r w:rsidDel="00F97D04">
                        <w:rPr>
                          <w:noProof/>
                        </w:rPr>
                        <w:delText xml:space="preserve">vol. 145, no. 2, pp. 417-428, 2015. </w:delText>
                      </w:r>
                    </w:del>
                  </w:p>
                </w:tc>
              </w:tr>
              <w:tr w:rsidR="006C2BBA" w:rsidDel="00F97D04" w14:paraId="08708629" w14:textId="77777777">
                <w:trPr>
                  <w:divId w:val="1093284913"/>
                  <w:tblCellSpacing w:w="15" w:type="dxa"/>
                  <w:del w:id="506" w:author="Munish Kumar" w:date="2022-06-30T21:05:00Z"/>
                </w:trPr>
                <w:tc>
                  <w:tcPr>
                    <w:tcW w:w="50" w:type="pct"/>
                    <w:hideMark/>
                  </w:tcPr>
                  <w:p w14:paraId="5A2C917D" w14:textId="77777777" w:rsidR="006C2BBA" w:rsidDel="00F97D04" w:rsidRDefault="006C2BBA">
                    <w:pPr>
                      <w:pStyle w:val="Bibliography"/>
                      <w:rPr>
                        <w:del w:id="507" w:author="Munish Kumar" w:date="2022-06-30T21:05:00Z"/>
                        <w:noProof/>
                      </w:rPr>
                    </w:pPr>
                    <w:del w:id="508" w:author="Munish Kumar" w:date="2022-06-30T21:05:00Z">
                      <w:r w:rsidDel="00F97D04">
                        <w:rPr>
                          <w:noProof/>
                        </w:rPr>
                        <w:delText xml:space="preserve">[3] </w:delText>
                      </w:r>
                    </w:del>
                  </w:p>
                </w:tc>
                <w:tc>
                  <w:tcPr>
                    <w:tcW w:w="0" w:type="auto"/>
                    <w:hideMark/>
                  </w:tcPr>
                  <w:p w14:paraId="7AD6405F" w14:textId="77777777" w:rsidR="006C2BBA" w:rsidDel="00F97D04" w:rsidRDefault="006C2BBA">
                    <w:pPr>
                      <w:pStyle w:val="Bibliography"/>
                      <w:rPr>
                        <w:del w:id="509" w:author="Munish Kumar" w:date="2022-06-30T21:05:00Z"/>
                        <w:noProof/>
                      </w:rPr>
                    </w:pPr>
                    <w:del w:id="510" w:author="Munish Kumar" w:date="2022-06-30T21:05:00Z">
                      <w:r w:rsidDel="00F97D04">
                        <w:rPr>
                          <w:noProof/>
                        </w:rPr>
                        <w:delText xml:space="preserve">J. Inchauspe, R. D. Ripple and S. Truck, "The Dynamics of Returns on Renewable Energy Companies: A State-Space Approach," </w:delText>
                      </w:r>
                      <w:r w:rsidDel="00F97D04">
                        <w:rPr>
                          <w:i/>
                          <w:iCs/>
                          <w:noProof/>
                        </w:rPr>
                        <w:delText xml:space="preserve">Energy Economics, Vol. 48, 2015, </w:delText>
                      </w:r>
                      <w:r w:rsidDel="00F97D04">
                        <w:rPr>
                          <w:noProof/>
                        </w:rPr>
                        <w:delText xml:space="preserve">p. 22, 2016. </w:delText>
                      </w:r>
                    </w:del>
                  </w:p>
                </w:tc>
              </w:tr>
              <w:tr w:rsidR="006C2BBA" w:rsidDel="00F97D04" w14:paraId="4E79869D" w14:textId="77777777">
                <w:trPr>
                  <w:divId w:val="1093284913"/>
                  <w:tblCellSpacing w:w="15" w:type="dxa"/>
                  <w:del w:id="511" w:author="Munish Kumar" w:date="2022-06-30T21:05:00Z"/>
                </w:trPr>
                <w:tc>
                  <w:tcPr>
                    <w:tcW w:w="50" w:type="pct"/>
                    <w:hideMark/>
                  </w:tcPr>
                  <w:p w14:paraId="5FD779EE" w14:textId="77777777" w:rsidR="006C2BBA" w:rsidDel="00F97D04" w:rsidRDefault="006C2BBA">
                    <w:pPr>
                      <w:pStyle w:val="Bibliography"/>
                      <w:rPr>
                        <w:del w:id="512" w:author="Munish Kumar" w:date="2022-06-30T21:05:00Z"/>
                        <w:noProof/>
                      </w:rPr>
                    </w:pPr>
                    <w:del w:id="513" w:author="Munish Kumar" w:date="2022-06-30T21:05:00Z">
                      <w:r w:rsidDel="00F97D04">
                        <w:rPr>
                          <w:noProof/>
                        </w:rPr>
                        <w:delText xml:space="preserve">[4] </w:delText>
                      </w:r>
                    </w:del>
                  </w:p>
                </w:tc>
                <w:tc>
                  <w:tcPr>
                    <w:tcW w:w="0" w:type="auto"/>
                    <w:hideMark/>
                  </w:tcPr>
                  <w:p w14:paraId="686D91A6" w14:textId="77777777" w:rsidR="006C2BBA" w:rsidDel="00F97D04" w:rsidRDefault="006C2BBA">
                    <w:pPr>
                      <w:pStyle w:val="Bibliography"/>
                      <w:rPr>
                        <w:del w:id="514" w:author="Munish Kumar" w:date="2022-06-30T21:05:00Z"/>
                        <w:noProof/>
                      </w:rPr>
                    </w:pPr>
                    <w:del w:id="515" w:author="Munish Kumar" w:date="2022-06-30T21:05:00Z">
                      <w:r w:rsidDel="00F97D04">
                        <w:rPr>
                          <w:noProof/>
                        </w:rPr>
                        <w:delText xml:space="preserve">. S. Jacobsson and A. Johnson, "The diffusion of renewable energy technology: An analytical framework and key issues for research," </w:delText>
                      </w:r>
                      <w:r w:rsidDel="00F97D04">
                        <w:rPr>
                          <w:i/>
                          <w:iCs/>
                          <w:noProof/>
                        </w:rPr>
                        <w:delText xml:space="preserve">Energy Policy, </w:delText>
                      </w:r>
                      <w:r w:rsidDel="00F97D04">
                        <w:rPr>
                          <w:noProof/>
                        </w:rPr>
                        <w:delText xml:space="preserve">vol. 28, no. 9, pp. 625-640, 2000. </w:delText>
                      </w:r>
                    </w:del>
                  </w:p>
                </w:tc>
              </w:tr>
              <w:tr w:rsidR="006C2BBA" w:rsidDel="00F97D04" w14:paraId="5FD3BC7C" w14:textId="77777777">
                <w:trPr>
                  <w:divId w:val="1093284913"/>
                  <w:tblCellSpacing w:w="15" w:type="dxa"/>
                  <w:del w:id="516" w:author="Munish Kumar" w:date="2022-06-30T21:05:00Z"/>
                </w:trPr>
                <w:tc>
                  <w:tcPr>
                    <w:tcW w:w="50" w:type="pct"/>
                    <w:hideMark/>
                  </w:tcPr>
                  <w:p w14:paraId="272E11CC" w14:textId="77777777" w:rsidR="006C2BBA" w:rsidDel="00F97D04" w:rsidRDefault="006C2BBA">
                    <w:pPr>
                      <w:pStyle w:val="Bibliography"/>
                      <w:rPr>
                        <w:del w:id="517" w:author="Munish Kumar" w:date="2022-06-30T21:05:00Z"/>
                        <w:noProof/>
                      </w:rPr>
                    </w:pPr>
                    <w:del w:id="518" w:author="Munish Kumar" w:date="2022-06-30T21:05:00Z">
                      <w:r w:rsidDel="00F97D04">
                        <w:rPr>
                          <w:noProof/>
                        </w:rPr>
                        <w:delText xml:space="preserve">[5] </w:delText>
                      </w:r>
                    </w:del>
                  </w:p>
                </w:tc>
                <w:tc>
                  <w:tcPr>
                    <w:tcW w:w="0" w:type="auto"/>
                    <w:hideMark/>
                  </w:tcPr>
                  <w:p w14:paraId="2D6D9401" w14:textId="77777777" w:rsidR="006C2BBA" w:rsidDel="00F97D04" w:rsidRDefault="006C2BBA">
                    <w:pPr>
                      <w:pStyle w:val="Bibliography"/>
                      <w:rPr>
                        <w:del w:id="519" w:author="Munish Kumar" w:date="2022-06-30T21:05:00Z"/>
                        <w:noProof/>
                      </w:rPr>
                    </w:pPr>
                    <w:del w:id="520" w:author="Munish Kumar" w:date="2022-06-30T21:05:00Z">
                      <w:r w:rsidDel="00F97D04">
                        <w:rPr>
                          <w:noProof/>
                        </w:rPr>
                        <w:delText xml:space="preserve">A. Jagadeesh, "Wind energy development in Tamil Nadu and Andhra Pradesh, India institutional dynamics and barriers — A case study.," </w:delText>
                      </w:r>
                      <w:r w:rsidDel="00F97D04">
                        <w:rPr>
                          <w:i/>
                          <w:iCs/>
                          <w:noProof/>
                        </w:rPr>
                        <w:delText xml:space="preserve">Energy Policy, </w:delText>
                      </w:r>
                      <w:r w:rsidDel="00F97D04">
                        <w:rPr>
                          <w:noProof/>
                        </w:rPr>
                        <w:delText xml:space="preserve">vol. 28, no. 3, pp. 157-168, 2000. </w:delText>
                      </w:r>
                    </w:del>
                  </w:p>
                </w:tc>
              </w:tr>
              <w:tr w:rsidR="006C2BBA" w:rsidDel="00F97D04" w14:paraId="79C06BBA" w14:textId="77777777">
                <w:trPr>
                  <w:divId w:val="1093284913"/>
                  <w:tblCellSpacing w:w="15" w:type="dxa"/>
                  <w:del w:id="521" w:author="Munish Kumar" w:date="2022-06-30T21:05:00Z"/>
                </w:trPr>
                <w:tc>
                  <w:tcPr>
                    <w:tcW w:w="50" w:type="pct"/>
                    <w:hideMark/>
                  </w:tcPr>
                  <w:p w14:paraId="58F2BDE2" w14:textId="77777777" w:rsidR="006C2BBA" w:rsidDel="00F97D04" w:rsidRDefault="006C2BBA">
                    <w:pPr>
                      <w:pStyle w:val="Bibliography"/>
                      <w:rPr>
                        <w:del w:id="522" w:author="Munish Kumar" w:date="2022-06-30T21:05:00Z"/>
                        <w:noProof/>
                      </w:rPr>
                    </w:pPr>
                    <w:del w:id="523" w:author="Munish Kumar" w:date="2022-06-30T21:05:00Z">
                      <w:r w:rsidDel="00F97D04">
                        <w:rPr>
                          <w:noProof/>
                        </w:rPr>
                        <w:delText xml:space="preserve">[6] </w:delText>
                      </w:r>
                    </w:del>
                  </w:p>
                </w:tc>
                <w:tc>
                  <w:tcPr>
                    <w:tcW w:w="0" w:type="auto"/>
                    <w:hideMark/>
                  </w:tcPr>
                  <w:p w14:paraId="736B62F6" w14:textId="77777777" w:rsidR="006C2BBA" w:rsidDel="00F97D04" w:rsidRDefault="006C2BBA">
                    <w:pPr>
                      <w:pStyle w:val="Bibliography"/>
                      <w:rPr>
                        <w:del w:id="524" w:author="Munish Kumar" w:date="2022-06-30T21:05:00Z"/>
                        <w:noProof/>
                      </w:rPr>
                    </w:pPr>
                    <w:del w:id="525" w:author="Munish Kumar" w:date="2022-06-30T21:05:00Z">
                      <w:r w:rsidDel="00F97D04">
                        <w:rPr>
                          <w:noProof/>
                        </w:rPr>
                        <w:delText>G. Shrimali, S. Goel, S. Srinivasan and D. Neslon, "Solving India’s renewable energy financing challenge: Which federal policies can be most effective?," CPI-ISB Series, 2014.</w:delText>
                      </w:r>
                    </w:del>
                  </w:p>
                </w:tc>
              </w:tr>
              <w:tr w:rsidR="006C2BBA" w:rsidDel="00F97D04" w14:paraId="5EDF6B2D" w14:textId="77777777">
                <w:trPr>
                  <w:divId w:val="1093284913"/>
                  <w:tblCellSpacing w:w="15" w:type="dxa"/>
                  <w:del w:id="526" w:author="Munish Kumar" w:date="2022-06-30T21:05:00Z"/>
                </w:trPr>
                <w:tc>
                  <w:tcPr>
                    <w:tcW w:w="50" w:type="pct"/>
                    <w:hideMark/>
                  </w:tcPr>
                  <w:p w14:paraId="65F1C238" w14:textId="77777777" w:rsidR="006C2BBA" w:rsidDel="00F97D04" w:rsidRDefault="006C2BBA">
                    <w:pPr>
                      <w:pStyle w:val="Bibliography"/>
                      <w:rPr>
                        <w:del w:id="527" w:author="Munish Kumar" w:date="2022-06-30T21:05:00Z"/>
                        <w:noProof/>
                      </w:rPr>
                    </w:pPr>
                    <w:del w:id="528" w:author="Munish Kumar" w:date="2022-06-30T21:05:00Z">
                      <w:r w:rsidDel="00F97D04">
                        <w:rPr>
                          <w:noProof/>
                        </w:rPr>
                        <w:delText xml:space="preserve">[7] </w:delText>
                      </w:r>
                    </w:del>
                  </w:p>
                </w:tc>
                <w:tc>
                  <w:tcPr>
                    <w:tcW w:w="0" w:type="auto"/>
                    <w:hideMark/>
                  </w:tcPr>
                  <w:p w14:paraId="06B4BDBB" w14:textId="77777777" w:rsidR="006C2BBA" w:rsidDel="00F97D04" w:rsidRDefault="006C2BBA">
                    <w:pPr>
                      <w:pStyle w:val="Bibliography"/>
                      <w:rPr>
                        <w:del w:id="529" w:author="Munish Kumar" w:date="2022-06-30T21:05:00Z"/>
                        <w:noProof/>
                      </w:rPr>
                    </w:pPr>
                    <w:del w:id="530" w:author="Munish Kumar" w:date="2022-06-30T21:05:00Z">
                      <w:r w:rsidDel="00F97D04">
                        <w:rPr>
                          <w:noProof/>
                        </w:rPr>
                        <w:delText xml:space="preserve">G. A. Bradshaw and J. G. Borchers, "Uncertainty as information: Narrowing the science-policy gap.," </w:delText>
                      </w:r>
                      <w:r w:rsidDel="00F97D04">
                        <w:rPr>
                          <w:i/>
                          <w:iCs/>
                          <w:noProof/>
                        </w:rPr>
                        <w:delText xml:space="preserve">Conservation Ecology, </w:delText>
                      </w:r>
                      <w:r w:rsidDel="00F97D04">
                        <w:rPr>
                          <w:noProof/>
                        </w:rPr>
                        <w:delText xml:space="preserve">vol. 4, no. 1, 2000. </w:delText>
                      </w:r>
                    </w:del>
                  </w:p>
                </w:tc>
              </w:tr>
              <w:tr w:rsidR="006C2BBA" w:rsidDel="00F97D04" w14:paraId="3FD7D760" w14:textId="77777777">
                <w:trPr>
                  <w:divId w:val="1093284913"/>
                  <w:tblCellSpacing w:w="15" w:type="dxa"/>
                  <w:del w:id="531" w:author="Munish Kumar" w:date="2022-06-30T21:05:00Z"/>
                </w:trPr>
                <w:tc>
                  <w:tcPr>
                    <w:tcW w:w="50" w:type="pct"/>
                    <w:hideMark/>
                  </w:tcPr>
                  <w:p w14:paraId="3C1F78B0" w14:textId="77777777" w:rsidR="006C2BBA" w:rsidDel="00F97D04" w:rsidRDefault="006C2BBA">
                    <w:pPr>
                      <w:pStyle w:val="Bibliography"/>
                      <w:rPr>
                        <w:del w:id="532" w:author="Munish Kumar" w:date="2022-06-30T21:05:00Z"/>
                        <w:noProof/>
                      </w:rPr>
                    </w:pPr>
                    <w:del w:id="533" w:author="Munish Kumar" w:date="2022-06-30T21:05:00Z">
                      <w:r w:rsidDel="00F97D04">
                        <w:rPr>
                          <w:noProof/>
                        </w:rPr>
                        <w:delText xml:space="preserve">[8] </w:delText>
                      </w:r>
                    </w:del>
                  </w:p>
                </w:tc>
                <w:tc>
                  <w:tcPr>
                    <w:tcW w:w="0" w:type="auto"/>
                    <w:hideMark/>
                  </w:tcPr>
                  <w:p w14:paraId="1E65BB86" w14:textId="77777777" w:rsidR="006C2BBA" w:rsidDel="00F97D04" w:rsidRDefault="006C2BBA">
                    <w:pPr>
                      <w:pStyle w:val="Bibliography"/>
                      <w:rPr>
                        <w:del w:id="534" w:author="Munish Kumar" w:date="2022-06-30T21:05:00Z"/>
                        <w:noProof/>
                      </w:rPr>
                    </w:pPr>
                    <w:del w:id="535" w:author="Munish Kumar" w:date="2022-06-30T21:05:00Z">
                      <w:r w:rsidDel="00F97D04">
                        <w:rPr>
                          <w:noProof/>
                        </w:rPr>
                        <w:delText xml:space="preserve">J. West, I. Bailey and M. Winter, "Renewable energy policy and public perceptions of renewable energy: A cultural theory approach," </w:delText>
                      </w:r>
                      <w:r w:rsidDel="00F97D04">
                        <w:rPr>
                          <w:i/>
                          <w:iCs/>
                          <w:noProof/>
                        </w:rPr>
                        <w:delText xml:space="preserve">Energy Policy, </w:delText>
                      </w:r>
                      <w:r w:rsidDel="00F97D04">
                        <w:rPr>
                          <w:noProof/>
                        </w:rPr>
                        <w:delText xml:space="preserve">vol. 38, no. 10, pp. 5739-5748, 2010. </w:delText>
                      </w:r>
                    </w:del>
                  </w:p>
                </w:tc>
              </w:tr>
              <w:tr w:rsidR="006C2BBA" w:rsidDel="00F97D04" w14:paraId="7CA1C691" w14:textId="77777777">
                <w:trPr>
                  <w:divId w:val="1093284913"/>
                  <w:tblCellSpacing w:w="15" w:type="dxa"/>
                  <w:del w:id="536" w:author="Munish Kumar" w:date="2022-06-30T21:05:00Z"/>
                </w:trPr>
                <w:tc>
                  <w:tcPr>
                    <w:tcW w:w="50" w:type="pct"/>
                    <w:hideMark/>
                  </w:tcPr>
                  <w:p w14:paraId="566E5398" w14:textId="77777777" w:rsidR="006C2BBA" w:rsidDel="00F97D04" w:rsidRDefault="006C2BBA">
                    <w:pPr>
                      <w:pStyle w:val="Bibliography"/>
                      <w:rPr>
                        <w:del w:id="537" w:author="Munish Kumar" w:date="2022-06-30T21:05:00Z"/>
                        <w:noProof/>
                      </w:rPr>
                    </w:pPr>
                    <w:del w:id="538" w:author="Munish Kumar" w:date="2022-06-30T21:05:00Z">
                      <w:r w:rsidDel="00F97D04">
                        <w:rPr>
                          <w:noProof/>
                        </w:rPr>
                        <w:delText xml:space="preserve">[9] </w:delText>
                      </w:r>
                    </w:del>
                  </w:p>
                </w:tc>
                <w:tc>
                  <w:tcPr>
                    <w:tcW w:w="0" w:type="auto"/>
                    <w:hideMark/>
                  </w:tcPr>
                  <w:p w14:paraId="6189C043" w14:textId="77777777" w:rsidR="006C2BBA" w:rsidDel="00F97D04" w:rsidRDefault="006C2BBA">
                    <w:pPr>
                      <w:pStyle w:val="Bibliography"/>
                      <w:rPr>
                        <w:del w:id="539" w:author="Munish Kumar" w:date="2022-06-30T21:05:00Z"/>
                        <w:noProof/>
                      </w:rPr>
                    </w:pPr>
                    <w:del w:id="540" w:author="Munish Kumar" w:date="2022-06-30T21:05:00Z">
                      <w:r w:rsidDel="00F97D04">
                        <w:rPr>
                          <w:noProof/>
                        </w:rPr>
                        <w:delText xml:space="preserve">A. Masini and E. Menichetti, "Investment Decisions in the Renewable Energy Sector: An Analysis of Non-Financial Drivers," </w:delText>
                      </w:r>
                      <w:r w:rsidDel="00F97D04">
                        <w:rPr>
                          <w:i/>
                          <w:iCs/>
                          <w:noProof/>
                        </w:rPr>
                        <w:delText xml:space="preserve">Technological Forecasting and Social Change, </w:delText>
                      </w:r>
                      <w:r w:rsidDel="00F97D04">
                        <w:rPr>
                          <w:noProof/>
                        </w:rPr>
                        <w:delText xml:space="preserve">vol. 80, no. 3, pp. 510-524, 2013. </w:delText>
                      </w:r>
                    </w:del>
                  </w:p>
                </w:tc>
              </w:tr>
              <w:tr w:rsidR="006C2BBA" w:rsidDel="00F97D04" w14:paraId="715A0D70" w14:textId="77777777">
                <w:trPr>
                  <w:divId w:val="1093284913"/>
                  <w:tblCellSpacing w:w="15" w:type="dxa"/>
                  <w:del w:id="541" w:author="Munish Kumar" w:date="2022-06-30T21:05:00Z"/>
                </w:trPr>
                <w:tc>
                  <w:tcPr>
                    <w:tcW w:w="50" w:type="pct"/>
                    <w:hideMark/>
                  </w:tcPr>
                  <w:p w14:paraId="654BAF05" w14:textId="77777777" w:rsidR="006C2BBA" w:rsidDel="00F97D04" w:rsidRDefault="006C2BBA">
                    <w:pPr>
                      <w:pStyle w:val="Bibliography"/>
                      <w:rPr>
                        <w:del w:id="542" w:author="Munish Kumar" w:date="2022-06-30T21:05:00Z"/>
                        <w:noProof/>
                      </w:rPr>
                    </w:pPr>
                    <w:del w:id="543" w:author="Munish Kumar" w:date="2022-06-30T21:05:00Z">
                      <w:r w:rsidDel="00F97D04">
                        <w:rPr>
                          <w:noProof/>
                        </w:rPr>
                        <w:lastRenderedPageBreak/>
                        <w:delText xml:space="preserve">[10] </w:delText>
                      </w:r>
                    </w:del>
                  </w:p>
                </w:tc>
                <w:tc>
                  <w:tcPr>
                    <w:tcW w:w="0" w:type="auto"/>
                    <w:hideMark/>
                  </w:tcPr>
                  <w:p w14:paraId="238646E2" w14:textId="77777777" w:rsidR="006C2BBA" w:rsidDel="00F97D04" w:rsidRDefault="006C2BBA">
                    <w:pPr>
                      <w:pStyle w:val="Bibliography"/>
                      <w:rPr>
                        <w:del w:id="544" w:author="Munish Kumar" w:date="2022-06-30T21:05:00Z"/>
                        <w:noProof/>
                      </w:rPr>
                    </w:pPr>
                    <w:del w:id="545" w:author="Munish Kumar" w:date="2022-06-30T21:05:00Z">
                      <w:r w:rsidDel="00F97D04">
                        <w:rPr>
                          <w:noProof/>
                        </w:rPr>
                        <w:delText xml:space="preserve">R. Maqbool, Y. Rashid, S. Sultana and Y. Sudong, "Identifying the critical success factors and their relevant aspects for renewable energy projects; An empirical perspective.," </w:delText>
                      </w:r>
                      <w:r w:rsidDel="00F97D04">
                        <w:rPr>
                          <w:i/>
                          <w:iCs/>
                          <w:noProof/>
                        </w:rPr>
                        <w:delText xml:space="preserve">Journal of Civil Engineering and Management, </w:delText>
                      </w:r>
                      <w:r w:rsidDel="00F97D04">
                        <w:rPr>
                          <w:noProof/>
                        </w:rPr>
                        <w:delText xml:space="preserve">vol. 24, no. 3, pp. 223-237, 2018. </w:delText>
                      </w:r>
                    </w:del>
                  </w:p>
                </w:tc>
              </w:tr>
              <w:tr w:rsidR="006C2BBA" w:rsidDel="00F97D04" w14:paraId="55BFAEDF" w14:textId="77777777">
                <w:trPr>
                  <w:divId w:val="1093284913"/>
                  <w:tblCellSpacing w:w="15" w:type="dxa"/>
                  <w:del w:id="546" w:author="Munish Kumar" w:date="2022-06-30T21:05:00Z"/>
                </w:trPr>
                <w:tc>
                  <w:tcPr>
                    <w:tcW w:w="50" w:type="pct"/>
                    <w:hideMark/>
                  </w:tcPr>
                  <w:p w14:paraId="26C26A84" w14:textId="77777777" w:rsidR="006C2BBA" w:rsidDel="00F97D04" w:rsidRDefault="006C2BBA">
                    <w:pPr>
                      <w:pStyle w:val="Bibliography"/>
                      <w:rPr>
                        <w:del w:id="547" w:author="Munish Kumar" w:date="2022-06-30T21:05:00Z"/>
                        <w:noProof/>
                      </w:rPr>
                    </w:pPr>
                    <w:del w:id="548" w:author="Munish Kumar" w:date="2022-06-30T21:05:00Z">
                      <w:r w:rsidDel="00F97D04">
                        <w:rPr>
                          <w:noProof/>
                        </w:rPr>
                        <w:delText xml:space="preserve">[11] </w:delText>
                      </w:r>
                    </w:del>
                  </w:p>
                </w:tc>
                <w:tc>
                  <w:tcPr>
                    <w:tcW w:w="0" w:type="auto"/>
                    <w:hideMark/>
                  </w:tcPr>
                  <w:p w14:paraId="0B7D01EE" w14:textId="77777777" w:rsidR="006C2BBA" w:rsidDel="00F97D04" w:rsidRDefault="006C2BBA">
                    <w:pPr>
                      <w:pStyle w:val="Bibliography"/>
                      <w:rPr>
                        <w:del w:id="549" w:author="Munish Kumar" w:date="2022-06-30T21:05:00Z"/>
                        <w:noProof/>
                      </w:rPr>
                    </w:pPr>
                    <w:del w:id="550" w:author="Munish Kumar" w:date="2022-06-30T21:05:00Z">
                      <w:r w:rsidDel="00F97D04">
                        <w:rPr>
                          <w:noProof/>
                        </w:rPr>
                        <w:delText xml:space="preserve">S. Salm, S. . L. Hille and R. Wüstenhagen, "What are retail investors' risk-return preferences towards renewable energy projects? A choice experiment in Germany.," </w:delText>
                      </w:r>
                      <w:r w:rsidDel="00F97D04">
                        <w:rPr>
                          <w:i/>
                          <w:iCs/>
                          <w:noProof/>
                        </w:rPr>
                        <w:delText xml:space="preserve">Energy Policy, </w:delText>
                      </w:r>
                      <w:r w:rsidDel="00F97D04">
                        <w:rPr>
                          <w:noProof/>
                        </w:rPr>
                        <w:delText xml:space="preserve">vol. 97, pp. 310-320, 2016. </w:delText>
                      </w:r>
                    </w:del>
                  </w:p>
                </w:tc>
              </w:tr>
              <w:tr w:rsidR="006C2BBA" w:rsidDel="00F97D04" w14:paraId="0DC8F1A5" w14:textId="77777777">
                <w:trPr>
                  <w:divId w:val="1093284913"/>
                  <w:tblCellSpacing w:w="15" w:type="dxa"/>
                  <w:del w:id="551" w:author="Munish Kumar" w:date="2022-06-30T21:05:00Z"/>
                </w:trPr>
                <w:tc>
                  <w:tcPr>
                    <w:tcW w:w="50" w:type="pct"/>
                    <w:hideMark/>
                  </w:tcPr>
                  <w:p w14:paraId="35A48FAF" w14:textId="77777777" w:rsidR="006C2BBA" w:rsidDel="00F97D04" w:rsidRDefault="006C2BBA">
                    <w:pPr>
                      <w:pStyle w:val="Bibliography"/>
                      <w:rPr>
                        <w:del w:id="552" w:author="Munish Kumar" w:date="2022-06-30T21:05:00Z"/>
                        <w:noProof/>
                      </w:rPr>
                    </w:pPr>
                    <w:del w:id="553" w:author="Munish Kumar" w:date="2022-06-30T21:05:00Z">
                      <w:r w:rsidDel="00F97D04">
                        <w:rPr>
                          <w:noProof/>
                        </w:rPr>
                        <w:delText xml:space="preserve">[12] </w:delText>
                      </w:r>
                    </w:del>
                  </w:p>
                </w:tc>
                <w:tc>
                  <w:tcPr>
                    <w:tcW w:w="0" w:type="auto"/>
                    <w:hideMark/>
                  </w:tcPr>
                  <w:p w14:paraId="0528EAEB" w14:textId="77777777" w:rsidR="006C2BBA" w:rsidDel="00F97D04" w:rsidRDefault="006C2BBA">
                    <w:pPr>
                      <w:pStyle w:val="Bibliography"/>
                      <w:rPr>
                        <w:del w:id="554" w:author="Munish Kumar" w:date="2022-06-30T21:05:00Z"/>
                        <w:noProof/>
                      </w:rPr>
                    </w:pPr>
                    <w:del w:id="555" w:author="Munish Kumar" w:date="2022-06-30T21:05:00Z">
                      <w:r w:rsidDel="00F97D04">
                        <w:rPr>
                          <w:noProof/>
                        </w:rPr>
                        <w:delText xml:space="preserve">M. B. Pandur , J. Dobša and L. Kronegger, "Topic modelling in social sciences: Case study of web of science.," </w:delText>
                      </w:r>
                      <w:r w:rsidDel="00F97D04">
                        <w:rPr>
                          <w:i/>
                          <w:iCs/>
                          <w:noProof/>
                        </w:rPr>
                        <w:delText xml:space="preserve">Dept. Org. Inform. Varazdin, </w:delText>
                      </w:r>
                      <w:r w:rsidDel="00F97D04">
                        <w:rPr>
                          <w:noProof/>
                        </w:rPr>
                        <w:delText xml:space="preserve">pp. 211-218, 2020. </w:delText>
                      </w:r>
                    </w:del>
                  </w:p>
                </w:tc>
              </w:tr>
              <w:tr w:rsidR="006C2BBA" w:rsidDel="00F97D04" w14:paraId="4A1270E4" w14:textId="77777777">
                <w:trPr>
                  <w:divId w:val="1093284913"/>
                  <w:tblCellSpacing w:w="15" w:type="dxa"/>
                  <w:del w:id="556" w:author="Munish Kumar" w:date="2022-06-30T21:05:00Z"/>
                </w:trPr>
                <w:tc>
                  <w:tcPr>
                    <w:tcW w:w="50" w:type="pct"/>
                    <w:hideMark/>
                  </w:tcPr>
                  <w:p w14:paraId="70EB0A39" w14:textId="77777777" w:rsidR="006C2BBA" w:rsidDel="00F97D04" w:rsidRDefault="006C2BBA">
                    <w:pPr>
                      <w:pStyle w:val="Bibliography"/>
                      <w:rPr>
                        <w:del w:id="557" w:author="Munish Kumar" w:date="2022-06-30T21:05:00Z"/>
                        <w:noProof/>
                      </w:rPr>
                    </w:pPr>
                    <w:del w:id="558" w:author="Munish Kumar" w:date="2022-06-30T21:05:00Z">
                      <w:r w:rsidDel="00F97D04">
                        <w:rPr>
                          <w:noProof/>
                        </w:rPr>
                        <w:delText xml:space="preserve">[13] </w:delText>
                      </w:r>
                    </w:del>
                  </w:p>
                </w:tc>
                <w:tc>
                  <w:tcPr>
                    <w:tcW w:w="0" w:type="auto"/>
                    <w:hideMark/>
                  </w:tcPr>
                  <w:p w14:paraId="03F43142" w14:textId="77777777" w:rsidR="006C2BBA" w:rsidDel="00F97D04" w:rsidRDefault="006C2BBA">
                    <w:pPr>
                      <w:pStyle w:val="Bibliography"/>
                      <w:rPr>
                        <w:del w:id="559" w:author="Munish Kumar" w:date="2022-06-30T21:05:00Z"/>
                        <w:noProof/>
                      </w:rPr>
                    </w:pPr>
                    <w:del w:id="560" w:author="Munish Kumar" w:date="2022-06-30T21:05:00Z">
                      <w:r w:rsidDel="00F97D04">
                        <w:rPr>
                          <w:noProof/>
                        </w:rPr>
                        <w:delText xml:space="preserve">C. Jacobi, W. Van Atteveldt and K. Welbers, "Quantitative analysis of large amounts of journalistic texts using topic modelling," </w:delText>
                      </w:r>
                      <w:r w:rsidDel="00F97D04">
                        <w:rPr>
                          <w:i/>
                          <w:iCs/>
                          <w:noProof/>
                        </w:rPr>
                        <w:delText xml:space="preserve">Digital journalism, </w:delText>
                      </w:r>
                      <w:r w:rsidDel="00F97D04">
                        <w:rPr>
                          <w:noProof/>
                        </w:rPr>
                        <w:delText xml:space="preserve">vol. 1, p. 4, 89-106. </w:delText>
                      </w:r>
                    </w:del>
                  </w:p>
                </w:tc>
              </w:tr>
              <w:tr w:rsidR="006C2BBA" w:rsidDel="00F97D04" w14:paraId="061BD387" w14:textId="77777777">
                <w:trPr>
                  <w:divId w:val="1093284913"/>
                  <w:tblCellSpacing w:w="15" w:type="dxa"/>
                  <w:del w:id="561" w:author="Munish Kumar" w:date="2022-06-30T21:05:00Z"/>
                </w:trPr>
                <w:tc>
                  <w:tcPr>
                    <w:tcW w:w="50" w:type="pct"/>
                    <w:hideMark/>
                  </w:tcPr>
                  <w:p w14:paraId="4081B258" w14:textId="77777777" w:rsidR="006C2BBA" w:rsidDel="00F97D04" w:rsidRDefault="006C2BBA">
                    <w:pPr>
                      <w:pStyle w:val="Bibliography"/>
                      <w:rPr>
                        <w:del w:id="562" w:author="Munish Kumar" w:date="2022-06-30T21:05:00Z"/>
                        <w:noProof/>
                      </w:rPr>
                    </w:pPr>
                    <w:del w:id="563" w:author="Munish Kumar" w:date="2022-06-30T21:05:00Z">
                      <w:r w:rsidDel="00F97D04">
                        <w:rPr>
                          <w:noProof/>
                        </w:rPr>
                        <w:delText xml:space="preserve">[14] </w:delText>
                      </w:r>
                    </w:del>
                  </w:p>
                </w:tc>
                <w:tc>
                  <w:tcPr>
                    <w:tcW w:w="0" w:type="auto"/>
                    <w:hideMark/>
                  </w:tcPr>
                  <w:p w14:paraId="4AA3B9CD" w14:textId="77777777" w:rsidR="006C2BBA" w:rsidDel="00F97D04" w:rsidRDefault="006C2BBA">
                    <w:pPr>
                      <w:pStyle w:val="Bibliography"/>
                      <w:rPr>
                        <w:del w:id="564" w:author="Munish Kumar" w:date="2022-06-30T21:05:00Z"/>
                        <w:noProof/>
                      </w:rPr>
                    </w:pPr>
                    <w:del w:id="565" w:author="Munish Kumar" w:date="2022-06-30T21:05:00Z">
                      <w:r w:rsidDel="00F97D04">
                        <w:rPr>
                          <w:noProof/>
                        </w:rPr>
                        <w:delText xml:space="preserve">K. Prabhakar and D. A. Prasad, "Informational flow on Twitter–Corona virus outbreak–topic modelling approach," </w:delText>
                      </w:r>
                      <w:r w:rsidDel="00F97D04">
                        <w:rPr>
                          <w:i/>
                          <w:iCs/>
                          <w:noProof/>
                        </w:rPr>
                        <w:delText xml:space="preserve">International Journal of Advanced Research in Engineering and Technology, </w:delText>
                      </w:r>
                      <w:r w:rsidDel="00F97D04">
                        <w:rPr>
                          <w:noProof/>
                        </w:rPr>
                        <w:delText xml:space="preserve">vol. 11, no. 3, 2020. </w:delText>
                      </w:r>
                    </w:del>
                  </w:p>
                </w:tc>
              </w:tr>
              <w:tr w:rsidR="006C2BBA" w:rsidDel="00F97D04" w14:paraId="48F5B137" w14:textId="77777777">
                <w:trPr>
                  <w:divId w:val="1093284913"/>
                  <w:tblCellSpacing w:w="15" w:type="dxa"/>
                  <w:del w:id="566" w:author="Munish Kumar" w:date="2022-06-30T21:05:00Z"/>
                </w:trPr>
                <w:tc>
                  <w:tcPr>
                    <w:tcW w:w="50" w:type="pct"/>
                    <w:hideMark/>
                  </w:tcPr>
                  <w:p w14:paraId="748EA4A7" w14:textId="77777777" w:rsidR="006C2BBA" w:rsidDel="00F97D04" w:rsidRDefault="006C2BBA">
                    <w:pPr>
                      <w:pStyle w:val="Bibliography"/>
                      <w:rPr>
                        <w:del w:id="567" w:author="Munish Kumar" w:date="2022-06-30T21:05:00Z"/>
                        <w:noProof/>
                      </w:rPr>
                    </w:pPr>
                    <w:del w:id="568" w:author="Munish Kumar" w:date="2022-06-30T21:05:00Z">
                      <w:r w:rsidDel="00F97D04">
                        <w:rPr>
                          <w:noProof/>
                        </w:rPr>
                        <w:delText xml:space="preserve">[15] </w:delText>
                      </w:r>
                    </w:del>
                  </w:p>
                </w:tc>
                <w:tc>
                  <w:tcPr>
                    <w:tcW w:w="0" w:type="auto"/>
                    <w:hideMark/>
                  </w:tcPr>
                  <w:p w14:paraId="1F4F86DE" w14:textId="77777777" w:rsidR="006C2BBA" w:rsidDel="00F97D04" w:rsidRDefault="006C2BBA">
                    <w:pPr>
                      <w:pStyle w:val="Bibliography"/>
                      <w:rPr>
                        <w:del w:id="569" w:author="Munish Kumar" w:date="2022-06-30T21:05:00Z"/>
                        <w:noProof/>
                      </w:rPr>
                    </w:pPr>
                    <w:del w:id="570" w:author="Munish Kumar" w:date="2022-06-30T21:05:00Z">
                      <w:r w:rsidDel="00F97D04">
                        <w:rPr>
                          <w:noProof/>
                        </w:rPr>
                        <w:delText xml:space="preserve">X. Li and L. Lei, "A bibliometric analysis of topic modelling studies (2000–2017)," </w:delText>
                      </w:r>
                      <w:r w:rsidDel="00F97D04">
                        <w:rPr>
                          <w:i/>
                          <w:iCs/>
                          <w:noProof/>
                        </w:rPr>
                        <w:delText xml:space="preserve">Journal of Information Science, </w:delText>
                      </w:r>
                      <w:r w:rsidDel="00F97D04">
                        <w:rPr>
                          <w:noProof/>
                        </w:rPr>
                        <w:delText xml:space="preserve">vol. 2, no. 161-175, p. 47, 2021. </w:delText>
                      </w:r>
                    </w:del>
                  </w:p>
                </w:tc>
              </w:tr>
              <w:tr w:rsidR="006C2BBA" w:rsidDel="00F97D04" w14:paraId="0140D83D" w14:textId="77777777">
                <w:trPr>
                  <w:divId w:val="1093284913"/>
                  <w:tblCellSpacing w:w="15" w:type="dxa"/>
                  <w:del w:id="571" w:author="Munish Kumar" w:date="2022-06-30T21:05:00Z"/>
                </w:trPr>
                <w:tc>
                  <w:tcPr>
                    <w:tcW w:w="50" w:type="pct"/>
                    <w:hideMark/>
                  </w:tcPr>
                  <w:p w14:paraId="149C5829" w14:textId="77777777" w:rsidR="006C2BBA" w:rsidDel="00F97D04" w:rsidRDefault="006C2BBA">
                    <w:pPr>
                      <w:pStyle w:val="Bibliography"/>
                      <w:rPr>
                        <w:del w:id="572" w:author="Munish Kumar" w:date="2022-06-30T21:05:00Z"/>
                        <w:noProof/>
                      </w:rPr>
                    </w:pPr>
                    <w:del w:id="573" w:author="Munish Kumar" w:date="2022-06-30T21:05:00Z">
                      <w:r w:rsidDel="00F97D04">
                        <w:rPr>
                          <w:noProof/>
                        </w:rPr>
                        <w:delText xml:space="preserve">[16] </w:delText>
                      </w:r>
                    </w:del>
                  </w:p>
                </w:tc>
                <w:tc>
                  <w:tcPr>
                    <w:tcW w:w="0" w:type="auto"/>
                    <w:hideMark/>
                  </w:tcPr>
                  <w:p w14:paraId="4CEED3D1" w14:textId="77777777" w:rsidR="006C2BBA" w:rsidDel="00F97D04" w:rsidRDefault="006C2BBA">
                    <w:pPr>
                      <w:pStyle w:val="Bibliography"/>
                      <w:rPr>
                        <w:del w:id="574" w:author="Munish Kumar" w:date="2022-06-30T21:05:00Z"/>
                        <w:noProof/>
                      </w:rPr>
                    </w:pPr>
                    <w:del w:id="575" w:author="Munish Kumar" w:date="2022-06-30T21:05:00Z">
                      <w:r w:rsidDel="00F97D04">
                        <w:rPr>
                          <w:noProof/>
                        </w:rPr>
                        <w:delText xml:space="preserve">M. W. Bickel, "Reflecting trends in the academic landscape of sustainable energy using probabilistic topic modeling," </w:delText>
                      </w:r>
                      <w:r w:rsidDel="00F97D04">
                        <w:rPr>
                          <w:i/>
                          <w:iCs/>
                          <w:noProof/>
                        </w:rPr>
                        <w:delText xml:space="preserve">Energy, Sustainability and Society, </w:delText>
                      </w:r>
                      <w:r w:rsidDel="00F97D04">
                        <w:rPr>
                          <w:noProof/>
                        </w:rPr>
                        <w:delText xml:space="preserve">vol. 9, no. 49, 2019. </w:delText>
                      </w:r>
                    </w:del>
                  </w:p>
                </w:tc>
              </w:tr>
              <w:tr w:rsidR="006C2BBA" w:rsidDel="00F97D04" w14:paraId="596963BB" w14:textId="77777777">
                <w:trPr>
                  <w:divId w:val="1093284913"/>
                  <w:tblCellSpacing w:w="15" w:type="dxa"/>
                  <w:del w:id="576" w:author="Munish Kumar" w:date="2022-06-30T21:05:00Z"/>
                </w:trPr>
                <w:tc>
                  <w:tcPr>
                    <w:tcW w:w="50" w:type="pct"/>
                    <w:hideMark/>
                  </w:tcPr>
                  <w:p w14:paraId="2FB4516F" w14:textId="77777777" w:rsidR="006C2BBA" w:rsidDel="00F97D04" w:rsidRDefault="006C2BBA">
                    <w:pPr>
                      <w:pStyle w:val="Bibliography"/>
                      <w:rPr>
                        <w:del w:id="577" w:author="Munish Kumar" w:date="2022-06-30T21:05:00Z"/>
                        <w:noProof/>
                      </w:rPr>
                    </w:pPr>
                    <w:del w:id="578" w:author="Munish Kumar" w:date="2022-06-30T21:05:00Z">
                      <w:r w:rsidDel="00F97D04">
                        <w:rPr>
                          <w:noProof/>
                        </w:rPr>
                        <w:delText xml:space="preserve">[17] </w:delText>
                      </w:r>
                    </w:del>
                  </w:p>
                </w:tc>
                <w:tc>
                  <w:tcPr>
                    <w:tcW w:w="0" w:type="auto"/>
                    <w:hideMark/>
                  </w:tcPr>
                  <w:p w14:paraId="33A4EEC9" w14:textId="77777777" w:rsidR="006C2BBA" w:rsidDel="00F97D04" w:rsidRDefault="006C2BBA">
                    <w:pPr>
                      <w:pStyle w:val="Bibliography"/>
                      <w:rPr>
                        <w:del w:id="579" w:author="Munish Kumar" w:date="2022-06-30T21:05:00Z"/>
                        <w:noProof/>
                      </w:rPr>
                    </w:pPr>
                    <w:del w:id="580" w:author="Munish Kumar" w:date="2022-06-30T21:05:00Z">
                      <w:r w:rsidDel="00F97D04">
                        <w:rPr>
                          <w:noProof/>
                        </w:rPr>
                        <w:delText xml:space="preserve">S. KyuSik , C. HoeRyeon and L. HongChul, "Topic Model Analysis of Research Trend on Renewable Energy," </w:delText>
                      </w:r>
                      <w:r w:rsidDel="00F97D04">
                        <w:rPr>
                          <w:i/>
                          <w:iCs/>
                          <w:noProof/>
                        </w:rPr>
                        <w:delText xml:space="preserve">Journal of the Korea Academia-Industrial cooperation Society, </w:delText>
                      </w:r>
                      <w:r w:rsidDel="00F97D04">
                        <w:rPr>
                          <w:noProof/>
                        </w:rPr>
                        <w:delText xml:space="preserve">vol. 16, no. 9, pp. 6411-6418, 2015. </w:delText>
                      </w:r>
                    </w:del>
                  </w:p>
                </w:tc>
              </w:tr>
              <w:tr w:rsidR="006C2BBA" w:rsidDel="00F97D04" w14:paraId="79664FD9" w14:textId="77777777">
                <w:trPr>
                  <w:divId w:val="1093284913"/>
                  <w:tblCellSpacing w:w="15" w:type="dxa"/>
                  <w:del w:id="581" w:author="Munish Kumar" w:date="2022-06-30T21:05:00Z"/>
                </w:trPr>
                <w:tc>
                  <w:tcPr>
                    <w:tcW w:w="50" w:type="pct"/>
                    <w:hideMark/>
                  </w:tcPr>
                  <w:p w14:paraId="3B23E2CD" w14:textId="77777777" w:rsidR="006C2BBA" w:rsidDel="00F97D04" w:rsidRDefault="006C2BBA">
                    <w:pPr>
                      <w:pStyle w:val="Bibliography"/>
                      <w:rPr>
                        <w:del w:id="582" w:author="Munish Kumar" w:date="2022-06-30T21:05:00Z"/>
                        <w:noProof/>
                      </w:rPr>
                    </w:pPr>
                    <w:del w:id="583" w:author="Munish Kumar" w:date="2022-06-30T21:05:00Z">
                      <w:r w:rsidDel="00F97D04">
                        <w:rPr>
                          <w:noProof/>
                        </w:rPr>
                        <w:delText xml:space="preserve">[18] </w:delText>
                      </w:r>
                    </w:del>
                  </w:p>
                </w:tc>
                <w:tc>
                  <w:tcPr>
                    <w:tcW w:w="0" w:type="auto"/>
                    <w:hideMark/>
                  </w:tcPr>
                  <w:p w14:paraId="6AC096CE" w14:textId="77777777" w:rsidR="006C2BBA" w:rsidDel="00F97D04" w:rsidRDefault="006C2BBA">
                    <w:pPr>
                      <w:pStyle w:val="Bibliography"/>
                      <w:rPr>
                        <w:del w:id="584" w:author="Munish Kumar" w:date="2022-06-30T21:05:00Z"/>
                        <w:noProof/>
                      </w:rPr>
                    </w:pPr>
                    <w:del w:id="585" w:author="Munish Kumar" w:date="2022-06-30T21:05:00Z">
                      <w:r w:rsidDel="00F97D04">
                        <w:rPr>
                          <w:noProof/>
                        </w:rPr>
                        <w:delText xml:space="preserve">D. Ramage, E. Rosen, J. Chuang, C. D. Manning and D. A. McFarland, "Topic modeling for the social sciences," </w:delText>
                      </w:r>
                      <w:r w:rsidDel="00F97D04">
                        <w:rPr>
                          <w:i/>
                          <w:iCs/>
                          <w:noProof/>
                        </w:rPr>
                        <w:delText xml:space="preserve">NIPS 2009 workshop on applications for topic models: text and beyond, </w:delText>
                      </w:r>
                      <w:r w:rsidDel="00F97D04">
                        <w:rPr>
                          <w:noProof/>
                        </w:rPr>
                        <w:delText xml:space="preserve">vol. 5, pp. 1-4, 2009. </w:delText>
                      </w:r>
                    </w:del>
                  </w:p>
                </w:tc>
              </w:tr>
              <w:tr w:rsidR="006C2BBA" w:rsidDel="00F97D04" w14:paraId="10A978DA" w14:textId="77777777">
                <w:trPr>
                  <w:divId w:val="1093284913"/>
                  <w:tblCellSpacing w:w="15" w:type="dxa"/>
                  <w:del w:id="586" w:author="Munish Kumar" w:date="2022-06-30T21:05:00Z"/>
                </w:trPr>
                <w:tc>
                  <w:tcPr>
                    <w:tcW w:w="50" w:type="pct"/>
                    <w:hideMark/>
                  </w:tcPr>
                  <w:p w14:paraId="65123110" w14:textId="77777777" w:rsidR="006C2BBA" w:rsidDel="00F97D04" w:rsidRDefault="006C2BBA">
                    <w:pPr>
                      <w:pStyle w:val="Bibliography"/>
                      <w:rPr>
                        <w:del w:id="587" w:author="Munish Kumar" w:date="2022-06-30T21:05:00Z"/>
                        <w:noProof/>
                      </w:rPr>
                    </w:pPr>
                    <w:del w:id="588" w:author="Munish Kumar" w:date="2022-06-30T21:05:00Z">
                      <w:r w:rsidDel="00F97D04">
                        <w:rPr>
                          <w:noProof/>
                        </w:rPr>
                        <w:delText xml:space="preserve">[19] </w:delText>
                      </w:r>
                    </w:del>
                  </w:p>
                </w:tc>
                <w:tc>
                  <w:tcPr>
                    <w:tcW w:w="0" w:type="auto"/>
                    <w:hideMark/>
                  </w:tcPr>
                  <w:p w14:paraId="05F12F1F" w14:textId="77777777" w:rsidR="006C2BBA" w:rsidDel="00F97D04" w:rsidRDefault="006C2BBA">
                    <w:pPr>
                      <w:pStyle w:val="Bibliography"/>
                      <w:rPr>
                        <w:del w:id="589" w:author="Munish Kumar" w:date="2022-06-30T21:05:00Z"/>
                        <w:noProof/>
                      </w:rPr>
                    </w:pPr>
                    <w:del w:id="590" w:author="Munish Kumar" w:date="2022-06-30T21:05:00Z">
                      <w:r w:rsidDel="00F97D04">
                        <w:rPr>
                          <w:noProof/>
                        </w:rPr>
                        <w:delText>S. Kapadia, "Topic Modeling in Python: Latent Dirichlet Allocation (LDA)," April 2019. [Online]. Available: https://towardsdatascience.com/end-to-end-topic-modeling-in-python-latent-dirichlet-allocation-lda-35ce4ed6b3e0.</w:delText>
                      </w:r>
                    </w:del>
                  </w:p>
                </w:tc>
              </w:tr>
              <w:tr w:rsidR="006C2BBA" w:rsidDel="00F97D04" w14:paraId="6F99D1C6" w14:textId="77777777">
                <w:trPr>
                  <w:divId w:val="1093284913"/>
                  <w:tblCellSpacing w:w="15" w:type="dxa"/>
                  <w:del w:id="591" w:author="Munish Kumar" w:date="2022-06-30T21:05:00Z"/>
                </w:trPr>
                <w:tc>
                  <w:tcPr>
                    <w:tcW w:w="50" w:type="pct"/>
                    <w:hideMark/>
                  </w:tcPr>
                  <w:p w14:paraId="508E0CB3" w14:textId="77777777" w:rsidR="006C2BBA" w:rsidDel="00F97D04" w:rsidRDefault="006C2BBA">
                    <w:pPr>
                      <w:pStyle w:val="Bibliography"/>
                      <w:rPr>
                        <w:del w:id="592" w:author="Munish Kumar" w:date="2022-06-30T21:05:00Z"/>
                        <w:noProof/>
                      </w:rPr>
                    </w:pPr>
                    <w:del w:id="593" w:author="Munish Kumar" w:date="2022-06-30T21:05:00Z">
                      <w:r w:rsidDel="00F97D04">
                        <w:rPr>
                          <w:noProof/>
                        </w:rPr>
                        <w:delText xml:space="preserve">[20] </w:delText>
                      </w:r>
                    </w:del>
                  </w:p>
                </w:tc>
                <w:tc>
                  <w:tcPr>
                    <w:tcW w:w="0" w:type="auto"/>
                    <w:hideMark/>
                  </w:tcPr>
                  <w:p w14:paraId="748A1022" w14:textId="77777777" w:rsidR="006C2BBA" w:rsidDel="00F97D04" w:rsidRDefault="006C2BBA">
                    <w:pPr>
                      <w:pStyle w:val="Bibliography"/>
                      <w:rPr>
                        <w:del w:id="594" w:author="Munish Kumar" w:date="2022-06-30T21:05:00Z"/>
                        <w:noProof/>
                      </w:rPr>
                    </w:pPr>
                    <w:del w:id="595" w:author="Munish Kumar" w:date="2022-06-30T21:05:00Z">
                      <w:r w:rsidDel="00F97D04">
                        <w:rPr>
                          <w:noProof/>
                        </w:rPr>
                        <w:delText xml:space="preserve">S. Mifrah and E. H. Benlahmar, "Topic modeling coherence: A comparative study between LDA and NMF models using COVID’19 corpus," </w:delText>
                      </w:r>
                      <w:r w:rsidDel="00F97D04">
                        <w:rPr>
                          <w:i/>
                          <w:iCs/>
                          <w:noProof/>
                        </w:rPr>
                        <w:delText xml:space="preserve">International Journal of Advanced Trends in Computer Science and Engineering, </w:delText>
                      </w:r>
                      <w:r w:rsidDel="00F97D04">
                        <w:rPr>
                          <w:noProof/>
                        </w:rPr>
                        <w:delText xml:space="preserve">vol. 9, no. 4, pp. 5756-5761, 2020. </w:delText>
                      </w:r>
                    </w:del>
                  </w:p>
                </w:tc>
              </w:tr>
              <w:tr w:rsidR="006C2BBA" w:rsidDel="00F97D04" w14:paraId="1A91C292" w14:textId="77777777">
                <w:trPr>
                  <w:divId w:val="1093284913"/>
                  <w:tblCellSpacing w:w="15" w:type="dxa"/>
                  <w:del w:id="596" w:author="Munish Kumar" w:date="2022-06-30T21:05:00Z"/>
                </w:trPr>
                <w:tc>
                  <w:tcPr>
                    <w:tcW w:w="50" w:type="pct"/>
                    <w:hideMark/>
                  </w:tcPr>
                  <w:p w14:paraId="7B1188A5" w14:textId="77777777" w:rsidR="006C2BBA" w:rsidDel="00F97D04" w:rsidRDefault="006C2BBA">
                    <w:pPr>
                      <w:pStyle w:val="Bibliography"/>
                      <w:rPr>
                        <w:del w:id="597" w:author="Munish Kumar" w:date="2022-06-30T21:05:00Z"/>
                        <w:noProof/>
                      </w:rPr>
                    </w:pPr>
                    <w:del w:id="598" w:author="Munish Kumar" w:date="2022-06-30T21:05:00Z">
                      <w:r w:rsidDel="00F97D04">
                        <w:rPr>
                          <w:noProof/>
                        </w:rPr>
                        <w:delText xml:space="preserve">[21] </w:delText>
                      </w:r>
                    </w:del>
                  </w:p>
                </w:tc>
                <w:tc>
                  <w:tcPr>
                    <w:tcW w:w="0" w:type="auto"/>
                    <w:hideMark/>
                  </w:tcPr>
                  <w:p w14:paraId="6AB41B8C" w14:textId="77777777" w:rsidR="006C2BBA" w:rsidDel="00F97D04" w:rsidRDefault="006C2BBA">
                    <w:pPr>
                      <w:pStyle w:val="Bibliography"/>
                      <w:rPr>
                        <w:del w:id="599" w:author="Munish Kumar" w:date="2022-06-30T21:05:00Z"/>
                        <w:noProof/>
                      </w:rPr>
                    </w:pPr>
                    <w:del w:id="600" w:author="Munish Kumar" w:date="2022-06-30T21:05:00Z">
                      <w:r w:rsidDel="00F97D04">
                        <w:rPr>
                          <w:noProof/>
                        </w:rPr>
                        <w:delText>S. Prabhakaran, "Topic Modeling with Gensim (Python)," 2018. [Online]. Available: https://www.machinelearningplus.com/nlp/topic-modeling-gensim-python/.</w:delText>
                      </w:r>
                    </w:del>
                  </w:p>
                </w:tc>
              </w:tr>
              <w:tr w:rsidR="006C2BBA" w:rsidDel="00F97D04" w14:paraId="424359A3" w14:textId="77777777">
                <w:trPr>
                  <w:divId w:val="1093284913"/>
                  <w:tblCellSpacing w:w="15" w:type="dxa"/>
                  <w:del w:id="601" w:author="Munish Kumar" w:date="2022-06-30T21:05:00Z"/>
                </w:trPr>
                <w:tc>
                  <w:tcPr>
                    <w:tcW w:w="50" w:type="pct"/>
                    <w:hideMark/>
                  </w:tcPr>
                  <w:p w14:paraId="64E2266A" w14:textId="77777777" w:rsidR="006C2BBA" w:rsidDel="00F97D04" w:rsidRDefault="006C2BBA">
                    <w:pPr>
                      <w:pStyle w:val="Bibliography"/>
                      <w:rPr>
                        <w:del w:id="602" w:author="Munish Kumar" w:date="2022-06-30T21:05:00Z"/>
                        <w:noProof/>
                      </w:rPr>
                    </w:pPr>
                    <w:del w:id="603" w:author="Munish Kumar" w:date="2022-06-30T21:05:00Z">
                      <w:r w:rsidDel="00F97D04">
                        <w:rPr>
                          <w:noProof/>
                        </w:rPr>
                        <w:delText xml:space="preserve">[22] </w:delText>
                      </w:r>
                    </w:del>
                  </w:p>
                </w:tc>
                <w:tc>
                  <w:tcPr>
                    <w:tcW w:w="0" w:type="auto"/>
                    <w:hideMark/>
                  </w:tcPr>
                  <w:p w14:paraId="52E8A65F" w14:textId="77777777" w:rsidR="006C2BBA" w:rsidDel="00F97D04" w:rsidRDefault="006C2BBA">
                    <w:pPr>
                      <w:pStyle w:val="Bibliography"/>
                      <w:rPr>
                        <w:del w:id="604" w:author="Munish Kumar" w:date="2022-06-30T21:05:00Z"/>
                        <w:noProof/>
                      </w:rPr>
                    </w:pPr>
                    <w:del w:id="605" w:author="Munish Kumar" w:date="2022-06-30T21:05:00Z">
                      <w:r w:rsidDel="00F97D04">
                        <w:rPr>
                          <w:noProof/>
                        </w:rPr>
                        <w:delText xml:space="preserve">S. Bird, E. Klein and E. Loper, Natural Language Processing with Python: Analyzing Text with the Natural Language Toolkit, O'Reilly Media, Inc, 2009. </w:delText>
                      </w:r>
                    </w:del>
                  </w:p>
                </w:tc>
              </w:tr>
              <w:tr w:rsidR="006C2BBA" w:rsidDel="00F97D04" w14:paraId="5E71B45C" w14:textId="77777777">
                <w:trPr>
                  <w:divId w:val="1093284913"/>
                  <w:tblCellSpacing w:w="15" w:type="dxa"/>
                  <w:del w:id="606" w:author="Munish Kumar" w:date="2022-06-30T21:05:00Z"/>
                </w:trPr>
                <w:tc>
                  <w:tcPr>
                    <w:tcW w:w="50" w:type="pct"/>
                    <w:hideMark/>
                  </w:tcPr>
                  <w:p w14:paraId="2CD294DD" w14:textId="77777777" w:rsidR="006C2BBA" w:rsidDel="00F97D04" w:rsidRDefault="006C2BBA">
                    <w:pPr>
                      <w:pStyle w:val="Bibliography"/>
                      <w:rPr>
                        <w:del w:id="607" w:author="Munish Kumar" w:date="2022-06-30T21:05:00Z"/>
                        <w:noProof/>
                      </w:rPr>
                    </w:pPr>
                    <w:del w:id="608" w:author="Munish Kumar" w:date="2022-06-30T21:05:00Z">
                      <w:r w:rsidDel="00F97D04">
                        <w:rPr>
                          <w:noProof/>
                        </w:rPr>
                        <w:delText xml:space="preserve">[23] </w:delText>
                      </w:r>
                    </w:del>
                  </w:p>
                </w:tc>
                <w:tc>
                  <w:tcPr>
                    <w:tcW w:w="0" w:type="auto"/>
                    <w:hideMark/>
                  </w:tcPr>
                  <w:p w14:paraId="25A5A32D" w14:textId="77777777" w:rsidR="006C2BBA" w:rsidDel="00F97D04" w:rsidRDefault="006C2BBA">
                    <w:pPr>
                      <w:pStyle w:val="Bibliography"/>
                      <w:rPr>
                        <w:del w:id="609" w:author="Munish Kumar" w:date="2022-06-30T21:05:00Z"/>
                        <w:noProof/>
                      </w:rPr>
                    </w:pPr>
                    <w:del w:id="610" w:author="Munish Kumar" w:date="2022-06-30T21:05:00Z">
                      <w:r w:rsidDel="00F97D04">
                        <w:rPr>
                          <w:noProof/>
                        </w:rPr>
                        <w:delText xml:space="preserve">C. Sievert and K. E. Shirley, "LDAvis: A method for visualizing and interpreting topics," in </w:delText>
                      </w:r>
                      <w:r w:rsidDel="00F97D04">
                        <w:rPr>
                          <w:i/>
                          <w:iCs/>
                          <w:noProof/>
                        </w:rPr>
                        <w:delText>Proceedings of the Workshop on Interactive Language Learning, Visualization, and Interfaces</w:delText>
                      </w:r>
                      <w:r w:rsidDel="00F97D04">
                        <w:rPr>
                          <w:noProof/>
                        </w:rPr>
                        <w:delText xml:space="preserve">, Baltimore, Maryland, USA, 2014. </w:delText>
                      </w:r>
                    </w:del>
                  </w:p>
                </w:tc>
              </w:tr>
              <w:tr w:rsidR="006C2BBA" w:rsidDel="00F97D04" w14:paraId="001B9EF4" w14:textId="77777777">
                <w:trPr>
                  <w:divId w:val="1093284913"/>
                  <w:tblCellSpacing w:w="15" w:type="dxa"/>
                  <w:del w:id="611" w:author="Munish Kumar" w:date="2022-06-30T21:05:00Z"/>
                </w:trPr>
                <w:tc>
                  <w:tcPr>
                    <w:tcW w:w="50" w:type="pct"/>
                    <w:hideMark/>
                  </w:tcPr>
                  <w:p w14:paraId="4B212468" w14:textId="77777777" w:rsidR="006C2BBA" w:rsidDel="00F97D04" w:rsidRDefault="006C2BBA">
                    <w:pPr>
                      <w:pStyle w:val="Bibliography"/>
                      <w:rPr>
                        <w:del w:id="612" w:author="Munish Kumar" w:date="2022-06-30T21:05:00Z"/>
                        <w:noProof/>
                      </w:rPr>
                    </w:pPr>
                    <w:del w:id="613" w:author="Munish Kumar" w:date="2022-06-30T21:05:00Z">
                      <w:r w:rsidDel="00F97D04">
                        <w:rPr>
                          <w:noProof/>
                        </w:rPr>
                        <w:delText xml:space="preserve">[24] </w:delText>
                      </w:r>
                    </w:del>
                  </w:p>
                </w:tc>
                <w:tc>
                  <w:tcPr>
                    <w:tcW w:w="0" w:type="auto"/>
                    <w:hideMark/>
                  </w:tcPr>
                  <w:p w14:paraId="517E94B4" w14:textId="77777777" w:rsidR="006C2BBA" w:rsidDel="00F97D04" w:rsidRDefault="006C2BBA">
                    <w:pPr>
                      <w:pStyle w:val="Bibliography"/>
                      <w:rPr>
                        <w:del w:id="614" w:author="Munish Kumar" w:date="2022-06-30T21:05:00Z"/>
                        <w:noProof/>
                      </w:rPr>
                    </w:pPr>
                    <w:del w:id="615" w:author="Munish Kumar" w:date="2022-06-30T21:05:00Z">
                      <w:r w:rsidDel="00F97D04">
                        <w:rPr>
                          <w:noProof/>
                        </w:rPr>
                        <w:delText>International Energy Agency, "Energy Subsidies - Topics," [Online]. Available: https://www.iea.org/topics/energy-subsidies.</w:delText>
                      </w:r>
                    </w:del>
                  </w:p>
                </w:tc>
              </w:tr>
              <w:tr w:rsidR="006C2BBA" w:rsidDel="00F97D04" w14:paraId="22329B07" w14:textId="77777777">
                <w:trPr>
                  <w:divId w:val="1093284913"/>
                  <w:tblCellSpacing w:w="15" w:type="dxa"/>
                  <w:del w:id="616" w:author="Munish Kumar" w:date="2022-06-30T21:05:00Z"/>
                </w:trPr>
                <w:tc>
                  <w:tcPr>
                    <w:tcW w:w="50" w:type="pct"/>
                    <w:hideMark/>
                  </w:tcPr>
                  <w:p w14:paraId="3EAD96C9" w14:textId="77777777" w:rsidR="006C2BBA" w:rsidDel="00F97D04" w:rsidRDefault="006C2BBA">
                    <w:pPr>
                      <w:pStyle w:val="Bibliography"/>
                      <w:rPr>
                        <w:del w:id="617" w:author="Munish Kumar" w:date="2022-06-30T21:05:00Z"/>
                        <w:noProof/>
                      </w:rPr>
                    </w:pPr>
                    <w:del w:id="618" w:author="Munish Kumar" w:date="2022-06-30T21:05:00Z">
                      <w:r w:rsidDel="00F97D04">
                        <w:rPr>
                          <w:noProof/>
                        </w:rPr>
                        <w:delText xml:space="preserve">[25] </w:delText>
                      </w:r>
                    </w:del>
                  </w:p>
                </w:tc>
                <w:tc>
                  <w:tcPr>
                    <w:tcW w:w="0" w:type="auto"/>
                    <w:hideMark/>
                  </w:tcPr>
                  <w:p w14:paraId="247E73F1" w14:textId="77777777" w:rsidR="006C2BBA" w:rsidDel="00F97D04" w:rsidRDefault="006C2BBA">
                    <w:pPr>
                      <w:pStyle w:val="Bibliography"/>
                      <w:rPr>
                        <w:del w:id="619" w:author="Munish Kumar" w:date="2022-06-30T21:05:00Z"/>
                        <w:noProof/>
                      </w:rPr>
                    </w:pPr>
                    <w:del w:id="620" w:author="Munish Kumar" w:date="2022-06-30T21:05:00Z">
                      <w:r w:rsidDel="00F97D04">
                        <w:rPr>
                          <w:noProof/>
                        </w:rPr>
                        <w:delText>Office of Energy Efficiency and Renewable Energy, "Weatherization and Intergovernmental Programs Office State Energy Program," [Online]. Available: https://www.energy.gov/eere/wipo/about-state-energy-program. [Accessed February 2022].</w:delText>
                      </w:r>
                    </w:del>
                  </w:p>
                </w:tc>
              </w:tr>
              <w:tr w:rsidR="006C2BBA" w:rsidDel="00F97D04" w14:paraId="2DA133D9" w14:textId="77777777">
                <w:trPr>
                  <w:divId w:val="1093284913"/>
                  <w:tblCellSpacing w:w="15" w:type="dxa"/>
                  <w:del w:id="621" w:author="Munish Kumar" w:date="2022-06-30T21:05:00Z"/>
                </w:trPr>
                <w:tc>
                  <w:tcPr>
                    <w:tcW w:w="50" w:type="pct"/>
                    <w:hideMark/>
                  </w:tcPr>
                  <w:p w14:paraId="0A72110C" w14:textId="77777777" w:rsidR="006C2BBA" w:rsidDel="00F97D04" w:rsidRDefault="006C2BBA">
                    <w:pPr>
                      <w:pStyle w:val="Bibliography"/>
                      <w:rPr>
                        <w:del w:id="622" w:author="Munish Kumar" w:date="2022-06-30T21:05:00Z"/>
                        <w:noProof/>
                      </w:rPr>
                    </w:pPr>
                    <w:del w:id="623" w:author="Munish Kumar" w:date="2022-06-30T21:05:00Z">
                      <w:r w:rsidDel="00F97D04">
                        <w:rPr>
                          <w:noProof/>
                        </w:rPr>
                        <w:delText xml:space="preserve">[26] </w:delText>
                      </w:r>
                    </w:del>
                  </w:p>
                </w:tc>
                <w:tc>
                  <w:tcPr>
                    <w:tcW w:w="0" w:type="auto"/>
                    <w:hideMark/>
                  </w:tcPr>
                  <w:p w14:paraId="5504A0FF" w14:textId="77777777" w:rsidR="006C2BBA" w:rsidDel="00F97D04" w:rsidRDefault="006C2BBA">
                    <w:pPr>
                      <w:pStyle w:val="Bibliography"/>
                      <w:rPr>
                        <w:del w:id="624" w:author="Munish Kumar" w:date="2022-06-30T21:05:00Z"/>
                        <w:noProof/>
                      </w:rPr>
                    </w:pPr>
                    <w:del w:id="625" w:author="Munish Kumar" w:date="2022-06-30T21:05:00Z">
                      <w:r w:rsidDel="00F97D04">
                        <w:rPr>
                          <w:noProof/>
                        </w:rPr>
                        <w:delText xml:space="preserve">S. Sundaram, "The Sustainability of Solar PV Governance: A Comparative International Perspective," in </w:delText>
                      </w:r>
                      <w:r w:rsidDel="00F97D04">
                        <w:rPr>
                          <w:i/>
                          <w:iCs/>
                          <w:noProof/>
                        </w:rPr>
                        <w:delText>Solar Photovoltaic Technology Production</w:delText>
                      </w:r>
                      <w:r w:rsidDel="00F97D04">
                        <w:rPr>
                          <w:noProof/>
                        </w:rPr>
                        <w:delText>, 2016, pp. 47-74.</w:delText>
                      </w:r>
                    </w:del>
                  </w:p>
                </w:tc>
              </w:tr>
              <w:tr w:rsidR="006C2BBA" w:rsidDel="00F97D04" w14:paraId="692A971B" w14:textId="77777777">
                <w:trPr>
                  <w:divId w:val="1093284913"/>
                  <w:tblCellSpacing w:w="15" w:type="dxa"/>
                  <w:del w:id="626" w:author="Munish Kumar" w:date="2022-06-30T21:05:00Z"/>
                </w:trPr>
                <w:tc>
                  <w:tcPr>
                    <w:tcW w:w="50" w:type="pct"/>
                    <w:hideMark/>
                  </w:tcPr>
                  <w:p w14:paraId="1C4EE42D" w14:textId="77777777" w:rsidR="006C2BBA" w:rsidDel="00F97D04" w:rsidRDefault="006C2BBA">
                    <w:pPr>
                      <w:pStyle w:val="Bibliography"/>
                      <w:rPr>
                        <w:del w:id="627" w:author="Munish Kumar" w:date="2022-06-30T21:05:00Z"/>
                        <w:noProof/>
                      </w:rPr>
                    </w:pPr>
                    <w:del w:id="628" w:author="Munish Kumar" w:date="2022-06-30T21:05:00Z">
                      <w:r w:rsidDel="00F97D04">
                        <w:rPr>
                          <w:noProof/>
                        </w:rPr>
                        <w:delText xml:space="preserve">[27] </w:delText>
                      </w:r>
                    </w:del>
                  </w:p>
                </w:tc>
                <w:tc>
                  <w:tcPr>
                    <w:tcW w:w="0" w:type="auto"/>
                    <w:hideMark/>
                  </w:tcPr>
                  <w:p w14:paraId="19944BBF" w14:textId="77777777" w:rsidR="006C2BBA" w:rsidDel="00F97D04" w:rsidRDefault="006C2BBA">
                    <w:pPr>
                      <w:pStyle w:val="Bibliography"/>
                      <w:rPr>
                        <w:del w:id="629" w:author="Munish Kumar" w:date="2022-06-30T21:05:00Z"/>
                        <w:noProof/>
                      </w:rPr>
                    </w:pPr>
                    <w:del w:id="630" w:author="Munish Kumar" w:date="2022-06-30T21:05:00Z">
                      <w:r w:rsidDel="00F97D04">
                        <w:rPr>
                          <w:noProof/>
                        </w:rPr>
                        <w:delText>U.S. Department of Energy, "Federal agency use of renewable electric energy," 2021. [Online]. Available: https://www.energy.gov/eere/femp/federal-agency-use-renewable-electric-energy.</w:delText>
                      </w:r>
                    </w:del>
                  </w:p>
                </w:tc>
              </w:tr>
              <w:tr w:rsidR="006C2BBA" w:rsidDel="00F97D04" w14:paraId="21FBAB1D" w14:textId="77777777">
                <w:trPr>
                  <w:divId w:val="1093284913"/>
                  <w:tblCellSpacing w:w="15" w:type="dxa"/>
                  <w:del w:id="631" w:author="Munish Kumar" w:date="2022-06-30T21:05:00Z"/>
                </w:trPr>
                <w:tc>
                  <w:tcPr>
                    <w:tcW w:w="50" w:type="pct"/>
                    <w:hideMark/>
                  </w:tcPr>
                  <w:p w14:paraId="21F3D3E8" w14:textId="77777777" w:rsidR="006C2BBA" w:rsidDel="00F97D04" w:rsidRDefault="006C2BBA">
                    <w:pPr>
                      <w:pStyle w:val="Bibliography"/>
                      <w:rPr>
                        <w:del w:id="632" w:author="Munish Kumar" w:date="2022-06-30T21:05:00Z"/>
                        <w:noProof/>
                      </w:rPr>
                    </w:pPr>
                    <w:del w:id="633" w:author="Munish Kumar" w:date="2022-06-30T21:05:00Z">
                      <w:r w:rsidDel="00F97D04">
                        <w:rPr>
                          <w:noProof/>
                        </w:rPr>
                        <w:delText xml:space="preserve">[28] </w:delText>
                      </w:r>
                    </w:del>
                  </w:p>
                </w:tc>
                <w:tc>
                  <w:tcPr>
                    <w:tcW w:w="0" w:type="auto"/>
                    <w:hideMark/>
                  </w:tcPr>
                  <w:p w14:paraId="221530BE" w14:textId="77777777" w:rsidR="006C2BBA" w:rsidDel="00F97D04" w:rsidRDefault="006C2BBA">
                    <w:pPr>
                      <w:pStyle w:val="Bibliography"/>
                      <w:rPr>
                        <w:del w:id="634" w:author="Munish Kumar" w:date="2022-06-30T21:05:00Z"/>
                        <w:noProof/>
                      </w:rPr>
                    </w:pPr>
                    <w:del w:id="635" w:author="Munish Kumar" w:date="2022-06-30T21:05:00Z">
                      <w:r w:rsidDel="00F97D04">
                        <w:rPr>
                          <w:noProof/>
                        </w:rPr>
                        <w:delText>Center for Climate and Energy Solutions., "Renewable energy," 2021. [Online]. Available: https://www.c2es.org/content/renewable-energy/.</w:delText>
                      </w:r>
                    </w:del>
                  </w:p>
                </w:tc>
              </w:tr>
              <w:tr w:rsidR="006C2BBA" w:rsidDel="00F97D04" w14:paraId="12FC61A5" w14:textId="77777777">
                <w:trPr>
                  <w:divId w:val="1093284913"/>
                  <w:tblCellSpacing w:w="15" w:type="dxa"/>
                  <w:del w:id="636" w:author="Munish Kumar" w:date="2022-06-30T21:05:00Z"/>
                </w:trPr>
                <w:tc>
                  <w:tcPr>
                    <w:tcW w:w="50" w:type="pct"/>
                    <w:hideMark/>
                  </w:tcPr>
                  <w:p w14:paraId="4EE032F4" w14:textId="77777777" w:rsidR="006C2BBA" w:rsidDel="00F97D04" w:rsidRDefault="006C2BBA">
                    <w:pPr>
                      <w:pStyle w:val="Bibliography"/>
                      <w:rPr>
                        <w:del w:id="637" w:author="Munish Kumar" w:date="2022-06-30T21:05:00Z"/>
                        <w:noProof/>
                      </w:rPr>
                    </w:pPr>
                    <w:del w:id="638" w:author="Munish Kumar" w:date="2022-06-30T21:05:00Z">
                      <w:r w:rsidDel="00F97D04">
                        <w:rPr>
                          <w:noProof/>
                        </w:rPr>
                        <w:delText xml:space="preserve">[29] </w:delText>
                      </w:r>
                    </w:del>
                  </w:p>
                </w:tc>
                <w:tc>
                  <w:tcPr>
                    <w:tcW w:w="0" w:type="auto"/>
                    <w:hideMark/>
                  </w:tcPr>
                  <w:p w14:paraId="0A0F960F" w14:textId="77777777" w:rsidR="006C2BBA" w:rsidDel="00F97D04" w:rsidRDefault="006C2BBA">
                    <w:pPr>
                      <w:pStyle w:val="Bibliography"/>
                      <w:rPr>
                        <w:del w:id="639" w:author="Munish Kumar" w:date="2022-06-30T21:05:00Z"/>
                        <w:noProof/>
                      </w:rPr>
                    </w:pPr>
                    <w:del w:id="640" w:author="Munish Kumar" w:date="2022-06-30T21:05:00Z">
                      <w:r w:rsidDel="00F97D04">
                        <w:rPr>
                          <w:noProof/>
                        </w:rPr>
                        <w:delTex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delText>
                      </w:r>
                    </w:del>
                  </w:p>
                </w:tc>
              </w:tr>
              <w:tr w:rsidR="006C2BBA" w:rsidDel="00F97D04" w14:paraId="7BDBAEF0" w14:textId="77777777">
                <w:trPr>
                  <w:divId w:val="1093284913"/>
                  <w:tblCellSpacing w:w="15" w:type="dxa"/>
                  <w:del w:id="641" w:author="Munish Kumar" w:date="2022-06-30T21:05:00Z"/>
                </w:trPr>
                <w:tc>
                  <w:tcPr>
                    <w:tcW w:w="50" w:type="pct"/>
                    <w:hideMark/>
                  </w:tcPr>
                  <w:p w14:paraId="773AA026" w14:textId="77777777" w:rsidR="006C2BBA" w:rsidDel="00F97D04" w:rsidRDefault="006C2BBA">
                    <w:pPr>
                      <w:pStyle w:val="Bibliography"/>
                      <w:rPr>
                        <w:del w:id="642" w:author="Munish Kumar" w:date="2022-06-30T21:05:00Z"/>
                        <w:noProof/>
                      </w:rPr>
                    </w:pPr>
                    <w:del w:id="643" w:author="Munish Kumar" w:date="2022-06-30T21:05:00Z">
                      <w:r w:rsidDel="00F97D04">
                        <w:rPr>
                          <w:noProof/>
                        </w:rPr>
                        <w:delText xml:space="preserve">[30] </w:delText>
                      </w:r>
                    </w:del>
                  </w:p>
                </w:tc>
                <w:tc>
                  <w:tcPr>
                    <w:tcW w:w="0" w:type="auto"/>
                    <w:hideMark/>
                  </w:tcPr>
                  <w:p w14:paraId="1F1ECE43" w14:textId="77777777" w:rsidR="006C2BBA" w:rsidDel="00F97D04" w:rsidRDefault="006C2BBA">
                    <w:pPr>
                      <w:pStyle w:val="Bibliography"/>
                      <w:rPr>
                        <w:del w:id="644" w:author="Munish Kumar" w:date="2022-06-30T21:05:00Z"/>
                        <w:noProof/>
                      </w:rPr>
                    </w:pPr>
                    <w:del w:id="645" w:author="Munish Kumar" w:date="2022-06-30T21:05:00Z">
                      <w:r w:rsidDel="00F97D04">
                        <w:rPr>
                          <w:noProof/>
                        </w:rPr>
                        <w:delText xml:space="preserve">J. Gordonnat and J. Hunt, "Subsea cable key challenges of an intercontinental power link: case study of Australia–Singapore interconnector.," </w:delText>
                      </w:r>
                      <w:r w:rsidDel="00F97D04">
                        <w:rPr>
                          <w:i/>
                          <w:iCs/>
                          <w:noProof/>
                        </w:rPr>
                        <w:delText xml:space="preserve">Energy Transitions, </w:delText>
                      </w:r>
                      <w:r w:rsidDel="00F97D04">
                        <w:rPr>
                          <w:noProof/>
                        </w:rPr>
                        <w:delText xml:space="preserve">vol. 4, no. 2, pp. 169-188, 2020. </w:delText>
                      </w:r>
                    </w:del>
                  </w:p>
                </w:tc>
              </w:tr>
              <w:tr w:rsidR="006C2BBA" w:rsidDel="00F97D04" w14:paraId="181ED016" w14:textId="77777777">
                <w:trPr>
                  <w:divId w:val="1093284913"/>
                  <w:tblCellSpacing w:w="15" w:type="dxa"/>
                  <w:del w:id="646" w:author="Munish Kumar" w:date="2022-06-30T21:05:00Z"/>
                </w:trPr>
                <w:tc>
                  <w:tcPr>
                    <w:tcW w:w="50" w:type="pct"/>
                    <w:hideMark/>
                  </w:tcPr>
                  <w:p w14:paraId="35D31BC8" w14:textId="77777777" w:rsidR="006C2BBA" w:rsidDel="00F97D04" w:rsidRDefault="006C2BBA">
                    <w:pPr>
                      <w:pStyle w:val="Bibliography"/>
                      <w:rPr>
                        <w:del w:id="647" w:author="Munish Kumar" w:date="2022-06-30T21:05:00Z"/>
                        <w:noProof/>
                      </w:rPr>
                    </w:pPr>
                    <w:del w:id="648" w:author="Munish Kumar" w:date="2022-06-30T21:05:00Z">
                      <w:r w:rsidDel="00F97D04">
                        <w:rPr>
                          <w:noProof/>
                        </w:rPr>
                        <w:delText xml:space="preserve">[31] </w:delText>
                      </w:r>
                    </w:del>
                  </w:p>
                </w:tc>
                <w:tc>
                  <w:tcPr>
                    <w:tcW w:w="0" w:type="auto"/>
                    <w:hideMark/>
                  </w:tcPr>
                  <w:p w14:paraId="7EDDA563" w14:textId="77777777" w:rsidR="006C2BBA" w:rsidDel="00F97D04" w:rsidRDefault="006C2BBA">
                    <w:pPr>
                      <w:pStyle w:val="Bibliography"/>
                      <w:rPr>
                        <w:del w:id="649" w:author="Munish Kumar" w:date="2022-06-30T21:05:00Z"/>
                        <w:noProof/>
                      </w:rPr>
                    </w:pPr>
                    <w:del w:id="650" w:author="Munish Kumar" w:date="2022-06-30T21:05:00Z">
                      <w:r w:rsidDel="00F97D04">
                        <w:rPr>
                          <w:noProof/>
                        </w:rPr>
                        <w:delText>A. Tan, "Singapore to ramp up solar energy production to power 350,000 homes by 2030.," Straits Times, Singapore, 2019.</w:delText>
                      </w:r>
                    </w:del>
                  </w:p>
                </w:tc>
              </w:tr>
              <w:tr w:rsidR="006C2BBA" w:rsidDel="00F97D04" w14:paraId="6BD7D37F" w14:textId="77777777">
                <w:trPr>
                  <w:divId w:val="1093284913"/>
                  <w:tblCellSpacing w:w="15" w:type="dxa"/>
                  <w:del w:id="651" w:author="Munish Kumar" w:date="2022-06-30T21:05:00Z"/>
                </w:trPr>
                <w:tc>
                  <w:tcPr>
                    <w:tcW w:w="50" w:type="pct"/>
                    <w:hideMark/>
                  </w:tcPr>
                  <w:p w14:paraId="71219F0D" w14:textId="77777777" w:rsidR="006C2BBA" w:rsidDel="00F97D04" w:rsidRDefault="006C2BBA">
                    <w:pPr>
                      <w:pStyle w:val="Bibliography"/>
                      <w:rPr>
                        <w:del w:id="652" w:author="Munish Kumar" w:date="2022-06-30T21:05:00Z"/>
                        <w:noProof/>
                      </w:rPr>
                    </w:pPr>
                    <w:del w:id="653" w:author="Munish Kumar" w:date="2022-06-30T21:05:00Z">
                      <w:r w:rsidDel="00F97D04">
                        <w:rPr>
                          <w:noProof/>
                        </w:rPr>
                        <w:delText xml:space="preserve">[32] </w:delText>
                      </w:r>
                    </w:del>
                  </w:p>
                </w:tc>
                <w:tc>
                  <w:tcPr>
                    <w:tcW w:w="0" w:type="auto"/>
                    <w:hideMark/>
                  </w:tcPr>
                  <w:p w14:paraId="31DFA55E" w14:textId="77777777" w:rsidR="006C2BBA" w:rsidDel="00F97D04" w:rsidRDefault="006C2BBA">
                    <w:pPr>
                      <w:pStyle w:val="Bibliography"/>
                      <w:rPr>
                        <w:del w:id="654" w:author="Munish Kumar" w:date="2022-06-30T21:05:00Z"/>
                        <w:noProof/>
                      </w:rPr>
                    </w:pPr>
                    <w:del w:id="655" w:author="Munish Kumar" w:date="2022-06-30T21:05:00Z">
                      <w:r w:rsidDel="00F97D04">
                        <w:rPr>
                          <w:noProof/>
                        </w:rPr>
                        <w:delText xml:space="preserve">N. AsareObeng-Darko, "Why Ghana will not achieve its renewable energy target for electricity. Policy, legal and regulatory implications," </w:delText>
                      </w:r>
                      <w:r w:rsidDel="00F97D04">
                        <w:rPr>
                          <w:i/>
                          <w:iCs/>
                          <w:noProof/>
                        </w:rPr>
                        <w:delText xml:space="preserve">Energy Policy, </w:delText>
                      </w:r>
                      <w:r w:rsidDel="00F97D04">
                        <w:rPr>
                          <w:noProof/>
                        </w:rPr>
                        <w:delText xml:space="preserve">pp. 128:75-83, 2019. </w:delText>
                      </w:r>
                    </w:del>
                  </w:p>
                </w:tc>
              </w:tr>
              <w:tr w:rsidR="006C2BBA" w:rsidDel="00F97D04" w14:paraId="140EA3CA" w14:textId="77777777">
                <w:trPr>
                  <w:divId w:val="1093284913"/>
                  <w:tblCellSpacing w:w="15" w:type="dxa"/>
                  <w:del w:id="656" w:author="Munish Kumar" w:date="2022-06-30T21:05:00Z"/>
                </w:trPr>
                <w:tc>
                  <w:tcPr>
                    <w:tcW w:w="50" w:type="pct"/>
                    <w:hideMark/>
                  </w:tcPr>
                  <w:p w14:paraId="51D9B2DC" w14:textId="77777777" w:rsidR="006C2BBA" w:rsidDel="00F97D04" w:rsidRDefault="006C2BBA">
                    <w:pPr>
                      <w:pStyle w:val="Bibliography"/>
                      <w:rPr>
                        <w:del w:id="657" w:author="Munish Kumar" w:date="2022-06-30T21:05:00Z"/>
                        <w:noProof/>
                      </w:rPr>
                    </w:pPr>
                    <w:del w:id="658" w:author="Munish Kumar" w:date="2022-06-30T21:05:00Z">
                      <w:r w:rsidDel="00F97D04">
                        <w:rPr>
                          <w:noProof/>
                        </w:rPr>
                        <w:lastRenderedPageBreak/>
                        <w:delText xml:space="preserve">[33] </w:delText>
                      </w:r>
                    </w:del>
                  </w:p>
                </w:tc>
                <w:tc>
                  <w:tcPr>
                    <w:tcW w:w="0" w:type="auto"/>
                    <w:hideMark/>
                  </w:tcPr>
                  <w:p w14:paraId="27AF885A" w14:textId="77777777" w:rsidR="006C2BBA" w:rsidDel="00F97D04" w:rsidRDefault="006C2BBA">
                    <w:pPr>
                      <w:pStyle w:val="Bibliography"/>
                      <w:rPr>
                        <w:del w:id="659" w:author="Munish Kumar" w:date="2022-06-30T21:05:00Z"/>
                        <w:noProof/>
                      </w:rPr>
                    </w:pPr>
                    <w:del w:id="660" w:author="Munish Kumar" w:date="2022-06-30T21:05:00Z">
                      <w:r w:rsidDel="00F97D04">
                        <w:rPr>
                          <w:noProof/>
                        </w:rPr>
                        <w:delText xml:space="preserve">Rogers Kipkoech, M. Takase and E. K. A. Afrifa, "Renewable Energies in Ghana in Relation to Market Condition, the Environment, and Food Security," </w:delText>
                      </w:r>
                      <w:r w:rsidDel="00F97D04">
                        <w:rPr>
                          <w:i/>
                          <w:iCs/>
                          <w:noProof/>
                        </w:rPr>
                        <w:delText xml:space="preserve">Journal of Renewable Energy, </w:delText>
                      </w:r>
                      <w:r w:rsidDel="00F97D04">
                        <w:rPr>
                          <w:noProof/>
                        </w:rPr>
                        <w:delText xml:space="preserve">2022. </w:delText>
                      </w:r>
                    </w:del>
                  </w:p>
                </w:tc>
              </w:tr>
              <w:tr w:rsidR="006C2BBA" w:rsidDel="00F97D04" w14:paraId="1CD123E4" w14:textId="77777777">
                <w:trPr>
                  <w:divId w:val="1093284913"/>
                  <w:tblCellSpacing w:w="15" w:type="dxa"/>
                  <w:del w:id="661" w:author="Munish Kumar" w:date="2022-06-30T21:05:00Z"/>
                </w:trPr>
                <w:tc>
                  <w:tcPr>
                    <w:tcW w:w="50" w:type="pct"/>
                    <w:hideMark/>
                  </w:tcPr>
                  <w:p w14:paraId="10AE2D9D" w14:textId="77777777" w:rsidR="006C2BBA" w:rsidDel="00F97D04" w:rsidRDefault="006C2BBA">
                    <w:pPr>
                      <w:pStyle w:val="Bibliography"/>
                      <w:rPr>
                        <w:del w:id="662" w:author="Munish Kumar" w:date="2022-06-30T21:05:00Z"/>
                        <w:noProof/>
                      </w:rPr>
                    </w:pPr>
                    <w:del w:id="663" w:author="Munish Kumar" w:date="2022-06-30T21:05:00Z">
                      <w:r w:rsidDel="00F97D04">
                        <w:rPr>
                          <w:noProof/>
                        </w:rPr>
                        <w:delText xml:space="preserve">[34] </w:delText>
                      </w:r>
                    </w:del>
                  </w:p>
                </w:tc>
                <w:tc>
                  <w:tcPr>
                    <w:tcW w:w="0" w:type="auto"/>
                    <w:hideMark/>
                  </w:tcPr>
                  <w:p w14:paraId="0518A07A" w14:textId="77777777" w:rsidR="006C2BBA" w:rsidDel="00F97D04" w:rsidRDefault="006C2BBA">
                    <w:pPr>
                      <w:pStyle w:val="Bibliography"/>
                      <w:rPr>
                        <w:del w:id="664" w:author="Munish Kumar" w:date="2022-06-30T21:05:00Z"/>
                        <w:noProof/>
                      </w:rPr>
                    </w:pPr>
                    <w:del w:id="665" w:author="Munish Kumar" w:date="2022-06-30T21:05:00Z">
                      <w:r w:rsidDel="00F97D04">
                        <w:rPr>
                          <w:noProof/>
                        </w:rPr>
                        <w:delText xml:space="preserve">B. D. Jones, Reconceiving decision-making in democratic politics: attention, choice, and public policy,, London: The University of Chicago Press, 1994. </w:delText>
                      </w:r>
                    </w:del>
                  </w:p>
                </w:tc>
              </w:tr>
              <w:tr w:rsidR="006C2BBA" w:rsidDel="00F97D04" w14:paraId="214FFC7C" w14:textId="77777777">
                <w:trPr>
                  <w:divId w:val="1093284913"/>
                  <w:tblCellSpacing w:w="15" w:type="dxa"/>
                  <w:del w:id="666" w:author="Munish Kumar" w:date="2022-06-30T21:05:00Z"/>
                </w:trPr>
                <w:tc>
                  <w:tcPr>
                    <w:tcW w:w="50" w:type="pct"/>
                    <w:hideMark/>
                  </w:tcPr>
                  <w:p w14:paraId="1E5AA4D1" w14:textId="77777777" w:rsidR="006C2BBA" w:rsidDel="00F97D04" w:rsidRDefault="006C2BBA">
                    <w:pPr>
                      <w:pStyle w:val="Bibliography"/>
                      <w:rPr>
                        <w:del w:id="667" w:author="Munish Kumar" w:date="2022-06-30T21:05:00Z"/>
                        <w:noProof/>
                      </w:rPr>
                    </w:pPr>
                    <w:del w:id="668" w:author="Munish Kumar" w:date="2022-06-30T21:05:00Z">
                      <w:r w:rsidDel="00F97D04">
                        <w:rPr>
                          <w:noProof/>
                        </w:rPr>
                        <w:delText xml:space="preserve">[35] </w:delText>
                      </w:r>
                    </w:del>
                  </w:p>
                </w:tc>
                <w:tc>
                  <w:tcPr>
                    <w:tcW w:w="0" w:type="auto"/>
                    <w:hideMark/>
                  </w:tcPr>
                  <w:p w14:paraId="1671A83D" w14:textId="77777777" w:rsidR="006C2BBA" w:rsidDel="00F97D04" w:rsidRDefault="006C2BBA">
                    <w:pPr>
                      <w:pStyle w:val="Bibliography"/>
                      <w:rPr>
                        <w:del w:id="669" w:author="Munish Kumar" w:date="2022-06-30T21:05:00Z"/>
                        <w:noProof/>
                      </w:rPr>
                    </w:pPr>
                    <w:del w:id="670" w:author="Munish Kumar" w:date="2022-06-30T21:05:00Z">
                      <w:r w:rsidDel="00F97D04">
                        <w:rPr>
                          <w:noProof/>
                        </w:rPr>
                        <w:delText xml:space="preserve">A. C. Martins, R. C. Marques and C. O. Cruz, "Public-Private Partnerships for Wind Power Generation: The Portuguese Case," </w:delText>
                      </w:r>
                      <w:r w:rsidDel="00F97D04">
                        <w:rPr>
                          <w:i/>
                          <w:iCs/>
                          <w:noProof/>
                        </w:rPr>
                        <w:delText xml:space="preserve">Energy Policy, </w:delText>
                      </w:r>
                      <w:r w:rsidDel="00F97D04">
                        <w:rPr>
                          <w:noProof/>
                        </w:rPr>
                        <w:delText xml:space="preserve">2011. </w:delText>
                      </w:r>
                    </w:del>
                  </w:p>
                </w:tc>
              </w:tr>
              <w:tr w:rsidR="006C2BBA" w:rsidDel="00F97D04" w14:paraId="50918FD9" w14:textId="77777777">
                <w:trPr>
                  <w:divId w:val="1093284913"/>
                  <w:tblCellSpacing w:w="15" w:type="dxa"/>
                  <w:del w:id="671" w:author="Munish Kumar" w:date="2022-06-30T21:05:00Z"/>
                </w:trPr>
                <w:tc>
                  <w:tcPr>
                    <w:tcW w:w="50" w:type="pct"/>
                    <w:hideMark/>
                  </w:tcPr>
                  <w:p w14:paraId="1495F019" w14:textId="77777777" w:rsidR="006C2BBA" w:rsidDel="00F97D04" w:rsidRDefault="006C2BBA">
                    <w:pPr>
                      <w:pStyle w:val="Bibliography"/>
                      <w:rPr>
                        <w:del w:id="672" w:author="Munish Kumar" w:date="2022-06-30T21:05:00Z"/>
                        <w:noProof/>
                      </w:rPr>
                    </w:pPr>
                    <w:del w:id="673" w:author="Munish Kumar" w:date="2022-06-30T21:05:00Z">
                      <w:r w:rsidDel="00F97D04">
                        <w:rPr>
                          <w:noProof/>
                        </w:rPr>
                        <w:delText xml:space="preserve">[36] </w:delText>
                      </w:r>
                    </w:del>
                  </w:p>
                </w:tc>
                <w:tc>
                  <w:tcPr>
                    <w:tcW w:w="0" w:type="auto"/>
                    <w:hideMark/>
                  </w:tcPr>
                  <w:p w14:paraId="5728BAC2" w14:textId="77777777" w:rsidR="006C2BBA" w:rsidDel="00F97D04" w:rsidRDefault="006C2BBA">
                    <w:pPr>
                      <w:pStyle w:val="Bibliography"/>
                      <w:rPr>
                        <w:del w:id="674" w:author="Munish Kumar" w:date="2022-06-30T21:05:00Z"/>
                        <w:noProof/>
                      </w:rPr>
                    </w:pPr>
                    <w:del w:id="675" w:author="Munish Kumar" w:date="2022-06-30T21:05:00Z">
                      <w:r w:rsidDel="00F97D04">
                        <w:rPr>
                          <w:noProof/>
                        </w:rPr>
                        <w:delText>IRENA, "Strong Ties Between Public and Private Sectors Key to Accelerating Renewables," 2019.</w:delText>
                      </w:r>
                    </w:del>
                  </w:p>
                </w:tc>
              </w:tr>
              <w:tr w:rsidR="006C2BBA" w:rsidDel="00F97D04" w14:paraId="00384AB5" w14:textId="77777777">
                <w:trPr>
                  <w:divId w:val="1093284913"/>
                  <w:tblCellSpacing w:w="15" w:type="dxa"/>
                  <w:del w:id="676" w:author="Munish Kumar" w:date="2022-06-30T21:05:00Z"/>
                </w:trPr>
                <w:tc>
                  <w:tcPr>
                    <w:tcW w:w="50" w:type="pct"/>
                    <w:hideMark/>
                  </w:tcPr>
                  <w:p w14:paraId="7B485CD5" w14:textId="77777777" w:rsidR="006C2BBA" w:rsidDel="00F97D04" w:rsidRDefault="006C2BBA">
                    <w:pPr>
                      <w:pStyle w:val="Bibliography"/>
                      <w:rPr>
                        <w:del w:id="677" w:author="Munish Kumar" w:date="2022-06-30T21:05:00Z"/>
                        <w:noProof/>
                      </w:rPr>
                    </w:pPr>
                    <w:del w:id="678" w:author="Munish Kumar" w:date="2022-06-30T21:05:00Z">
                      <w:r w:rsidDel="00F97D04">
                        <w:rPr>
                          <w:noProof/>
                        </w:rPr>
                        <w:delText xml:space="preserve">[37] </w:delText>
                      </w:r>
                    </w:del>
                  </w:p>
                </w:tc>
                <w:tc>
                  <w:tcPr>
                    <w:tcW w:w="0" w:type="auto"/>
                    <w:hideMark/>
                  </w:tcPr>
                  <w:p w14:paraId="221E51E4" w14:textId="77777777" w:rsidR="006C2BBA" w:rsidDel="00F97D04" w:rsidRDefault="006C2BBA">
                    <w:pPr>
                      <w:pStyle w:val="Bibliography"/>
                      <w:rPr>
                        <w:del w:id="679" w:author="Munish Kumar" w:date="2022-06-30T21:05:00Z"/>
                        <w:noProof/>
                      </w:rPr>
                    </w:pPr>
                    <w:del w:id="680" w:author="Munish Kumar" w:date="2022-06-30T21:05:00Z">
                      <w:r w:rsidDel="00F97D04">
                        <w:rPr>
                          <w:noProof/>
                        </w:rPr>
                        <w:delText xml:space="preserve">World Bank, "Public-Private Partnerships: Reference Guide," in </w:delText>
                      </w:r>
                      <w:r w:rsidDel="00F97D04">
                        <w:rPr>
                          <w:i/>
                          <w:iCs/>
                          <w:noProof/>
                        </w:rPr>
                        <w:delText xml:space="preserve">World Bank Institute and Public-Private Infrastructure Advisory Facility </w:delText>
                      </w:r>
                      <w:r w:rsidDel="00F97D04">
                        <w:rPr>
                          <w:noProof/>
                        </w:rPr>
                        <w:delText xml:space="preserve">, 2012. </w:delText>
                      </w:r>
                    </w:del>
                  </w:p>
                </w:tc>
              </w:tr>
              <w:tr w:rsidR="006C2BBA" w:rsidDel="00F97D04" w14:paraId="710330E0" w14:textId="77777777">
                <w:trPr>
                  <w:divId w:val="1093284913"/>
                  <w:tblCellSpacing w:w="15" w:type="dxa"/>
                  <w:del w:id="681" w:author="Munish Kumar" w:date="2022-06-30T21:05:00Z"/>
                </w:trPr>
                <w:tc>
                  <w:tcPr>
                    <w:tcW w:w="50" w:type="pct"/>
                    <w:hideMark/>
                  </w:tcPr>
                  <w:p w14:paraId="0A96C20C" w14:textId="77777777" w:rsidR="006C2BBA" w:rsidDel="00F97D04" w:rsidRDefault="006C2BBA">
                    <w:pPr>
                      <w:pStyle w:val="Bibliography"/>
                      <w:rPr>
                        <w:del w:id="682" w:author="Munish Kumar" w:date="2022-06-30T21:05:00Z"/>
                        <w:noProof/>
                      </w:rPr>
                    </w:pPr>
                    <w:del w:id="683" w:author="Munish Kumar" w:date="2022-06-30T21:05:00Z">
                      <w:r w:rsidDel="00F97D04">
                        <w:rPr>
                          <w:noProof/>
                        </w:rPr>
                        <w:delText xml:space="preserve">[38] </w:delText>
                      </w:r>
                    </w:del>
                  </w:p>
                </w:tc>
                <w:tc>
                  <w:tcPr>
                    <w:tcW w:w="0" w:type="auto"/>
                    <w:hideMark/>
                  </w:tcPr>
                  <w:p w14:paraId="549EF3FE" w14:textId="77777777" w:rsidR="006C2BBA" w:rsidDel="00F97D04" w:rsidRDefault="006C2BBA">
                    <w:pPr>
                      <w:pStyle w:val="Bibliography"/>
                      <w:rPr>
                        <w:del w:id="684" w:author="Munish Kumar" w:date="2022-06-30T21:05:00Z"/>
                        <w:noProof/>
                      </w:rPr>
                    </w:pPr>
                    <w:del w:id="685" w:author="Munish Kumar" w:date="2022-06-30T21:05:00Z">
                      <w:r w:rsidDel="00F97D04">
                        <w:rPr>
                          <w:noProof/>
                        </w:rPr>
                        <w:delText>Sembcorp Industries, 11 May 2020. [Online]. Available: https://www.sembcorp.com/en/media/media-releases/energy/2020/may/pub-and-sembcorp-sign-25-year-ppa-to-build-largest-floating-solar-system-in-singapore/. [Accessed 2022].</w:delText>
                      </w:r>
                    </w:del>
                  </w:p>
                </w:tc>
              </w:tr>
              <w:tr w:rsidR="006C2BBA" w:rsidDel="00F97D04" w14:paraId="5CDCD6B1" w14:textId="77777777">
                <w:trPr>
                  <w:divId w:val="1093284913"/>
                  <w:tblCellSpacing w:w="15" w:type="dxa"/>
                  <w:del w:id="686" w:author="Munish Kumar" w:date="2022-06-30T21:05:00Z"/>
                </w:trPr>
                <w:tc>
                  <w:tcPr>
                    <w:tcW w:w="50" w:type="pct"/>
                    <w:hideMark/>
                  </w:tcPr>
                  <w:p w14:paraId="2276FB96" w14:textId="77777777" w:rsidR="006C2BBA" w:rsidDel="00F97D04" w:rsidRDefault="006C2BBA">
                    <w:pPr>
                      <w:pStyle w:val="Bibliography"/>
                      <w:rPr>
                        <w:del w:id="687" w:author="Munish Kumar" w:date="2022-06-30T21:05:00Z"/>
                        <w:noProof/>
                      </w:rPr>
                    </w:pPr>
                    <w:del w:id="688" w:author="Munish Kumar" w:date="2022-06-30T21:05:00Z">
                      <w:r w:rsidDel="00F97D04">
                        <w:rPr>
                          <w:noProof/>
                        </w:rPr>
                        <w:delText xml:space="preserve">[39] </w:delText>
                      </w:r>
                    </w:del>
                  </w:p>
                </w:tc>
                <w:tc>
                  <w:tcPr>
                    <w:tcW w:w="0" w:type="auto"/>
                    <w:hideMark/>
                  </w:tcPr>
                  <w:p w14:paraId="499E66DC" w14:textId="77777777" w:rsidR="006C2BBA" w:rsidDel="00F97D04" w:rsidRDefault="006C2BBA">
                    <w:pPr>
                      <w:pStyle w:val="Bibliography"/>
                      <w:rPr>
                        <w:del w:id="689" w:author="Munish Kumar" w:date="2022-06-30T21:05:00Z"/>
                        <w:noProof/>
                      </w:rPr>
                    </w:pPr>
                    <w:del w:id="690" w:author="Munish Kumar" w:date="2022-06-30T21:05:00Z">
                      <w:r w:rsidDel="00F97D04">
                        <w:rPr>
                          <w:noProof/>
                        </w:rPr>
                        <w:delText>Singapore Airlines, 12 February 2020. [Online]. Available: https://www.singaporeair.com/en_UK/np/media-centre/press-release/article/?q=en_UK/2020/January-March/jr0520-200212. [Accessed 2022].</w:delText>
                      </w:r>
                    </w:del>
                  </w:p>
                </w:tc>
              </w:tr>
              <w:tr w:rsidR="006C2BBA" w:rsidDel="00F97D04" w14:paraId="37F509E0" w14:textId="77777777">
                <w:trPr>
                  <w:divId w:val="1093284913"/>
                  <w:tblCellSpacing w:w="15" w:type="dxa"/>
                  <w:del w:id="691" w:author="Munish Kumar" w:date="2022-06-30T21:05:00Z"/>
                </w:trPr>
                <w:tc>
                  <w:tcPr>
                    <w:tcW w:w="50" w:type="pct"/>
                    <w:hideMark/>
                  </w:tcPr>
                  <w:p w14:paraId="1F253D2A" w14:textId="77777777" w:rsidR="006C2BBA" w:rsidDel="00F97D04" w:rsidRDefault="006C2BBA">
                    <w:pPr>
                      <w:pStyle w:val="Bibliography"/>
                      <w:rPr>
                        <w:del w:id="692" w:author="Munish Kumar" w:date="2022-06-30T21:05:00Z"/>
                        <w:noProof/>
                      </w:rPr>
                    </w:pPr>
                    <w:del w:id="693" w:author="Munish Kumar" w:date="2022-06-30T21:05:00Z">
                      <w:r w:rsidDel="00F97D04">
                        <w:rPr>
                          <w:noProof/>
                        </w:rPr>
                        <w:delText xml:space="preserve">[40] </w:delText>
                      </w:r>
                    </w:del>
                  </w:p>
                </w:tc>
                <w:tc>
                  <w:tcPr>
                    <w:tcW w:w="0" w:type="auto"/>
                    <w:hideMark/>
                  </w:tcPr>
                  <w:p w14:paraId="72A82735" w14:textId="77777777" w:rsidR="006C2BBA" w:rsidDel="00F97D04" w:rsidRDefault="006C2BBA">
                    <w:pPr>
                      <w:pStyle w:val="Bibliography"/>
                      <w:rPr>
                        <w:del w:id="694" w:author="Munish Kumar" w:date="2022-06-30T21:05:00Z"/>
                        <w:noProof/>
                      </w:rPr>
                    </w:pPr>
                    <w:del w:id="695" w:author="Munish Kumar" w:date="2022-06-30T21:05:00Z">
                      <w:r w:rsidDel="00F97D04">
                        <w:rPr>
                          <w:noProof/>
                        </w:rPr>
                        <w:delText>A. Alley, "Facebook signs 100MW PPA with Singapore's Sunseap for rooftop solar project," 6 October 2020. [Online]. Available: https://www.datacenterdynamics.com/en/news/facebook-signs-100mw-ppa-singapores-sunseap-rooftop-solar-project/.</w:delText>
                      </w:r>
                    </w:del>
                  </w:p>
                </w:tc>
              </w:tr>
              <w:tr w:rsidR="006C2BBA" w:rsidDel="00F97D04" w14:paraId="18F9E97E" w14:textId="77777777">
                <w:trPr>
                  <w:divId w:val="1093284913"/>
                  <w:tblCellSpacing w:w="15" w:type="dxa"/>
                  <w:del w:id="696" w:author="Munish Kumar" w:date="2022-06-30T21:05:00Z"/>
                </w:trPr>
                <w:tc>
                  <w:tcPr>
                    <w:tcW w:w="50" w:type="pct"/>
                    <w:hideMark/>
                  </w:tcPr>
                  <w:p w14:paraId="4E88A653" w14:textId="77777777" w:rsidR="006C2BBA" w:rsidDel="00F97D04" w:rsidRDefault="006C2BBA">
                    <w:pPr>
                      <w:pStyle w:val="Bibliography"/>
                      <w:rPr>
                        <w:del w:id="697" w:author="Munish Kumar" w:date="2022-06-30T21:05:00Z"/>
                        <w:noProof/>
                      </w:rPr>
                    </w:pPr>
                    <w:del w:id="698" w:author="Munish Kumar" w:date="2022-06-30T21:05:00Z">
                      <w:r w:rsidDel="00F97D04">
                        <w:rPr>
                          <w:noProof/>
                        </w:rPr>
                        <w:delText xml:space="preserve">[41] </w:delText>
                      </w:r>
                    </w:del>
                  </w:p>
                </w:tc>
                <w:tc>
                  <w:tcPr>
                    <w:tcW w:w="0" w:type="auto"/>
                    <w:hideMark/>
                  </w:tcPr>
                  <w:p w14:paraId="6B6190B9" w14:textId="77777777" w:rsidR="006C2BBA" w:rsidDel="00F97D04" w:rsidRDefault="006C2BBA">
                    <w:pPr>
                      <w:pStyle w:val="Bibliography"/>
                      <w:rPr>
                        <w:del w:id="699" w:author="Munish Kumar" w:date="2022-06-30T21:05:00Z"/>
                        <w:noProof/>
                      </w:rPr>
                    </w:pPr>
                    <w:del w:id="700" w:author="Munish Kumar" w:date="2022-06-30T21:05:00Z">
                      <w:r w:rsidDel="00F97D04">
                        <w:rPr>
                          <w:noProof/>
                        </w:rPr>
                        <w:delText>World Bank, "worldbank," 2017. [Online]. Available: http://info.worldbank.org/governance/wgi/#home.</w:delText>
                      </w:r>
                    </w:del>
                  </w:p>
                </w:tc>
              </w:tr>
              <w:tr w:rsidR="006C2BBA" w:rsidDel="00F97D04" w14:paraId="493D662A" w14:textId="77777777">
                <w:trPr>
                  <w:divId w:val="1093284913"/>
                  <w:tblCellSpacing w:w="15" w:type="dxa"/>
                  <w:del w:id="701" w:author="Munish Kumar" w:date="2022-06-30T21:05:00Z"/>
                </w:trPr>
                <w:tc>
                  <w:tcPr>
                    <w:tcW w:w="50" w:type="pct"/>
                    <w:hideMark/>
                  </w:tcPr>
                  <w:p w14:paraId="467F49FC" w14:textId="77777777" w:rsidR="006C2BBA" w:rsidDel="00F97D04" w:rsidRDefault="006C2BBA">
                    <w:pPr>
                      <w:pStyle w:val="Bibliography"/>
                      <w:rPr>
                        <w:del w:id="702" w:author="Munish Kumar" w:date="2022-06-30T21:05:00Z"/>
                        <w:noProof/>
                      </w:rPr>
                    </w:pPr>
                    <w:del w:id="703" w:author="Munish Kumar" w:date="2022-06-30T21:05:00Z">
                      <w:r w:rsidDel="00F97D04">
                        <w:rPr>
                          <w:noProof/>
                        </w:rPr>
                        <w:delText xml:space="preserve">[42] </w:delText>
                      </w:r>
                    </w:del>
                  </w:p>
                </w:tc>
                <w:tc>
                  <w:tcPr>
                    <w:tcW w:w="0" w:type="auto"/>
                    <w:hideMark/>
                  </w:tcPr>
                  <w:p w14:paraId="1C461FC4" w14:textId="77777777" w:rsidR="006C2BBA" w:rsidDel="00F97D04" w:rsidRDefault="006C2BBA">
                    <w:pPr>
                      <w:pStyle w:val="Bibliography"/>
                      <w:rPr>
                        <w:del w:id="704" w:author="Munish Kumar" w:date="2022-06-30T21:05:00Z"/>
                        <w:noProof/>
                      </w:rPr>
                    </w:pPr>
                    <w:del w:id="705" w:author="Munish Kumar" w:date="2022-06-30T21:05:00Z">
                      <w:r w:rsidDel="00F97D04">
                        <w:rPr>
                          <w:noProof/>
                        </w:rPr>
                        <w:delText xml:space="preserve">J. Guild, "Feed-in-tariffs and the politics of renewable energy in Indonesia and the Philippines," </w:delText>
                      </w:r>
                      <w:r w:rsidDel="00F97D04">
                        <w:rPr>
                          <w:i/>
                          <w:iCs/>
                          <w:noProof/>
                        </w:rPr>
                        <w:delText xml:space="preserve">Asia &amp; the Pacific Policy Studies Volume 6, </w:delText>
                      </w:r>
                      <w:r w:rsidDel="00F97D04">
                        <w:rPr>
                          <w:noProof/>
                        </w:rPr>
                        <w:delText xml:space="preserve">pp. 417-431, 2019. </w:delText>
                      </w:r>
                    </w:del>
                  </w:p>
                </w:tc>
              </w:tr>
              <w:tr w:rsidR="006C2BBA" w:rsidDel="00F97D04" w14:paraId="4B4EC49B" w14:textId="77777777">
                <w:trPr>
                  <w:divId w:val="1093284913"/>
                  <w:tblCellSpacing w:w="15" w:type="dxa"/>
                  <w:del w:id="706" w:author="Munish Kumar" w:date="2022-06-30T21:05:00Z"/>
                </w:trPr>
                <w:tc>
                  <w:tcPr>
                    <w:tcW w:w="50" w:type="pct"/>
                    <w:hideMark/>
                  </w:tcPr>
                  <w:p w14:paraId="5385296E" w14:textId="77777777" w:rsidR="006C2BBA" w:rsidDel="00F97D04" w:rsidRDefault="006C2BBA">
                    <w:pPr>
                      <w:pStyle w:val="Bibliography"/>
                      <w:rPr>
                        <w:del w:id="707" w:author="Munish Kumar" w:date="2022-06-30T21:05:00Z"/>
                        <w:noProof/>
                      </w:rPr>
                    </w:pPr>
                    <w:del w:id="708" w:author="Munish Kumar" w:date="2022-06-30T21:05:00Z">
                      <w:r w:rsidDel="00F97D04">
                        <w:rPr>
                          <w:noProof/>
                        </w:rPr>
                        <w:delText xml:space="preserve">[43] </w:delText>
                      </w:r>
                    </w:del>
                  </w:p>
                </w:tc>
                <w:tc>
                  <w:tcPr>
                    <w:tcW w:w="0" w:type="auto"/>
                    <w:hideMark/>
                  </w:tcPr>
                  <w:p w14:paraId="36934870" w14:textId="77777777" w:rsidR="006C2BBA" w:rsidDel="00F97D04" w:rsidRDefault="006C2BBA">
                    <w:pPr>
                      <w:pStyle w:val="Bibliography"/>
                      <w:rPr>
                        <w:del w:id="709" w:author="Munish Kumar" w:date="2022-06-30T21:05:00Z"/>
                        <w:noProof/>
                      </w:rPr>
                    </w:pPr>
                    <w:del w:id="710" w:author="Munish Kumar" w:date="2022-06-30T21:05:00Z">
                      <w:r w:rsidDel="00F97D04">
                        <w:rPr>
                          <w:noProof/>
                        </w:rPr>
                        <w:delText xml:space="preserve">B. Z. E. Cedrick and W. Long, "Investment Motivation in Renewable Energy: A PPP Aproach," </w:delText>
                      </w:r>
                      <w:r w:rsidDel="00F97D04">
                        <w:rPr>
                          <w:i/>
                          <w:iCs/>
                          <w:noProof/>
                        </w:rPr>
                        <w:delText xml:space="preserve">Energy Procedia, </w:delText>
                      </w:r>
                      <w:r w:rsidDel="00F97D04">
                        <w:rPr>
                          <w:noProof/>
                        </w:rPr>
                        <w:delText xml:space="preserve">pp. 229-238, 2017. </w:delText>
                      </w:r>
                    </w:del>
                  </w:p>
                </w:tc>
              </w:tr>
              <w:tr w:rsidR="006C2BBA" w:rsidDel="00F97D04" w14:paraId="19A8E839" w14:textId="77777777">
                <w:trPr>
                  <w:divId w:val="1093284913"/>
                  <w:tblCellSpacing w:w="15" w:type="dxa"/>
                  <w:del w:id="711" w:author="Munish Kumar" w:date="2022-06-30T21:05:00Z"/>
                </w:trPr>
                <w:tc>
                  <w:tcPr>
                    <w:tcW w:w="50" w:type="pct"/>
                    <w:hideMark/>
                  </w:tcPr>
                  <w:p w14:paraId="27D958EF" w14:textId="77777777" w:rsidR="006C2BBA" w:rsidDel="00F97D04" w:rsidRDefault="006C2BBA">
                    <w:pPr>
                      <w:pStyle w:val="Bibliography"/>
                      <w:rPr>
                        <w:del w:id="712" w:author="Munish Kumar" w:date="2022-06-30T21:05:00Z"/>
                        <w:noProof/>
                      </w:rPr>
                    </w:pPr>
                    <w:del w:id="713" w:author="Munish Kumar" w:date="2022-06-30T21:05:00Z">
                      <w:r w:rsidDel="00F97D04">
                        <w:rPr>
                          <w:noProof/>
                        </w:rPr>
                        <w:delText xml:space="preserve">[44] </w:delText>
                      </w:r>
                    </w:del>
                  </w:p>
                </w:tc>
                <w:tc>
                  <w:tcPr>
                    <w:tcW w:w="0" w:type="auto"/>
                    <w:hideMark/>
                  </w:tcPr>
                  <w:p w14:paraId="58358E82" w14:textId="77777777" w:rsidR="006C2BBA" w:rsidDel="00F97D04" w:rsidRDefault="006C2BBA">
                    <w:pPr>
                      <w:pStyle w:val="Bibliography"/>
                      <w:rPr>
                        <w:del w:id="714" w:author="Munish Kumar" w:date="2022-06-30T21:05:00Z"/>
                        <w:noProof/>
                      </w:rPr>
                    </w:pPr>
                    <w:del w:id="715" w:author="Munish Kumar" w:date="2022-06-30T21:05:00Z">
                      <w:r w:rsidDel="00F97D04">
                        <w:rPr>
                          <w:noProof/>
                        </w:rPr>
                        <w:delText>D. d. Jager and M. Rathmann, "Policy instrument design to reduce financing costs in renewable energy technology projects," 2008.</w:delText>
                      </w:r>
                    </w:del>
                  </w:p>
                </w:tc>
              </w:tr>
              <w:tr w:rsidR="006C2BBA" w:rsidDel="00F97D04" w14:paraId="5BCE334D" w14:textId="77777777">
                <w:trPr>
                  <w:divId w:val="1093284913"/>
                  <w:tblCellSpacing w:w="15" w:type="dxa"/>
                  <w:del w:id="716" w:author="Munish Kumar" w:date="2022-06-30T21:05:00Z"/>
                </w:trPr>
                <w:tc>
                  <w:tcPr>
                    <w:tcW w:w="50" w:type="pct"/>
                    <w:hideMark/>
                  </w:tcPr>
                  <w:p w14:paraId="7FE181C2" w14:textId="77777777" w:rsidR="006C2BBA" w:rsidDel="00F97D04" w:rsidRDefault="006C2BBA">
                    <w:pPr>
                      <w:pStyle w:val="Bibliography"/>
                      <w:rPr>
                        <w:del w:id="717" w:author="Munish Kumar" w:date="2022-06-30T21:05:00Z"/>
                        <w:noProof/>
                      </w:rPr>
                    </w:pPr>
                    <w:del w:id="718" w:author="Munish Kumar" w:date="2022-06-30T21:05:00Z">
                      <w:r w:rsidDel="00F97D04">
                        <w:rPr>
                          <w:noProof/>
                        </w:rPr>
                        <w:delText xml:space="preserve">[45] </w:delText>
                      </w:r>
                    </w:del>
                  </w:p>
                </w:tc>
                <w:tc>
                  <w:tcPr>
                    <w:tcW w:w="0" w:type="auto"/>
                    <w:hideMark/>
                  </w:tcPr>
                  <w:p w14:paraId="093BF261" w14:textId="77777777" w:rsidR="006C2BBA" w:rsidDel="00F97D04" w:rsidRDefault="006C2BBA">
                    <w:pPr>
                      <w:pStyle w:val="Bibliography"/>
                      <w:rPr>
                        <w:del w:id="719" w:author="Munish Kumar" w:date="2022-06-30T21:05:00Z"/>
                        <w:noProof/>
                      </w:rPr>
                    </w:pPr>
                    <w:del w:id="720" w:author="Munish Kumar" w:date="2022-06-30T21:05:00Z">
                      <w:r w:rsidDel="00F97D04">
                        <w:rPr>
                          <w:noProof/>
                        </w:rPr>
                        <w:delText>O. Langniss, P. Helby and C. Mitchell, "Financing Renewable Energy Systems," Stuttgart, 1999.</w:delText>
                      </w:r>
                    </w:del>
                  </w:p>
                </w:tc>
              </w:tr>
              <w:tr w:rsidR="006C2BBA" w:rsidDel="00F97D04" w14:paraId="565C973D" w14:textId="77777777">
                <w:trPr>
                  <w:divId w:val="1093284913"/>
                  <w:tblCellSpacing w:w="15" w:type="dxa"/>
                  <w:del w:id="721" w:author="Munish Kumar" w:date="2022-06-30T21:05:00Z"/>
                </w:trPr>
                <w:tc>
                  <w:tcPr>
                    <w:tcW w:w="50" w:type="pct"/>
                    <w:hideMark/>
                  </w:tcPr>
                  <w:p w14:paraId="1092F66E" w14:textId="77777777" w:rsidR="006C2BBA" w:rsidDel="00F97D04" w:rsidRDefault="006C2BBA">
                    <w:pPr>
                      <w:pStyle w:val="Bibliography"/>
                      <w:rPr>
                        <w:del w:id="722" w:author="Munish Kumar" w:date="2022-06-30T21:05:00Z"/>
                        <w:noProof/>
                      </w:rPr>
                    </w:pPr>
                    <w:del w:id="723" w:author="Munish Kumar" w:date="2022-06-30T21:05:00Z">
                      <w:r w:rsidDel="00F97D04">
                        <w:rPr>
                          <w:noProof/>
                        </w:rPr>
                        <w:delText xml:space="preserve">[46] </w:delText>
                      </w:r>
                    </w:del>
                  </w:p>
                </w:tc>
                <w:tc>
                  <w:tcPr>
                    <w:tcW w:w="0" w:type="auto"/>
                    <w:hideMark/>
                  </w:tcPr>
                  <w:p w14:paraId="71048B30" w14:textId="77777777" w:rsidR="006C2BBA" w:rsidDel="00F97D04" w:rsidRDefault="006C2BBA">
                    <w:pPr>
                      <w:pStyle w:val="Bibliography"/>
                      <w:rPr>
                        <w:del w:id="724" w:author="Munish Kumar" w:date="2022-06-30T21:05:00Z"/>
                        <w:noProof/>
                      </w:rPr>
                    </w:pPr>
                    <w:del w:id="725" w:author="Munish Kumar" w:date="2022-06-30T21:05:00Z">
                      <w:r w:rsidDel="00F97D04">
                        <w:rPr>
                          <w:noProof/>
                        </w:rPr>
                        <w:delText xml:space="preserve">J. Butchers, S. Williamson and J. Booker, "Micro-hydropower in Nepal: Analysing the project process to understand drivers that strengthen and weaken sustainability," </w:delText>
                      </w:r>
                      <w:r w:rsidDel="00F97D04">
                        <w:rPr>
                          <w:i/>
                          <w:iCs/>
                          <w:noProof/>
                        </w:rPr>
                        <w:delText xml:space="preserve">Sustainability, </w:delText>
                      </w:r>
                      <w:r w:rsidDel="00F97D04">
                        <w:rPr>
                          <w:noProof/>
                        </w:rPr>
                        <w:delText xml:space="preserve">vol. 13, no. 3, p. 1582, 2021. </w:delText>
                      </w:r>
                    </w:del>
                  </w:p>
                </w:tc>
              </w:tr>
              <w:tr w:rsidR="006C2BBA" w:rsidDel="00F97D04" w14:paraId="591A9A10" w14:textId="77777777">
                <w:trPr>
                  <w:divId w:val="1093284913"/>
                  <w:tblCellSpacing w:w="15" w:type="dxa"/>
                  <w:del w:id="726" w:author="Munish Kumar" w:date="2022-06-30T21:05:00Z"/>
                </w:trPr>
                <w:tc>
                  <w:tcPr>
                    <w:tcW w:w="50" w:type="pct"/>
                    <w:hideMark/>
                  </w:tcPr>
                  <w:p w14:paraId="3922E118" w14:textId="77777777" w:rsidR="006C2BBA" w:rsidDel="00F97D04" w:rsidRDefault="006C2BBA">
                    <w:pPr>
                      <w:pStyle w:val="Bibliography"/>
                      <w:rPr>
                        <w:del w:id="727" w:author="Munish Kumar" w:date="2022-06-30T21:05:00Z"/>
                        <w:noProof/>
                      </w:rPr>
                    </w:pPr>
                    <w:del w:id="728" w:author="Munish Kumar" w:date="2022-06-30T21:05:00Z">
                      <w:r w:rsidDel="00F97D04">
                        <w:rPr>
                          <w:noProof/>
                        </w:rPr>
                        <w:delText xml:space="preserve">[47] </w:delText>
                      </w:r>
                    </w:del>
                  </w:p>
                </w:tc>
                <w:tc>
                  <w:tcPr>
                    <w:tcW w:w="0" w:type="auto"/>
                    <w:hideMark/>
                  </w:tcPr>
                  <w:p w14:paraId="0A2218B5" w14:textId="77777777" w:rsidR="006C2BBA" w:rsidDel="00F97D04" w:rsidRDefault="006C2BBA">
                    <w:pPr>
                      <w:pStyle w:val="Bibliography"/>
                      <w:rPr>
                        <w:del w:id="729" w:author="Munish Kumar" w:date="2022-06-30T21:05:00Z"/>
                        <w:noProof/>
                      </w:rPr>
                    </w:pPr>
                    <w:del w:id="730" w:author="Munish Kumar" w:date="2022-06-30T21:05:00Z">
                      <w:r w:rsidDel="00F97D04">
                        <w:rPr>
                          <w:noProof/>
                        </w:rPr>
                        <w:delText xml:space="preserve">W. Hermawati and I. Rosaira, "Key success factors of renewable energy projects implementation in rural areas of Indonesia," </w:delText>
                      </w:r>
                      <w:r w:rsidDel="00F97D04">
                        <w:rPr>
                          <w:i/>
                          <w:iCs/>
                          <w:noProof/>
                        </w:rPr>
                        <w:delText xml:space="preserve">STI Policy and Management Journal, </w:delText>
                      </w:r>
                      <w:r w:rsidDel="00F97D04">
                        <w:rPr>
                          <w:noProof/>
                        </w:rPr>
                        <w:delText xml:space="preserve">vol. 2, no. 2, p. 111, 2017. </w:delText>
                      </w:r>
                    </w:del>
                  </w:p>
                </w:tc>
              </w:tr>
              <w:tr w:rsidR="006C2BBA" w:rsidDel="00F97D04" w14:paraId="631F13F9" w14:textId="77777777">
                <w:trPr>
                  <w:divId w:val="1093284913"/>
                  <w:tblCellSpacing w:w="15" w:type="dxa"/>
                  <w:del w:id="731" w:author="Munish Kumar" w:date="2022-06-30T21:05:00Z"/>
                </w:trPr>
                <w:tc>
                  <w:tcPr>
                    <w:tcW w:w="50" w:type="pct"/>
                    <w:hideMark/>
                  </w:tcPr>
                  <w:p w14:paraId="6C954E7F" w14:textId="77777777" w:rsidR="006C2BBA" w:rsidDel="00F97D04" w:rsidRDefault="006C2BBA">
                    <w:pPr>
                      <w:pStyle w:val="Bibliography"/>
                      <w:rPr>
                        <w:del w:id="732" w:author="Munish Kumar" w:date="2022-06-30T21:05:00Z"/>
                        <w:noProof/>
                      </w:rPr>
                    </w:pPr>
                    <w:del w:id="733" w:author="Munish Kumar" w:date="2022-06-30T21:05:00Z">
                      <w:r w:rsidDel="00F97D04">
                        <w:rPr>
                          <w:noProof/>
                        </w:rPr>
                        <w:delText xml:space="preserve">[48] </w:delText>
                      </w:r>
                    </w:del>
                  </w:p>
                </w:tc>
                <w:tc>
                  <w:tcPr>
                    <w:tcW w:w="0" w:type="auto"/>
                    <w:hideMark/>
                  </w:tcPr>
                  <w:p w14:paraId="36F1538D" w14:textId="77777777" w:rsidR="006C2BBA" w:rsidDel="00F97D04" w:rsidRDefault="006C2BBA">
                    <w:pPr>
                      <w:pStyle w:val="Bibliography"/>
                      <w:rPr>
                        <w:del w:id="734" w:author="Munish Kumar" w:date="2022-06-30T21:05:00Z"/>
                        <w:noProof/>
                      </w:rPr>
                    </w:pPr>
                    <w:del w:id="735" w:author="Munish Kumar" w:date="2022-06-30T21:05:00Z">
                      <w:r w:rsidDel="00F97D04">
                        <w:rPr>
                          <w:noProof/>
                        </w:rPr>
                        <w:delText xml:space="preserve">A. A. Jami and P. R. Walsh , "Wind Power Deployment: The Role of Public Participation in the Decision-Making Process in Ontario, Canada," </w:delText>
                      </w:r>
                      <w:r w:rsidDel="00F97D04">
                        <w:rPr>
                          <w:i/>
                          <w:iCs/>
                          <w:noProof/>
                        </w:rPr>
                        <w:delText xml:space="preserve">Renewable Energy, </w:delText>
                      </w:r>
                      <w:r w:rsidDel="00F97D04">
                        <w:rPr>
                          <w:noProof/>
                        </w:rPr>
                        <w:delText xml:space="preserve">2016. </w:delText>
                      </w:r>
                    </w:del>
                  </w:p>
                </w:tc>
              </w:tr>
              <w:tr w:rsidR="006C2BBA" w:rsidDel="00F97D04" w14:paraId="7F8A7FCA" w14:textId="77777777">
                <w:trPr>
                  <w:divId w:val="1093284913"/>
                  <w:tblCellSpacing w:w="15" w:type="dxa"/>
                  <w:del w:id="736" w:author="Munish Kumar" w:date="2022-06-30T21:05:00Z"/>
                </w:trPr>
                <w:tc>
                  <w:tcPr>
                    <w:tcW w:w="50" w:type="pct"/>
                    <w:hideMark/>
                  </w:tcPr>
                  <w:p w14:paraId="3A4E29CC" w14:textId="77777777" w:rsidR="006C2BBA" w:rsidDel="00F97D04" w:rsidRDefault="006C2BBA">
                    <w:pPr>
                      <w:pStyle w:val="Bibliography"/>
                      <w:rPr>
                        <w:del w:id="737" w:author="Munish Kumar" w:date="2022-06-30T21:05:00Z"/>
                        <w:noProof/>
                      </w:rPr>
                    </w:pPr>
                    <w:del w:id="738" w:author="Munish Kumar" w:date="2022-06-30T21:05:00Z">
                      <w:r w:rsidDel="00F97D04">
                        <w:rPr>
                          <w:noProof/>
                        </w:rPr>
                        <w:delText xml:space="preserve">[49] </w:delText>
                      </w:r>
                    </w:del>
                  </w:p>
                </w:tc>
                <w:tc>
                  <w:tcPr>
                    <w:tcW w:w="0" w:type="auto"/>
                    <w:hideMark/>
                  </w:tcPr>
                  <w:p w14:paraId="63A657FD" w14:textId="77777777" w:rsidR="006C2BBA" w:rsidDel="00F97D04" w:rsidRDefault="006C2BBA">
                    <w:pPr>
                      <w:pStyle w:val="Bibliography"/>
                      <w:rPr>
                        <w:del w:id="739" w:author="Munish Kumar" w:date="2022-06-30T21:05:00Z"/>
                        <w:noProof/>
                      </w:rPr>
                    </w:pPr>
                    <w:del w:id="740" w:author="Munish Kumar" w:date="2022-06-30T21:05:00Z">
                      <w:r w:rsidDel="00F97D04">
                        <w:rPr>
                          <w:noProof/>
                        </w:rPr>
                        <w:delText xml:space="preserve">B. R. Upretia and D. . v. d. Horst, "National renewable energy policy and local opposition in the UK:the failed development of a biomass electricity plant," </w:delText>
                      </w:r>
                      <w:r w:rsidDel="00F97D04">
                        <w:rPr>
                          <w:i/>
                          <w:iCs/>
                          <w:noProof/>
                        </w:rPr>
                        <w:delText xml:space="preserve">Biomass and Energy 26 (2004) 61-69, </w:delText>
                      </w:r>
                      <w:r w:rsidDel="00F97D04">
                        <w:rPr>
                          <w:noProof/>
                        </w:rPr>
                        <w:delText xml:space="preserve">2003. </w:delText>
                      </w:r>
                    </w:del>
                  </w:p>
                </w:tc>
              </w:tr>
              <w:tr w:rsidR="006C2BBA" w:rsidDel="00F97D04" w14:paraId="34A01EB7" w14:textId="77777777">
                <w:trPr>
                  <w:divId w:val="1093284913"/>
                  <w:tblCellSpacing w:w="15" w:type="dxa"/>
                  <w:del w:id="741" w:author="Munish Kumar" w:date="2022-06-30T21:05:00Z"/>
                </w:trPr>
                <w:tc>
                  <w:tcPr>
                    <w:tcW w:w="50" w:type="pct"/>
                    <w:hideMark/>
                  </w:tcPr>
                  <w:p w14:paraId="7F556463" w14:textId="77777777" w:rsidR="006C2BBA" w:rsidDel="00F97D04" w:rsidRDefault="006C2BBA">
                    <w:pPr>
                      <w:pStyle w:val="Bibliography"/>
                      <w:rPr>
                        <w:del w:id="742" w:author="Munish Kumar" w:date="2022-06-30T21:05:00Z"/>
                        <w:noProof/>
                      </w:rPr>
                    </w:pPr>
                    <w:del w:id="743" w:author="Munish Kumar" w:date="2022-06-30T21:05:00Z">
                      <w:r w:rsidDel="00F97D04">
                        <w:rPr>
                          <w:noProof/>
                        </w:rPr>
                        <w:delText xml:space="preserve">[50] </w:delText>
                      </w:r>
                    </w:del>
                  </w:p>
                </w:tc>
                <w:tc>
                  <w:tcPr>
                    <w:tcW w:w="0" w:type="auto"/>
                    <w:hideMark/>
                  </w:tcPr>
                  <w:p w14:paraId="09F91B7C" w14:textId="77777777" w:rsidR="006C2BBA" w:rsidDel="00F97D04" w:rsidRDefault="006C2BBA">
                    <w:pPr>
                      <w:pStyle w:val="Bibliography"/>
                      <w:rPr>
                        <w:del w:id="744" w:author="Munish Kumar" w:date="2022-06-30T21:05:00Z"/>
                        <w:noProof/>
                      </w:rPr>
                    </w:pPr>
                    <w:del w:id="745" w:author="Munish Kumar" w:date="2022-06-30T21:05:00Z">
                      <w:r w:rsidDel="00F97D04">
                        <w:rPr>
                          <w:noProof/>
                        </w:rPr>
                        <w:delText xml:space="preserve">S. Willi, B. Joao Paulo, L. Andreas, T. Marieme and M. Hayde, Erin, "Fiscal Policies for a Low-Carbon Economy," </w:delText>
                      </w:r>
                      <w:r w:rsidDel="00F97D04">
                        <w:rPr>
                          <w:i/>
                          <w:iCs/>
                          <w:noProof/>
                        </w:rPr>
                        <w:delText xml:space="preserve">World Bank, </w:delText>
                      </w:r>
                      <w:r w:rsidDel="00F97D04">
                        <w:rPr>
                          <w:noProof/>
                        </w:rPr>
                        <w:delText xml:space="preserve">vol. 6, 2021. </w:delText>
                      </w:r>
                    </w:del>
                  </w:p>
                </w:tc>
              </w:tr>
              <w:tr w:rsidR="006C2BBA" w:rsidDel="00F97D04" w14:paraId="57BE74C2" w14:textId="77777777">
                <w:trPr>
                  <w:divId w:val="1093284913"/>
                  <w:tblCellSpacing w:w="15" w:type="dxa"/>
                  <w:del w:id="746" w:author="Munish Kumar" w:date="2022-06-30T21:05:00Z"/>
                </w:trPr>
                <w:tc>
                  <w:tcPr>
                    <w:tcW w:w="50" w:type="pct"/>
                    <w:hideMark/>
                  </w:tcPr>
                  <w:p w14:paraId="7DC734EF" w14:textId="77777777" w:rsidR="006C2BBA" w:rsidDel="00F97D04" w:rsidRDefault="006C2BBA">
                    <w:pPr>
                      <w:pStyle w:val="Bibliography"/>
                      <w:rPr>
                        <w:del w:id="747" w:author="Munish Kumar" w:date="2022-06-30T21:05:00Z"/>
                        <w:noProof/>
                      </w:rPr>
                    </w:pPr>
                    <w:del w:id="748" w:author="Munish Kumar" w:date="2022-06-30T21:05:00Z">
                      <w:r w:rsidDel="00F97D04">
                        <w:rPr>
                          <w:noProof/>
                        </w:rPr>
                        <w:delText xml:space="preserve">[51] </w:delText>
                      </w:r>
                    </w:del>
                  </w:p>
                </w:tc>
                <w:tc>
                  <w:tcPr>
                    <w:tcW w:w="0" w:type="auto"/>
                    <w:hideMark/>
                  </w:tcPr>
                  <w:p w14:paraId="5E46A896" w14:textId="77777777" w:rsidR="006C2BBA" w:rsidDel="00F97D04" w:rsidRDefault="006C2BBA">
                    <w:pPr>
                      <w:pStyle w:val="Bibliography"/>
                      <w:rPr>
                        <w:del w:id="749" w:author="Munish Kumar" w:date="2022-06-30T21:05:00Z"/>
                        <w:noProof/>
                      </w:rPr>
                    </w:pPr>
                    <w:del w:id="750" w:author="Munish Kumar" w:date="2022-06-30T21:05:00Z">
                      <w:r w:rsidDel="00F97D04">
                        <w:rPr>
                          <w:noProof/>
                        </w:rPr>
                        <w:delText>United Nations, Inter-agency Task Force on Financing for Development, "Financing for Sustainable Development Report," United Nations, New York, 2022.</w:delText>
                      </w:r>
                    </w:del>
                  </w:p>
                </w:tc>
              </w:tr>
              <w:tr w:rsidR="006C2BBA" w:rsidDel="00F97D04" w14:paraId="0E44935E" w14:textId="77777777">
                <w:trPr>
                  <w:divId w:val="1093284913"/>
                  <w:tblCellSpacing w:w="15" w:type="dxa"/>
                  <w:del w:id="751" w:author="Munish Kumar" w:date="2022-06-30T21:05:00Z"/>
                </w:trPr>
                <w:tc>
                  <w:tcPr>
                    <w:tcW w:w="50" w:type="pct"/>
                    <w:hideMark/>
                  </w:tcPr>
                  <w:p w14:paraId="40921064" w14:textId="77777777" w:rsidR="006C2BBA" w:rsidDel="00F97D04" w:rsidRDefault="006C2BBA">
                    <w:pPr>
                      <w:pStyle w:val="Bibliography"/>
                      <w:rPr>
                        <w:del w:id="752" w:author="Munish Kumar" w:date="2022-06-30T21:05:00Z"/>
                        <w:noProof/>
                      </w:rPr>
                    </w:pPr>
                    <w:del w:id="753" w:author="Munish Kumar" w:date="2022-06-30T21:05:00Z">
                      <w:r w:rsidDel="00F97D04">
                        <w:rPr>
                          <w:noProof/>
                        </w:rPr>
                        <w:delText xml:space="preserve">[52] </w:delText>
                      </w:r>
                    </w:del>
                  </w:p>
                </w:tc>
                <w:tc>
                  <w:tcPr>
                    <w:tcW w:w="0" w:type="auto"/>
                    <w:hideMark/>
                  </w:tcPr>
                  <w:p w14:paraId="3E8BA4F8" w14:textId="77777777" w:rsidR="006C2BBA" w:rsidDel="00F97D04" w:rsidRDefault="006C2BBA">
                    <w:pPr>
                      <w:pStyle w:val="Bibliography"/>
                      <w:rPr>
                        <w:del w:id="754" w:author="Munish Kumar" w:date="2022-06-30T21:05:00Z"/>
                        <w:noProof/>
                      </w:rPr>
                    </w:pPr>
                    <w:del w:id="755" w:author="Munish Kumar" w:date="2022-06-30T21:05:00Z">
                      <w:r w:rsidDel="00F97D04">
                        <w:rPr>
                          <w:noProof/>
                        </w:rPr>
                        <w:delText xml:space="preserve">J. C. J. M. van den Bergh, A. Baranzini, S. Carattini, R. B. Howarth, E. Padilla and J. Roca, "Carbon pricing in climate policy: seven reasons, complementary instruments, and political economy considerations," </w:delText>
                      </w:r>
                      <w:r w:rsidDel="00F97D04">
                        <w:rPr>
                          <w:i/>
                          <w:iCs/>
                          <w:noProof/>
                        </w:rPr>
                        <w:delText xml:space="preserve">Wiley Interdisiplinary Reviews: Climate Change, </w:delText>
                      </w:r>
                      <w:r w:rsidDel="00F97D04">
                        <w:rPr>
                          <w:noProof/>
                        </w:rPr>
                        <w:delText xml:space="preserve">vol. 8, no. 4, 2017. </w:delText>
                      </w:r>
                    </w:del>
                  </w:p>
                </w:tc>
              </w:tr>
              <w:tr w:rsidR="006C2BBA" w:rsidDel="00F97D04" w14:paraId="5904CEE6" w14:textId="77777777">
                <w:trPr>
                  <w:divId w:val="1093284913"/>
                  <w:tblCellSpacing w:w="15" w:type="dxa"/>
                  <w:del w:id="756" w:author="Munish Kumar" w:date="2022-06-30T21:05:00Z"/>
                </w:trPr>
                <w:tc>
                  <w:tcPr>
                    <w:tcW w:w="50" w:type="pct"/>
                    <w:hideMark/>
                  </w:tcPr>
                  <w:p w14:paraId="77D62562" w14:textId="77777777" w:rsidR="006C2BBA" w:rsidDel="00F97D04" w:rsidRDefault="006C2BBA">
                    <w:pPr>
                      <w:pStyle w:val="Bibliography"/>
                      <w:rPr>
                        <w:del w:id="757" w:author="Munish Kumar" w:date="2022-06-30T21:05:00Z"/>
                        <w:noProof/>
                      </w:rPr>
                    </w:pPr>
                    <w:del w:id="758" w:author="Munish Kumar" w:date="2022-06-30T21:05:00Z">
                      <w:r w:rsidDel="00F97D04">
                        <w:rPr>
                          <w:noProof/>
                        </w:rPr>
                        <w:delText xml:space="preserve">[53] </w:delText>
                      </w:r>
                    </w:del>
                  </w:p>
                </w:tc>
                <w:tc>
                  <w:tcPr>
                    <w:tcW w:w="0" w:type="auto"/>
                    <w:hideMark/>
                  </w:tcPr>
                  <w:p w14:paraId="6D650F31" w14:textId="77777777" w:rsidR="006C2BBA" w:rsidDel="00F97D04" w:rsidRDefault="006C2BBA">
                    <w:pPr>
                      <w:pStyle w:val="Bibliography"/>
                      <w:rPr>
                        <w:del w:id="759" w:author="Munish Kumar" w:date="2022-06-30T21:05:00Z"/>
                        <w:noProof/>
                      </w:rPr>
                    </w:pPr>
                    <w:del w:id="760" w:author="Munish Kumar" w:date="2022-06-30T21:05:00Z">
                      <w:r w:rsidDel="00F97D04">
                        <w:rPr>
                          <w:noProof/>
                        </w:rPr>
                        <w:delText xml:space="preserve">P. Milanés-Montero , A. Arroyo-Farrona and E. Pérez-Calderón, "Assessment of the Influence of Feed-In Tariffs on the Profitability of European Photovoltaic Companies," </w:delText>
                      </w:r>
                      <w:r w:rsidDel="00F97D04">
                        <w:rPr>
                          <w:i/>
                          <w:iCs/>
                          <w:noProof/>
                        </w:rPr>
                        <w:delText xml:space="preserve">Sustainability, </w:delText>
                      </w:r>
                      <w:r w:rsidDel="00F97D04">
                        <w:rPr>
                          <w:noProof/>
                        </w:rPr>
                        <w:delText xml:space="preserve">2018. </w:delText>
                      </w:r>
                    </w:del>
                  </w:p>
                </w:tc>
              </w:tr>
              <w:tr w:rsidR="006C2BBA" w:rsidDel="00F97D04" w14:paraId="4977AF0E" w14:textId="77777777">
                <w:trPr>
                  <w:divId w:val="1093284913"/>
                  <w:tblCellSpacing w:w="15" w:type="dxa"/>
                  <w:del w:id="761" w:author="Munish Kumar" w:date="2022-06-30T21:05:00Z"/>
                </w:trPr>
                <w:tc>
                  <w:tcPr>
                    <w:tcW w:w="50" w:type="pct"/>
                    <w:hideMark/>
                  </w:tcPr>
                  <w:p w14:paraId="28823063" w14:textId="77777777" w:rsidR="006C2BBA" w:rsidDel="00F97D04" w:rsidRDefault="006C2BBA">
                    <w:pPr>
                      <w:pStyle w:val="Bibliography"/>
                      <w:rPr>
                        <w:del w:id="762" w:author="Munish Kumar" w:date="2022-06-30T21:05:00Z"/>
                        <w:noProof/>
                      </w:rPr>
                    </w:pPr>
                    <w:del w:id="763" w:author="Munish Kumar" w:date="2022-06-30T21:05:00Z">
                      <w:r w:rsidDel="00F97D04">
                        <w:rPr>
                          <w:noProof/>
                        </w:rPr>
                        <w:delText xml:space="preserve">[54] </w:delText>
                      </w:r>
                    </w:del>
                  </w:p>
                </w:tc>
                <w:tc>
                  <w:tcPr>
                    <w:tcW w:w="0" w:type="auto"/>
                    <w:hideMark/>
                  </w:tcPr>
                  <w:p w14:paraId="25870FD9" w14:textId="77777777" w:rsidR="006C2BBA" w:rsidDel="00F97D04" w:rsidRDefault="006C2BBA">
                    <w:pPr>
                      <w:pStyle w:val="Bibliography"/>
                      <w:rPr>
                        <w:del w:id="764" w:author="Munish Kumar" w:date="2022-06-30T21:05:00Z"/>
                        <w:noProof/>
                      </w:rPr>
                    </w:pPr>
                    <w:del w:id="765" w:author="Munish Kumar" w:date="2022-06-30T21:05:00Z">
                      <w:r w:rsidDel="00F97D04">
                        <w:rPr>
                          <w:noProof/>
                        </w:rPr>
                        <w:delText>L. Wong, "Speech: D. Advance Our Green Transition," 2022. [Online]. Available: https://www.mof.gov.sg/singaporebudget/budget-2022/budget-statement/d-advance-our-green-transition.</w:delText>
                      </w:r>
                    </w:del>
                  </w:p>
                </w:tc>
              </w:tr>
              <w:tr w:rsidR="006C2BBA" w:rsidDel="00F97D04" w14:paraId="4E5DF648" w14:textId="77777777">
                <w:trPr>
                  <w:divId w:val="1093284913"/>
                  <w:tblCellSpacing w:w="15" w:type="dxa"/>
                  <w:del w:id="766" w:author="Munish Kumar" w:date="2022-06-30T21:05:00Z"/>
                </w:trPr>
                <w:tc>
                  <w:tcPr>
                    <w:tcW w:w="50" w:type="pct"/>
                    <w:hideMark/>
                  </w:tcPr>
                  <w:p w14:paraId="0F8380E8" w14:textId="77777777" w:rsidR="006C2BBA" w:rsidDel="00F97D04" w:rsidRDefault="006C2BBA">
                    <w:pPr>
                      <w:pStyle w:val="Bibliography"/>
                      <w:rPr>
                        <w:del w:id="767" w:author="Munish Kumar" w:date="2022-06-30T21:05:00Z"/>
                        <w:noProof/>
                      </w:rPr>
                    </w:pPr>
                    <w:del w:id="768" w:author="Munish Kumar" w:date="2022-06-30T21:05:00Z">
                      <w:r w:rsidDel="00F97D04">
                        <w:rPr>
                          <w:noProof/>
                        </w:rPr>
                        <w:delText xml:space="preserve">[55] </w:delText>
                      </w:r>
                    </w:del>
                  </w:p>
                </w:tc>
                <w:tc>
                  <w:tcPr>
                    <w:tcW w:w="0" w:type="auto"/>
                    <w:hideMark/>
                  </w:tcPr>
                  <w:p w14:paraId="42F50F6F" w14:textId="77777777" w:rsidR="006C2BBA" w:rsidDel="00F97D04" w:rsidRDefault="006C2BBA">
                    <w:pPr>
                      <w:pStyle w:val="Bibliography"/>
                      <w:rPr>
                        <w:del w:id="769" w:author="Munish Kumar" w:date="2022-06-30T21:05:00Z"/>
                        <w:noProof/>
                      </w:rPr>
                    </w:pPr>
                    <w:del w:id="770" w:author="Munish Kumar" w:date="2022-06-30T21:05:00Z">
                      <w:r w:rsidDel="00F97D04">
                        <w:rPr>
                          <w:noProof/>
                        </w:rPr>
                        <w:delText>European Commission, Directorate-General for Taxation and Customs Union, "Taxation in support of green transition : an overview and assessment of existing tax practices to reduce greenhouse gas emissions : final report," Publications Office, 2021.</w:delText>
                      </w:r>
                    </w:del>
                  </w:p>
                </w:tc>
              </w:tr>
              <w:tr w:rsidR="006C2BBA" w:rsidDel="00F97D04" w14:paraId="11CB7AB0" w14:textId="77777777">
                <w:trPr>
                  <w:divId w:val="1093284913"/>
                  <w:tblCellSpacing w:w="15" w:type="dxa"/>
                  <w:del w:id="771" w:author="Munish Kumar" w:date="2022-06-30T21:05:00Z"/>
                </w:trPr>
                <w:tc>
                  <w:tcPr>
                    <w:tcW w:w="50" w:type="pct"/>
                    <w:hideMark/>
                  </w:tcPr>
                  <w:p w14:paraId="05BE03A6" w14:textId="77777777" w:rsidR="006C2BBA" w:rsidDel="00F97D04" w:rsidRDefault="006C2BBA">
                    <w:pPr>
                      <w:pStyle w:val="Bibliography"/>
                      <w:rPr>
                        <w:del w:id="772" w:author="Munish Kumar" w:date="2022-06-30T21:05:00Z"/>
                        <w:noProof/>
                      </w:rPr>
                    </w:pPr>
                    <w:del w:id="773" w:author="Munish Kumar" w:date="2022-06-30T21:05:00Z">
                      <w:r w:rsidDel="00F97D04">
                        <w:rPr>
                          <w:noProof/>
                        </w:rPr>
                        <w:delText xml:space="preserve">[56] </w:delText>
                      </w:r>
                    </w:del>
                  </w:p>
                </w:tc>
                <w:tc>
                  <w:tcPr>
                    <w:tcW w:w="0" w:type="auto"/>
                    <w:hideMark/>
                  </w:tcPr>
                  <w:p w14:paraId="659EA276" w14:textId="77777777" w:rsidR="006C2BBA" w:rsidDel="00F97D04" w:rsidRDefault="006C2BBA">
                    <w:pPr>
                      <w:pStyle w:val="Bibliography"/>
                      <w:rPr>
                        <w:del w:id="774" w:author="Munish Kumar" w:date="2022-06-30T21:05:00Z"/>
                        <w:noProof/>
                      </w:rPr>
                    </w:pPr>
                    <w:del w:id="775" w:author="Munish Kumar" w:date="2022-06-30T21:05:00Z">
                      <w:r w:rsidDel="00F97D04">
                        <w:rPr>
                          <w:noProof/>
                        </w:rPr>
                        <w:delText xml:space="preserve">C. Năsulea, "The Effects of Fiscal Policy Instability on Wind Energy Resource Development in Romania," </w:delText>
                      </w:r>
                      <w:r w:rsidDel="00F97D04">
                        <w:rPr>
                          <w:i/>
                          <w:iCs/>
                          <w:noProof/>
                        </w:rPr>
                        <w:delText xml:space="preserve">Economics and Sociology, Vol. 7, No 3, , </w:delText>
                      </w:r>
                      <w:r w:rsidDel="00F97D04">
                        <w:rPr>
                          <w:noProof/>
                        </w:rPr>
                        <w:delText xml:space="preserve">pp. 51-59, 2014. </w:delText>
                      </w:r>
                    </w:del>
                  </w:p>
                </w:tc>
              </w:tr>
              <w:tr w:rsidR="006C2BBA" w:rsidDel="00F97D04" w14:paraId="0AD6D206" w14:textId="77777777">
                <w:trPr>
                  <w:divId w:val="1093284913"/>
                  <w:tblCellSpacing w:w="15" w:type="dxa"/>
                  <w:del w:id="776" w:author="Munish Kumar" w:date="2022-06-30T21:05:00Z"/>
                </w:trPr>
                <w:tc>
                  <w:tcPr>
                    <w:tcW w:w="50" w:type="pct"/>
                    <w:hideMark/>
                  </w:tcPr>
                  <w:p w14:paraId="462E620B" w14:textId="77777777" w:rsidR="006C2BBA" w:rsidDel="00F97D04" w:rsidRDefault="006C2BBA">
                    <w:pPr>
                      <w:pStyle w:val="Bibliography"/>
                      <w:rPr>
                        <w:del w:id="777" w:author="Munish Kumar" w:date="2022-06-30T21:05:00Z"/>
                        <w:noProof/>
                      </w:rPr>
                    </w:pPr>
                    <w:del w:id="778" w:author="Munish Kumar" w:date="2022-06-30T21:05:00Z">
                      <w:r w:rsidDel="00F97D04">
                        <w:rPr>
                          <w:noProof/>
                        </w:rPr>
                        <w:delText xml:space="preserve">[57] </w:delText>
                      </w:r>
                    </w:del>
                  </w:p>
                </w:tc>
                <w:tc>
                  <w:tcPr>
                    <w:tcW w:w="0" w:type="auto"/>
                    <w:hideMark/>
                  </w:tcPr>
                  <w:p w14:paraId="7C740AFF" w14:textId="77777777" w:rsidR="006C2BBA" w:rsidDel="00F97D04" w:rsidRDefault="006C2BBA">
                    <w:pPr>
                      <w:pStyle w:val="Bibliography"/>
                      <w:rPr>
                        <w:del w:id="779" w:author="Munish Kumar" w:date="2022-06-30T21:05:00Z"/>
                        <w:noProof/>
                      </w:rPr>
                    </w:pPr>
                    <w:del w:id="780" w:author="Munish Kumar" w:date="2022-06-30T21:05:00Z">
                      <w:r w:rsidDel="00F97D04">
                        <w:rPr>
                          <w:noProof/>
                        </w:rPr>
                        <w:delText xml:space="preserve">M. Bueno-Lorenzo, M. Ángeles Moreno and J. Usaola, "Analysis of the imbalance price scheme in the Spanish electricity market: A wind power test case," </w:delText>
                      </w:r>
                      <w:r w:rsidDel="00F97D04">
                        <w:rPr>
                          <w:i/>
                          <w:iCs/>
                          <w:noProof/>
                        </w:rPr>
                        <w:delText xml:space="preserve">Energy Policy 62, </w:delText>
                      </w:r>
                      <w:r w:rsidDel="00F97D04">
                        <w:rPr>
                          <w:noProof/>
                        </w:rPr>
                        <w:delText xml:space="preserve">pp. 1010-1019, 2013. </w:delText>
                      </w:r>
                    </w:del>
                  </w:p>
                </w:tc>
              </w:tr>
              <w:tr w:rsidR="006C2BBA" w:rsidDel="00F97D04" w14:paraId="06DBED80" w14:textId="77777777">
                <w:trPr>
                  <w:divId w:val="1093284913"/>
                  <w:tblCellSpacing w:w="15" w:type="dxa"/>
                  <w:del w:id="781" w:author="Munish Kumar" w:date="2022-06-30T21:05:00Z"/>
                </w:trPr>
                <w:tc>
                  <w:tcPr>
                    <w:tcW w:w="50" w:type="pct"/>
                    <w:hideMark/>
                  </w:tcPr>
                  <w:p w14:paraId="6E43ED8B" w14:textId="77777777" w:rsidR="006C2BBA" w:rsidDel="00F97D04" w:rsidRDefault="006C2BBA">
                    <w:pPr>
                      <w:pStyle w:val="Bibliography"/>
                      <w:rPr>
                        <w:del w:id="782" w:author="Munish Kumar" w:date="2022-06-30T21:05:00Z"/>
                        <w:noProof/>
                      </w:rPr>
                    </w:pPr>
                    <w:del w:id="783" w:author="Munish Kumar" w:date="2022-06-30T21:05:00Z">
                      <w:r w:rsidDel="00F97D04">
                        <w:rPr>
                          <w:noProof/>
                        </w:rPr>
                        <w:lastRenderedPageBreak/>
                        <w:delText xml:space="preserve">[58] </w:delText>
                      </w:r>
                    </w:del>
                  </w:p>
                </w:tc>
                <w:tc>
                  <w:tcPr>
                    <w:tcW w:w="0" w:type="auto"/>
                    <w:hideMark/>
                  </w:tcPr>
                  <w:p w14:paraId="3EFCE4A2" w14:textId="77777777" w:rsidR="006C2BBA" w:rsidDel="00F97D04" w:rsidRDefault="006C2BBA">
                    <w:pPr>
                      <w:pStyle w:val="Bibliography"/>
                      <w:rPr>
                        <w:del w:id="784" w:author="Munish Kumar" w:date="2022-06-30T21:05:00Z"/>
                        <w:noProof/>
                      </w:rPr>
                    </w:pPr>
                    <w:del w:id="785" w:author="Munish Kumar" w:date="2022-06-30T21:05:00Z">
                      <w:r w:rsidDel="00F97D04">
                        <w:rPr>
                          <w:noProof/>
                        </w:rPr>
                        <w:delText xml:space="preserve">H. Lucas, S. Pinnington and L. Cabeza, "Education and training gaps in the renewable energy sector," </w:delText>
                      </w:r>
                      <w:r w:rsidDel="00F97D04">
                        <w:rPr>
                          <w:i/>
                          <w:iCs/>
                          <w:noProof/>
                        </w:rPr>
                        <w:delText xml:space="preserve">Solar Energy, Volume 173, </w:delText>
                      </w:r>
                      <w:r w:rsidDel="00F97D04">
                        <w:rPr>
                          <w:noProof/>
                        </w:rPr>
                        <w:delText xml:space="preserve">pp. 449-455, 2018. </w:delText>
                      </w:r>
                    </w:del>
                  </w:p>
                </w:tc>
              </w:tr>
              <w:tr w:rsidR="006C2BBA" w:rsidDel="00F97D04" w14:paraId="0CE83798" w14:textId="77777777">
                <w:trPr>
                  <w:divId w:val="1093284913"/>
                  <w:tblCellSpacing w:w="15" w:type="dxa"/>
                  <w:del w:id="786" w:author="Munish Kumar" w:date="2022-06-30T21:05:00Z"/>
                </w:trPr>
                <w:tc>
                  <w:tcPr>
                    <w:tcW w:w="50" w:type="pct"/>
                    <w:hideMark/>
                  </w:tcPr>
                  <w:p w14:paraId="3E330863" w14:textId="77777777" w:rsidR="006C2BBA" w:rsidDel="00F97D04" w:rsidRDefault="006C2BBA">
                    <w:pPr>
                      <w:pStyle w:val="Bibliography"/>
                      <w:rPr>
                        <w:del w:id="787" w:author="Munish Kumar" w:date="2022-06-30T21:05:00Z"/>
                        <w:noProof/>
                      </w:rPr>
                    </w:pPr>
                    <w:del w:id="788" w:author="Munish Kumar" w:date="2022-06-30T21:05:00Z">
                      <w:r w:rsidDel="00F97D04">
                        <w:rPr>
                          <w:noProof/>
                        </w:rPr>
                        <w:delText xml:space="preserve">[59] </w:delText>
                      </w:r>
                    </w:del>
                  </w:p>
                </w:tc>
                <w:tc>
                  <w:tcPr>
                    <w:tcW w:w="0" w:type="auto"/>
                    <w:hideMark/>
                  </w:tcPr>
                  <w:p w14:paraId="46D5A358" w14:textId="77777777" w:rsidR="006C2BBA" w:rsidDel="00F97D04" w:rsidRDefault="006C2BBA">
                    <w:pPr>
                      <w:pStyle w:val="Bibliography"/>
                      <w:rPr>
                        <w:del w:id="789" w:author="Munish Kumar" w:date="2022-06-30T21:05:00Z"/>
                        <w:noProof/>
                      </w:rPr>
                    </w:pPr>
                    <w:del w:id="790" w:author="Munish Kumar" w:date="2022-06-30T21:05:00Z">
                      <w:r w:rsidDel="00F97D04">
                        <w:rPr>
                          <w:noProof/>
                        </w:rPr>
                        <w:delText>Statista, IRENA, "Statista," 2022. [Online]. Available: https://www.statista.com.suss.remotexs.co/statistics/610607/renewable-electricity-generation-globally-by-region/.</w:delText>
                      </w:r>
                    </w:del>
                  </w:p>
                </w:tc>
              </w:tr>
              <w:tr w:rsidR="006C2BBA" w:rsidDel="00F97D04" w14:paraId="124AAEB5" w14:textId="77777777">
                <w:trPr>
                  <w:divId w:val="1093284913"/>
                  <w:tblCellSpacing w:w="15" w:type="dxa"/>
                  <w:del w:id="791" w:author="Munish Kumar" w:date="2022-06-30T21:05:00Z"/>
                </w:trPr>
                <w:tc>
                  <w:tcPr>
                    <w:tcW w:w="50" w:type="pct"/>
                    <w:hideMark/>
                  </w:tcPr>
                  <w:p w14:paraId="43A986C7" w14:textId="77777777" w:rsidR="006C2BBA" w:rsidDel="00F97D04" w:rsidRDefault="006C2BBA">
                    <w:pPr>
                      <w:pStyle w:val="Bibliography"/>
                      <w:rPr>
                        <w:del w:id="792" w:author="Munish Kumar" w:date="2022-06-30T21:05:00Z"/>
                        <w:noProof/>
                      </w:rPr>
                    </w:pPr>
                    <w:del w:id="793" w:author="Munish Kumar" w:date="2022-06-30T21:05:00Z">
                      <w:r w:rsidDel="00F97D04">
                        <w:rPr>
                          <w:noProof/>
                        </w:rPr>
                        <w:delText xml:space="preserve">[60] </w:delText>
                      </w:r>
                    </w:del>
                  </w:p>
                </w:tc>
                <w:tc>
                  <w:tcPr>
                    <w:tcW w:w="0" w:type="auto"/>
                    <w:hideMark/>
                  </w:tcPr>
                  <w:p w14:paraId="59A461D9" w14:textId="77777777" w:rsidR="006C2BBA" w:rsidDel="00F97D04" w:rsidRDefault="006C2BBA">
                    <w:pPr>
                      <w:pStyle w:val="Bibliography"/>
                      <w:rPr>
                        <w:del w:id="794" w:author="Munish Kumar" w:date="2022-06-30T21:05:00Z"/>
                        <w:noProof/>
                      </w:rPr>
                    </w:pPr>
                    <w:del w:id="795" w:author="Munish Kumar" w:date="2022-06-30T21:05:00Z">
                      <w:r w:rsidDel="00F97D04">
                        <w:rPr>
                          <w:noProof/>
                        </w:rPr>
                        <w:delText xml:space="preserve">K. A. Walz and J. B. Shoemaker, "Preparing the Future Sustainable Energy Workforce and The Center for Renewable Energy Advanced Technological Education," </w:delText>
                      </w:r>
                      <w:r w:rsidDel="00F97D04">
                        <w:rPr>
                          <w:i/>
                          <w:iCs/>
                          <w:noProof/>
                        </w:rPr>
                        <w:delText xml:space="preserve">Journal of Sustainability Education Vol. 13, </w:delText>
                      </w:r>
                      <w:r w:rsidDel="00F97D04">
                        <w:rPr>
                          <w:noProof/>
                        </w:rPr>
                        <w:delText xml:space="preserve">2017. </w:delText>
                      </w:r>
                    </w:del>
                  </w:p>
                </w:tc>
              </w:tr>
              <w:tr w:rsidR="006C2BBA" w:rsidDel="00F97D04" w14:paraId="1FBC3977" w14:textId="77777777">
                <w:trPr>
                  <w:divId w:val="1093284913"/>
                  <w:tblCellSpacing w:w="15" w:type="dxa"/>
                  <w:del w:id="796" w:author="Munish Kumar" w:date="2022-06-30T21:05:00Z"/>
                </w:trPr>
                <w:tc>
                  <w:tcPr>
                    <w:tcW w:w="50" w:type="pct"/>
                    <w:hideMark/>
                  </w:tcPr>
                  <w:p w14:paraId="561D064E" w14:textId="77777777" w:rsidR="006C2BBA" w:rsidDel="00F97D04" w:rsidRDefault="006C2BBA">
                    <w:pPr>
                      <w:pStyle w:val="Bibliography"/>
                      <w:rPr>
                        <w:del w:id="797" w:author="Munish Kumar" w:date="2022-06-30T21:05:00Z"/>
                        <w:noProof/>
                      </w:rPr>
                    </w:pPr>
                    <w:del w:id="798" w:author="Munish Kumar" w:date="2022-06-30T21:05:00Z">
                      <w:r w:rsidDel="00F97D04">
                        <w:rPr>
                          <w:noProof/>
                        </w:rPr>
                        <w:delText xml:space="preserve">[61] </w:delText>
                      </w:r>
                    </w:del>
                  </w:p>
                </w:tc>
                <w:tc>
                  <w:tcPr>
                    <w:tcW w:w="0" w:type="auto"/>
                    <w:hideMark/>
                  </w:tcPr>
                  <w:p w14:paraId="3287D326" w14:textId="77777777" w:rsidR="006C2BBA" w:rsidDel="00F97D04" w:rsidRDefault="006C2BBA">
                    <w:pPr>
                      <w:pStyle w:val="Bibliography"/>
                      <w:rPr>
                        <w:del w:id="799" w:author="Munish Kumar" w:date="2022-06-30T21:05:00Z"/>
                        <w:noProof/>
                      </w:rPr>
                    </w:pPr>
                    <w:del w:id="800" w:author="Munish Kumar" w:date="2022-06-30T21:05:00Z">
                      <w:r w:rsidDel="00F97D04">
                        <w:rPr>
                          <w:noProof/>
                        </w:rPr>
                        <w:delText xml:space="preserve">C. Malamatenios, "Renewable energy sources: Jobs created, skills required (and identified gaps), education and training," </w:delText>
                      </w:r>
                      <w:r w:rsidDel="00F97D04">
                        <w:rPr>
                          <w:i/>
                          <w:iCs/>
                          <w:noProof/>
                        </w:rPr>
                        <w:delText xml:space="preserve">Renewable Energy and Environmental Sustainability, </w:delText>
                      </w:r>
                      <w:r w:rsidDel="00F97D04">
                        <w:rPr>
                          <w:noProof/>
                        </w:rPr>
                        <w:delText xml:space="preserve">2016. </w:delText>
                      </w:r>
                    </w:del>
                  </w:p>
                </w:tc>
              </w:tr>
              <w:tr w:rsidR="006C2BBA" w:rsidDel="00F97D04" w14:paraId="228AA347" w14:textId="77777777">
                <w:trPr>
                  <w:divId w:val="1093284913"/>
                  <w:tblCellSpacing w:w="15" w:type="dxa"/>
                  <w:del w:id="801" w:author="Munish Kumar" w:date="2022-06-30T21:05:00Z"/>
                </w:trPr>
                <w:tc>
                  <w:tcPr>
                    <w:tcW w:w="50" w:type="pct"/>
                    <w:hideMark/>
                  </w:tcPr>
                  <w:p w14:paraId="12F549D9" w14:textId="77777777" w:rsidR="006C2BBA" w:rsidDel="00F97D04" w:rsidRDefault="006C2BBA">
                    <w:pPr>
                      <w:pStyle w:val="Bibliography"/>
                      <w:rPr>
                        <w:del w:id="802" w:author="Munish Kumar" w:date="2022-06-30T21:05:00Z"/>
                        <w:noProof/>
                      </w:rPr>
                    </w:pPr>
                    <w:del w:id="803" w:author="Munish Kumar" w:date="2022-06-30T21:05:00Z">
                      <w:r w:rsidDel="00F97D04">
                        <w:rPr>
                          <w:noProof/>
                        </w:rPr>
                        <w:delText xml:space="preserve">[62] </w:delText>
                      </w:r>
                    </w:del>
                  </w:p>
                </w:tc>
                <w:tc>
                  <w:tcPr>
                    <w:tcW w:w="0" w:type="auto"/>
                    <w:hideMark/>
                  </w:tcPr>
                  <w:p w14:paraId="671EC579" w14:textId="77777777" w:rsidR="006C2BBA" w:rsidDel="00F97D04" w:rsidRDefault="006C2BBA">
                    <w:pPr>
                      <w:pStyle w:val="Bibliography"/>
                      <w:rPr>
                        <w:del w:id="804" w:author="Munish Kumar" w:date="2022-06-30T21:05:00Z"/>
                        <w:noProof/>
                      </w:rPr>
                    </w:pPr>
                    <w:del w:id="805" w:author="Munish Kumar" w:date="2022-06-30T21:05:00Z">
                      <w:r w:rsidDel="00F97D04">
                        <w:rPr>
                          <w:noProof/>
                        </w:rPr>
                        <w:delText>S. Besta, "NS Energy," 2019. [Online]. Available: https://www.nsenergybusiness.com/features/top-renewable-energy-producing-countries-in-asia/.</w:delText>
                      </w:r>
                    </w:del>
                  </w:p>
                </w:tc>
              </w:tr>
              <w:tr w:rsidR="006C2BBA" w:rsidDel="00F97D04" w14:paraId="3A73586A" w14:textId="77777777">
                <w:trPr>
                  <w:divId w:val="1093284913"/>
                  <w:tblCellSpacing w:w="15" w:type="dxa"/>
                  <w:del w:id="806" w:author="Munish Kumar" w:date="2022-06-30T21:05:00Z"/>
                </w:trPr>
                <w:tc>
                  <w:tcPr>
                    <w:tcW w:w="50" w:type="pct"/>
                    <w:hideMark/>
                  </w:tcPr>
                  <w:p w14:paraId="3BA698FC" w14:textId="77777777" w:rsidR="006C2BBA" w:rsidDel="00F97D04" w:rsidRDefault="006C2BBA">
                    <w:pPr>
                      <w:pStyle w:val="Bibliography"/>
                      <w:rPr>
                        <w:del w:id="807" w:author="Munish Kumar" w:date="2022-06-30T21:05:00Z"/>
                        <w:noProof/>
                      </w:rPr>
                    </w:pPr>
                    <w:del w:id="808" w:author="Munish Kumar" w:date="2022-06-30T21:05:00Z">
                      <w:r w:rsidDel="00F97D04">
                        <w:rPr>
                          <w:noProof/>
                        </w:rPr>
                        <w:delText xml:space="preserve">[63] </w:delText>
                      </w:r>
                    </w:del>
                  </w:p>
                </w:tc>
                <w:tc>
                  <w:tcPr>
                    <w:tcW w:w="0" w:type="auto"/>
                    <w:hideMark/>
                  </w:tcPr>
                  <w:p w14:paraId="0147CC40" w14:textId="77777777" w:rsidR="006C2BBA" w:rsidDel="00F97D04" w:rsidRDefault="006C2BBA">
                    <w:pPr>
                      <w:pStyle w:val="Bibliography"/>
                      <w:rPr>
                        <w:del w:id="809" w:author="Munish Kumar" w:date="2022-06-30T21:05:00Z"/>
                        <w:noProof/>
                      </w:rPr>
                    </w:pPr>
                    <w:del w:id="810" w:author="Munish Kumar" w:date="2022-06-30T21:05:00Z">
                      <w:r w:rsidDel="00F97D04">
                        <w:rPr>
                          <w:noProof/>
                        </w:rPr>
                        <w:delText>O. Langniss, P. Helby and C. Mitchell, "Financing Renewable Energy Systems," Stuttgart, 1999.</w:delText>
                      </w:r>
                    </w:del>
                  </w:p>
                </w:tc>
              </w:tr>
            </w:tbl>
            <w:p w14:paraId="7613B7F1" w14:textId="77777777" w:rsidR="006C2BBA" w:rsidDel="00F97D04" w:rsidRDefault="006C2BBA">
              <w:pPr>
                <w:divId w:val="1093284913"/>
                <w:rPr>
                  <w:del w:id="811" w:author="Munish Kumar" w:date="2022-06-30T21:05:00Z"/>
                  <w:rFonts w:eastAsia="Times New Roman"/>
                  <w:noProof/>
                </w:rPr>
              </w:pPr>
            </w:p>
            <w:p w14:paraId="05F7E6C9" w14:textId="2D1B62B0" w:rsidR="00F02240" w:rsidRPr="00AC405E" w:rsidRDefault="002018B9" w:rsidP="00D95B5E">
              <w:pPr>
                <w:jc w:val="both"/>
                <w:rPr>
                  <w:rFonts w:ascii="Times" w:hAnsi="Times" w:cs="Times"/>
                </w:rPr>
              </w:pPr>
              <w:r w:rsidRPr="00CD2259">
                <w:rPr>
                  <w:rFonts w:ascii="Times" w:hAnsi="Times" w:cs="Times"/>
                  <w:b/>
                  <w:bCs/>
                  <w:noProof/>
                </w:rPr>
                <w:fldChar w:fldCharType="end"/>
              </w:r>
            </w:p>
          </w:sdtContent>
        </w:sdt>
      </w:sdtContent>
    </w:sdt>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92725" w14:textId="77777777" w:rsidR="003E2627" w:rsidRDefault="003E2627" w:rsidP="00D73714">
      <w:r>
        <w:separator/>
      </w:r>
    </w:p>
  </w:endnote>
  <w:endnote w:type="continuationSeparator" w:id="0">
    <w:p w14:paraId="18EEE517" w14:textId="77777777" w:rsidR="003E2627" w:rsidRDefault="003E2627" w:rsidP="00D73714">
      <w:r>
        <w:continuationSeparator/>
      </w:r>
    </w:p>
  </w:endnote>
  <w:endnote w:type="continuationNotice" w:id="1">
    <w:p w14:paraId="23BD9475" w14:textId="77777777" w:rsidR="003E2627" w:rsidRDefault="003E2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66BA" w14:textId="77777777" w:rsidR="003E2627" w:rsidRDefault="003E2627" w:rsidP="00D73714">
      <w:r>
        <w:separator/>
      </w:r>
    </w:p>
  </w:footnote>
  <w:footnote w:type="continuationSeparator" w:id="0">
    <w:p w14:paraId="7B797764" w14:textId="77777777" w:rsidR="003E2627" w:rsidRDefault="003E2627" w:rsidP="00D73714">
      <w:r>
        <w:continuationSeparator/>
      </w:r>
    </w:p>
  </w:footnote>
  <w:footnote w:type="continuationNotice" w:id="1">
    <w:p w14:paraId="02D37AD5" w14:textId="77777777" w:rsidR="003E2627" w:rsidRDefault="003E2627"/>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5095B8E"/>
    <w:multiLevelType w:val="hybridMultilevel"/>
    <w:tmpl w:val="9C6EB332"/>
    <w:lvl w:ilvl="0" w:tplc="AE964C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0A5B7A"/>
    <w:multiLevelType w:val="hybridMultilevel"/>
    <w:tmpl w:val="76D2E932"/>
    <w:lvl w:ilvl="0" w:tplc="491E7798">
      <w:start w:val="1"/>
      <w:numFmt w:val="decimal"/>
      <w:lvlText w:val="%1."/>
      <w:lvlJc w:val="left"/>
      <w:pPr>
        <w:ind w:left="720" w:hanging="360"/>
      </w:pPr>
      <w:rPr>
        <w:rFonts w:ascii="Helvetica" w:hAnsi="Helvetica" w:hint="default"/>
        <w:color w:val="FFFFFF"/>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B11595F"/>
    <w:multiLevelType w:val="hybridMultilevel"/>
    <w:tmpl w:val="62084EF0"/>
    <w:lvl w:ilvl="0" w:tplc="F8A80B78">
      <w:start w:val="1"/>
      <w:numFmt w:val="bullet"/>
      <w:lvlText w:val="-"/>
      <w:lvlJc w:val="left"/>
      <w:pPr>
        <w:ind w:left="720" w:hanging="360"/>
      </w:pPr>
      <w:rPr>
        <w:rFonts w:ascii="Times" w:eastAsia="Calibri"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AA65F5"/>
    <w:multiLevelType w:val="multilevel"/>
    <w:tmpl w:val="4D540AEA"/>
    <w:lvl w:ilvl="0">
      <w:start w:val="1"/>
      <w:numFmt w:val="decimal"/>
      <w:lvlText w:val="%1."/>
      <w:lvlJc w:val="left"/>
      <w:pPr>
        <w:ind w:left="360" w:hanging="360"/>
      </w:pPr>
      <w:rPr>
        <w:rFonts w:hint="default"/>
        <w:b/>
        <w:bCs w:val="0"/>
      </w:rPr>
    </w:lvl>
    <w:lvl w:ilvl="1">
      <w:start w:val="1"/>
      <w:numFmt w:val="decimal"/>
      <w:isLgl/>
      <w:lvlText w:val="%1.%2"/>
      <w:lvlJc w:val="left"/>
      <w:pPr>
        <w:ind w:left="360" w:hanging="360"/>
      </w:pPr>
      <w:rPr>
        <w:rFonts w:hint="default"/>
        <w:b/>
        <w:bCs w:val="0"/>
        <w:i w:val="0"/>
        <w:iCs/>
      </w:rPr>
    </w:lvl>
    <w:lvl w:ilvl="2">
      <w:start w:val="1"/>
      <w:numFmt w:val="decimal"/>
      <w:isLgl/>
      <w:lvlText w:val="%1.%2.%3"/>
      <w:lvlJc w:val="left"/>
      <w:pPr>
        <w:ind w:left="720" w:hanging="720"/>
      </w:pPr>
      <w:rPr>
        <w:rFonts w:hint="default"/>
        <w:b/>
        <w:i/>
      </w:rPr>
    </w:lvl>
    <w:lvl w:ilvl="3">
      <w:start w:val="1"/>
      <w:numFmt w:val="decimal"/>
      <w:isLgl/>
      <w:lvlText w:val="%1.%2.%3.%4"/>
      <w:lvlJc w:val="left"/>
      <w:pPr>
        <w:ind w:left="720" w:hanging="720"/>
      </w:pPr>
      <w:rPr>
        <w:rFonts w:hint="default"/>
        <w:b/>
        <w:i/>
      </w:rPr>
    </w:lvl>
    <w:lvl w:ilvl="4">
      <w:start w:val="1"/>
      <w:numFmt w:val="decimal"/>
      <w:isLgl/>
      <w:lvlText w:val="%1.%2.%3.%4.%5"/>
      <w:lvlJc w:val="left"/>
      <w:pPr>
        <w:ind w:left="1080" w:hanging="1080"/>
      </w:pPr>
      <w:rPr>
        <w:rFonts w:hint="default"/>
        <w:b/>
        <w:i/>
      </w:rPr>
    </w:lvl>
    <w:lvl w:ilvl="5">
      <w:start w:val="1"/>
      <w:numFmt w:val="decimal"/>
      <w:isLgl/>
      <w:lvlText w:val="%1.%2.%3.%4.%5.%6"/>
      <w:lvlJc w:val="left"/>
      <w:pPr>
        <w:ind w:left="1080" w:hanging="1080"/>
      </w:pPr>
      <w:rPr>
        <w:rFonts w:hint="default"/>
        <w:b/>
        <w:i/>
      </w:rPr>
    </w:lvl>
    <w:lvl w:ilvl="6">
      <w:start w:val="1"/>
      <w:numFmt w:val="decimal"/>
      <w:isLgl/>
      <w:lvlText w:val="%1.%2.%3.%4.%5.%6.%7"/>
      <w:lvlJc w:val="left"/>
      <w:pPr>
        <w:ind w:left="1440" w:hanging="1440"/>
      </w:pPr>
      <w:rPr>
        <w:rFonts w:hint="default"/>
        <w:b/>
        <w:i/>
      </w:rPr>
    </w:lvl>
    <w:lvl w:ilvl="7">
      <w:start w:val="1"/>
      <w:numFmt w:val="decimal"/>
      <w:isLgl/>
      <w:lvlText w:val="%1.%2.%3.%4.%5.%6.%7.%8"/>
      <w:lvlJc w:val="left"/>
      <w:pPr>
        <w:ind w:left="1440" w:hanging="1440"/>
      </w:pPr>
      <w:rPr>
        <w:rFonts w:hint="default"/>
        <w:b/>
        <w:i/>
      </w:rPr>
    </w:lvl>
    <w:lvl w:ilvl="8">
      <w:start w:val="1"/>
      <w:numFmt w:val="decimal"/>
      <w:isLgl/>
      <w:lvlText w:val="%1.%2.%3.%4.%5.%6.%7.%8.%9"/>
      <w:lvlJc w:val="left"/>
      <w:pPr>
        <w:ind w:left="1800" w:hanging="1800"/>
      </w:pPr>
      <w:rPr>
        <w:rFonts w:hint="default"/>
        <w:b/>
        <w:i/>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1"/>
  </w:num>
  <w:num w:numId="15">
    <w:abstractNumId w:val="16"/>
  </w:num>
  <w:num w:numId="16">
    <w:abstractNumId w:val="13"/>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162B"/>
    <w:rsid w:val="0000583B"/>
    <w:rsid w:val="00010A90"/>
    <w:rsid w:val="00017543"/>
    <w:rsid w:val="00022F72"/>
    <w:rsid w:val="00026FDD"/>
    <w:rsid w:val="00033E9F"/>
    <w:rsid w:val="000401F6"/>
    <w:rsid w:val="00041E36"/>
    <w:rsid w:val="000464E0"/>
    <w:rsid w:val="000562CC"/>
    <w:rsid w:val="000627F6"/>
    <w:rsid w:val="00063761"/>
    <w:rsid w:val="00071B2F"/>
    <w:rsid w:val="00077272"/>
    <w:rsid w:val="00083152"/>
    <w:rsid w:val="00095099"/>
    <w:rsid w:val="000965CE"/>
    <w:rsid w:val="000B2D81"/>
    <w:rsid w:val="000B7E4F"/>
    <w:rsid w:val="000C460C"/>
    <w:rsid w:val="000C7F0C"/>
    <w:rsid w:val="000D2729"/>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26163"/>
    <w:rsid w:val="00130A5C"/>
    <w:rsid w:val="001331D7"/>
    <w:rsid w:val="001422D7"/>
    <w:rsid w:val="0014257F"/>
    <w:rsid w:val="001447DE"/>
    <w:rsid w:val="0015549E"/>
    <w:rsid w:val="001617C0"/>
    <w:rsid w:val="00165EB9"/>
    <w:rsid w:val="00170373"/>
    <w:rsid w:val="0017101D"/>
    <w:rsid w:val="00172CEB"/>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022C"/>
    <w:rsid w:val="002F3215"/>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09E9"/>
    <w:rsid w:val="00381E32"/>
    <w:rsid w:val="0038427C"/>
    <w:rsid w:val="003851C5"/>
    <w:rsid w:val="00387006"/>
    <w:rsid w:val="00391FA5"/>
    <w:rsid w:val="003932B7"/>
    <w:rsid w:val="003A77E5"/>
    <w:rsid w:val="003A7E63"/>
    <w:rsid w:val="003B0531"/>
    <w:rsid w:val="003B2DCF"/>
    <w:rsid w:val="003B64ED"/>
    <w:rsid w:val="003C1C49"/>
    <w:rsid w:val="003C2385"/>
    <w:rsid w:val="003C2547"/>
    <w:rsid w:val="003C58F0"/>
    <w:rsid w:val="003C703C"/>
    <w:rsid w:val="003D0D13"/>
    <w:rsid w:val="003D0D72"/>
    <w:rsid w:val="003D39E6"/>
    <w:rsid w:val="003D6392"/>
    <w:rsid w:val="003E2627"/>
    <w:rsid w:val="003E2BE6"/>
    <w:rsid w:val="003E3AA8"/>
    <w:rsid w:val="003E4453"/>
    <w:rsid w:val="003E47D5"/>
    <w:rsid w:val="003F19B9"/>
    <w:rsid w:val="003F4DAB"/>
    <w:rsid w:val="003F761E"/>
    <w:rsid w:val="004057E5"/>
    <w:rsid w:val="00406EFB"/>
    <w:rsid w:val="004071C3"/>
    <w:rsid w:val="00431FEB"/>
    <w:rsid w:val="00432A92"/>
    <w:rsid w:val="00436BFE"/>
    <w:rsid w:val="00443450"/>
    <w:rsid w:val="0044390F"/>
    <w:rsid w:val="00447D3F"/>
    <w:rsid w:val="00447EB3"/>
    <w:rsid w:val="0045266C"/>
    <w:rsid w:val="0045473B"/>
    <w:rsid w:val="0045640E"/>
    <w:rsid w:val="00464ABD"/>
    <w:rsid w:val="00465F7D"/>
    <w:rsid w:val="00467741"/>
    <w:rsid w:val="004716F0"/>
    <w:rsid w:val="00475539"/>
    <w:rsid w:val="00477F75"/>
    <w:rsid w:val="00482684"/>
    <w:rsid w:val="00484964"/>
    <w:rsid w:val="004870BF"/>
    <w:rsid w:val="004876B9"/>
    <w:rsid w:val="0049145F"/>
    <w:rsid w:val="00495EF4"/>
    <w:rsid w:val="0049673A"/>
    <w:rsid w:val="004A1C68"/>
    <w:rsid w:val="004A4ABB"/>
    <w:rsid w:val="004A5DD4"/>
    <w:rsid w:val="004A6EF2"/>
    <w:rsid w:val="004B4F4B"/>
    <w:rsid w:val="004B5E4F"/>
    <w:rsid w:val="004B6AD4"/>
    <w:rsid w:val="004C0CBE"/>
    <w:rsid w:val="004C5F18"/>
    <w:rsid w:val="004C6900"/>
    <w:rsid w:val="004D10EA"/>
    <w:rsid w:val="004D19A5"/>
    <w:rsid w:val="004D2EF6"/>
    <w:rsid w:val="004D6781"/>
    <w:rsid w:val="004E66E7"/>
    <w:rsid w:val="004E7B49"/>
    <w:rsid w:val="004F28EB"/>
    <w:rsid w:val="00506A69"/>
    <w:rsid w:val="00507C45"/>
    <w:rsid w:val="00517675"/>
    <w:rsid w:val="005202B7"/>
    <w:rsid w:val="00533723"/>
    <w:rsid w:val="00535F77"/>
    <w:rsid w:val="00541002"/>
    <w:rsid w:val="00545794"/>
    <w:rsid w:val="00545DD8"/>
    <w:rsid w:val="005525E8"/>
    <w:rsid w:val="00552A3E"/>
    <w:rsid w:val="005603BE"/>
    <w:rsid w:val="00560CF5"/>
    <w:rsid w:val="00562AF0"/>
    <w:rsid w:val="005659B1"/>
    <w:rsid w:val="00565D96"/>
    <w:rsid w:val="00567935"/>
    <w:rsid w:val="00572498"/>
    <w:rsid w:val="00575268"/>
    <w:rsid w:val="00575375"/>
    <w:rsid w:val="005768BF"/>
    <w:rsid w:val="00576E95"/>
    <w:rsid w:val="00583CCA"/>
    <w:rsid w:val="005862F3"/>
    <w:rsid w:val="005956BB"/>
    <w:rsid w:val="005A1D14"/>
    <w:rsid w:val="005A54A8"/>
    <w:rsid w:val="005A649A"/>
    <w:rsid w:val="005A732D"/>
    <w:rsid w:val="005B2A61"/>
    <w:rsid w:val="005B3C66"/>
    <w:rsid w:val="005B50D5"/>
    <w:rsid w:val="005C7511"/>
    <w:rsid w:val="005C7805"/>
    <w:rsid w:val="005D03E9"/>
    <w:rsid w:val="005D1F27"/>
    <w:rsid w:val="005D653C"/>
    <w:rsid w:val="005E1F85"/>
    <w:rsid w:val="005E4454"/>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56DF6"/>
    <w:rsid w:val="00666EF1"/>
    <w:rsid w:val="006757DB"/>
    <w:rsid w:val="00681B1D"/>
    <w:rsid w:val="00690FDE"/>
    <w:rsid w:val="006934B3"/>
    <w:rsid w:val="00695278"/>
    <w:rsid w:val="006A002E"/>
    <w:rsid w:val="006A061A"/>
    <w:rsid w:val="006A0DD2"/>
    <w:rsid w:val="006A2645"/>
    <w:rsid w:val="006A5A34"/>
    <w:rsid w:val="006A62B2"/>
    <w:rsid w:val="006A7883"/>
    <w:rsid w:val="006B589C"/>
    <w:rsid w:val="006C117B"/>
    <w:rsid w:val="006C1591"/>
    <w:rsid w:val="006C2BBA"/>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341BD"/>
    <w:rsid w:val="00741D39"/>
    <w:rsid w:val="00742782"/>
    <w:rsid w:val="00743982"/>
    <w:rsid w:val="00743FF2"/>
    <w:rsid w:val="007440FE"/>
    <w:rsid w:val="0075005C"/>
    <w:rsid w:val="00752B09"/>
    <w:rsid w:val="00755125"/>
    <w:rsid w:val="0076048F"/>
    <w:rsid w:val="0077592F"/>
    <w:rsid w:val="00777E2E"/>
    <w:rsid w:val="00794C87"/>
    <w:rsid w:val="007B463E"/>
    <w:rsid w:val="007B7E30"/>
    <w:rsid w:val="007C05D6"/>
    <w:rsid w:val="007C62DA"/>
    <w:rsid w:val="007C6679"/>
    <w:rsid w:val="007D14F3"/>
    <w:rsid w:val="007D23A5"/>
    <w:rsid w:val="007D733F"/>
    <w:rsid w:val="007E0D9B"/>
    <w:rsid w:val="007E1A8E"/>
    <w:rsid w:val="007E37C1"/>
    <w:rsid w:val="007E5104"/>
    <w:rsid w:val="007F20A8"/>
    <w:rsid w:val="008022CE"/>
    <w:rsid w:val="0081093F"/>
    <w:rsid w:val="008146ED"/>
    <w:rsid w:val="00821BBC"/>
    <w:rsid w:val="008355F1"/>
    <w:rsid w:val="0084087F"/>
    <w:rsid w:val="0084365A"/>
    <w:rsid w:val="00852D1A"/>
    <w:rsid w:val="00864A5F"/>
    <w:rsid w:val="0086656C"/>
    <w:rsid w:val="00872487"/>
    <w:rsid w:val="00873477"/>
    <w:rsid w:val="00874B14"/>
    <w:rsid w:val="00891E64"/>
    <w:rsid w:val="008B018C"/>
    <w:rsid w:val="008B420E"/>
    <w:rsid w:val="008C1186"/>
    <w:rsid w:val="008C361F"/>
    <w:rsid w:val="008C5F47"/>
    <w:rsid w:val="008C7AA0"/>
    <w:rsid w:val="008D0F4F"/>
    <w:rsid w:val="008D4C81"/>
    <w:rsid w:val="008E3640"/>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83124"/>
    <w:rsid w:val="009966F9"/>
    <w:rsid w:val="00997B10"/>
    <w:rsid w:val="009A2CC2"/>
    <w:rsid w:val="009A51BB"/>
    <w:rsid w:val="009A6B8F"/>
    <w:rsid w:val="009B5908"/>
    <w:rsid w:val="009C06BF"/>
    <w:rsid w:val="009E0415"/>
    <w:rsid w:val="009E10E2"/>
    <w:rsid w:val="009E4B81"/>
    <w:rsid w:val="009E78A6"/>
    <w:rsid w:val="009F2B56"/>
    <w:rsid w:val="009F379E"/>
    <w:rsid w:val="009F3EC9"/>
    <w:rsid w:val="009F70E2"/>
    <w:rsid w:val="00A06F30"/>
    <w:rsid w:val="00A07662"/>
    <w:rsid w:val="00A07C12"/>
    <w:rsid w:val="00A127AE"/>
    <w:rsid w:val="00A16681"/>
    <w:rsid w:val="00A1748D"/>
    <w:rsid w:val="00A176F3"/>
    <w:rsid w:val="00A17B1B"/>
    <w:rsid w:val="00A17C1D"/>
    <w:rsid w:val="00A20A3F"/>
    <w:rsid w:val="00A23CD5"/>
    <w:rsid w:val="00A25115"/>
    <w:rsid w:val="00A25A7E"/>
    <w:rsid w:val="00A25E52"/>
    <w:rsid w:val="00A31553"/>
    <w:rsid w:val="00A42284"/>
    <w:rsid w:val="00A51678"/>
    <w:rsid w:val="00A53647"/>
    <w:rsid w:val="00A56752"/>
    <w:rsid w:val="00A62D64"/>
    <w:rsid w:val="00A644A5"/>
    <w:rsid w:val="00A65440"/>
    <w:rsid w:val="00A65B50"/>
    <w:rsid w:val="00A704EE"/>
    <w:rsid w:val="00A80658"/>
    <w:rsid w:val="00A817E2"/>
    <w:rsid w:val="00A861BA"/>
    <w:rsid w:val="00A954C5"/>
    <w:rsid w:val="00AA14AF"/>
    <w:rsid w:val="00AA446F"/>
    <w:rsid w:val="00AA7BD6"/>
    <w:rsid w:val="00AC38A6"/>
    <w:rsid w:val="00AC4045"/>
    <w:rsid w:val="00AC405E"/>
    <w:rsid w:val="00AD1C23"/>
    <w:rsid w:val="00AD471D"/>
    <w:rsid w:val="00AD5881"/>
    <w:rsid w:val="00AE03C2"/>
    <w:rsid w:val="00AF07E1"/>
    <w:rsid w:val="00AF2DD8"/>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304"/>
    <w:rsid w:val="00B47B29"/>
    <w:rsid w:val="00B504DA"/>
    <w:rsid w:val="00B52557"/>
    <w:rsid w:val="00B6197F"/>
    <w:rsid w:val="00B7352D"/>
    <w:rsid w:val="00B74510"/>
    <w:rsid w:val="00B84598"/>
    <w:rsid w:val="00B9331C"/>
    <w:rsid w:val="00B95CEA"/>
    <w:rsid w:val="00BA24C9"/>
    <w:rsid w:val="00BA64AE"/>
    <w:rsid w:val="00BA7A7B"/>
    <w:rsid w:val="00BB335F"/>
    <w:rsid w:val="00BB7348"/>
    <w:rsid w:val="00BB7527"/>
    <w:rsid w:val="00BC522A"/>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4045"/>
    <w:rsid w:val="00C45397"/>
    <w:rsid w:val="00C5518E"/>
    <w:rsid w:val="00C61E91"/>
    <w:rsid w:val="00C62125"/>
    <w:rsid w:val="00C621C7"/>
    <w:rsid w:val="00C718B6"/>
    <w:rsid w:val="00C83E2D"/>
    <w:rsid w:val="00C86E03"/>
    <w:rsid w:val="00C90A88"/>
    <w:rsid w:val="00C9652B"/>
    <w:rsid w:val="00CB1F55"/>
    <w:rsid w:val="00CB7741"/>
    <w:rsid w:val="00CC2657"/>
    <w:rsid w:val="00CC69A5"/>
    <w:rsid w:val="00CC78A1"/>
    <w:rsid w:val="00CD2259"/>
    <w:rsid w:val="00CD5704"/>
    <w:rsid w:val="00CD5713"/>
    <w:rsid w:val="00CE229E"/>
    <w:rsid w:val="00CE6F3A"/>
    <w:rsid w:val="00CE7D93"/>
    <w:rsid w:val="00CF33DA"/>
    <w:rsid w:val="00CF6EBD"/>
    <w:rsid w:val="00D01145"/>
    <w:rsid w:val="00D21AFC"/>
    <w:rsid w:val="00D24182"/>
    <w:rsid w:val="00D44E33"/>
    <w:rsid w:val="00D47412"/>
    <w:rsid w:val="00D505BC"/>
    <w:rsid w:val="00D565D0"/>
    <w:rsid w:val="00D61494"/>
    <w:rsid w:val="00D648A3"/>
    <w:rsid w:val="00D67898"/>
    <w:rsid w:val="00D73714"/>
    <w:rsid w:val="00D768B9"/>
    <w:rsid w:val="00D77A5A"/>
    <w:rsid w:val="00D805A6"/>
    <w:rsid w:val="00D84561"/>
    <w:rsid w:val="00D85EC2"/>
    <w:rsid w:val="00D94850"/>
    <w:rsid w:val="00D95B5E"/>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0F5"/>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43C8E"/>
    <w:rsid w:val="00E56D3D"/>
    <w:rsid w:val="00E64922"/>
    <w:rsid w:val="00E679EC"/>
    <w:rsid w:val="00E7206F"/>
    <w:rsid w:val="00E72365"/>
    <w:rsid w:val="00E737F7"/>
    <w:rsid w:val="00E75FA3"/>
    <w:rsid w:val="00E76B37"/>
    <w:rsid w:val="00E80A00"/>
    <w:rsid w:val="00E82F93"/>
    <w:rsid w:val="00E950DB"/>
    <w:rsid w:val="00E9593C"/>
    <w:rsid w:val="00EA045D"/>
    <w:rsid w:val="00EA5590"/>
    <w:rsid w:val="00EB70A7"/>
    <w:rsid w:val="00EC4D89"/>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37CAA"/>
    <w:rsid w:val="00F417A3"/>
    <w:rsid w:val="00F420FF"/>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97D04"/>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49673A"/>
    <w:pPr>
      <w:ind w:left="720"/>
      <w:contextualSpacing/>
    </w:pPr>
  </w:style>
  <w:style w:type="character" w:styleId="UnresolvedMention">
    <w:name w:val="Unresolved Mention"/>
    <w:basedOn w:val="DefaultParagraphFont"/>
    <w:uiPriority w:val="99"/>
    <w:semiHidden/>
    <w:unhideWhenUsed/>
    <w:rsid w:val="00172CEB"/>
    <w:rPr>
      <w:color w:val="605E5C"/>
      <w:shd w:val="clear" w:color="auto" w:fill="E1DFDD"/>
    </w:rPr>
  </w:style>
  <w:style w:type="paragraph" w:styleId="NormalWeb">
    <w:name w:val="Normal (Web)"/>
    <w:basedOn w:val="Normal"/>
    <w:uiPriority w:val="99"/>
    <w:unhideWhenUsed/>
    <w:rsid w:val="00130A5C"/>
    <w:rPr>
      <w:rFonts w:eastAsia="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7589853">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5934222">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0784585">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1948228">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48956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63012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1143312">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4177952">
      <w:bodyDiv w:val="1"/>
      <w:marLeft w:val="0"/>
      <w:marRight w:val="0"/>
      <w:marTop w:val="0"/>
      <w:marBottom w:val="0"/>
      <w:divBdr>
        <w:top w:val="none" w:sz="0" w:space="0" w:color="auto"/>
        <w:left w:val="none" w:sz="0" w:space="0" w:color="auto"/>
        <w:bottom w:val="none" w:sz="0" w:space="0" w:color="auto"/>
        <w:right w:val="none" w:sz="0" w:space="0" w:color="auto"/>
      </w:divBdr>
    </w:div>
    <w:div w:id="188573556">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5897916">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699942">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277586">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5942923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1662384">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322527">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518004">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2624982">
      <w:bodyDiv w:val="1"/>
      <w:marLeft w:val="0"/>
      <w:marRight w:val="0"/>
      <w:marTop w:val="0"/>
      <w:marBottom w:val="0"/>
      <w:divBdr>
        <w:top w:val="none" w:sz="0" w:space="0" w:color="auto"/>
        <w:left w:val="none" w:sz="0" w:space="0" w:color="auto"/>
        <w:bottom w:val="none" w:sz="0" w:space="0" w:color="auto"/>
        <w:right w:val="none" w:sz="0" w:space="0" w:color="auto"/>
      </w:divBdr>
    </w:div>
    <w:div w:id="463929722">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4510961">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479467">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170808">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2442921">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3741965">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88457549">
      <w:bodyDiv w:val="1"/>
      <w:marLeft w:val="0"/>
      <w:marRight w:val="0"/>
      <w:marTop w:val="0"/>
      <w:marBottom w:val="0"/>
      <w:divBdr>
        <w:top w:val="none" w:sz="0" w:space="0" w:color="auto"/>
        <w:left w:val="none" w:sz="0" w:space="0" w:color="auto"/>
        <w:bottom w:val="none" w:sz="0" w:space="0" w:color="auto"/>
        <w:right w:val="none" w:sz="0" w:space="0" w:color="auto"/>
      </w:divBdr>
    </w:div>
    <w:div w:id="695429853">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1031924">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7122115">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330489">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0508900">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8913802">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7360404">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0513513">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0877274">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4829229">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59777385">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66017786">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318129">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259628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756757">
      <w:bodyDiv w:val="1"/>
      <w:marLeft w:val="0"/>
      <w:marRight w:val="0"/>
      <w:marTop w:val="0"/>
      <w:marBottom w:val="0"/>
      <w:divBdr>
        <w:top w:val="none" w:sz="0" w:space="0" w:color="auto"/>
        <w:left w:val="none" w:sz="0" w:space="0" w:color="auto"/>
        <w:bottom w:val="none" w:sz="0" w:space="0" w:color="auto"/>
        <w:right w:val="none" w:sz="0" w:space="0" w:color="auto"/>
      </w:divBdr>
    </w:div>
    <w:div w:id="962344595">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8602702">
      <w:bodyDiv w:val="1"/>
      <w:marLeft w:val="0"/>
      <w:marRight w:val="0"/>
      <w:marTop w:val="0"/>
      <w:marBottom w:val="0"/>
      <w:divBdr>
        <w:top w:val="none" w:sz="0" w:space="0" w:color="auto"/>
        <w:left w:val="none" w:sz="0" w:space="0" w:color="auto"/>
        <w:bottom w:val="none" w:sz="0" w:space="0" w:color="auto"/>
        <w:right w:val="none" w:sz="0" w:space="0" w:color="auto"/>
      </w:divBdr>
    </w:div>
    <w:div w:id="1010596834">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1753631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8626232">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4933434">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4328890">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79139923">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0856720">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284913">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9835732">
      <w:bodyDiv w:val="1"/>
      <w:marLeft w:val="0"/>
      <w:marRight w:val="0"/>
      <w:marTop w:val="0"/>
      <w:marBottom w:val="0"/>
      <w:divBdr>
        <w:top w:val="none" w:sz="0" w:space="0" w:color="auto"/>
        <w:left w:val="none" w:sz="0" w:space="0" w:color="auto"/>
        <w:bottom w:val="none" w:sz="0" w:space="0" w:color="auto"/>
        <w:right w:val="none" w:sz="0" w:space="0" w:color="auto"/>
      </w:divBdr>
    </w:div>
    <w:div w:id="1101800494">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464098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18522219">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4154653">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5802767">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3744967">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609259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0968420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5663810">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226523">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3209195">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7994159">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0057532">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3742963">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5823168">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4131052">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016736">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3899763">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2296224">
      <w:bodyDiv w:val="1"/>
      <w:marLeft w:val="0"/>
      <w:marRight w:val="0"/>
      <w:marTop w:val="0"/>
      <w:marBottom w:val="0"/>
      <w:divBdr>
        <w:top w:val="none" w:sz="0" w:space="0" w:color="auto"/>
        <w:left w:val="none" w:sz="0" w:space="0" w:color="auto"/>
        <w:bottom w:val="none" w:sz="0" w:space="0" w:color="auto"/>
        <w:right w:val="none" w:sz="0" w:space="0" w:color="auto"/>
      </w:divBdr>
    </w:div>
    <w:div w:id="1696031477">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09404232">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3474183">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799685011">
      <w:bodyDiv w:val="1"/>
      <w:marLeft w:val="0"/>
      <w:marRight w:val="0"/>
      <w:marTop w:val="0"/>
      <w:marBottom w:val="0"/>
      <w:divBdr>
        <w:top w:val="none" w:sz="0" w:space="0" w:color="auto"/>
        <w:left w:val="none" w:sz="0" w:space="0" w:color="auto"/>
        <w:bottom w:val="none" w:sz="0" w:space="0" w:color="auto"/>
        <w:right w:val="none" w:sz="0" w:space="0" w:color="auto"/>
      </w:divBdr>
    </w:div>
    <w:div w:id="1800605241">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1943601">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415891">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376114">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7593667">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236940">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0452092">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3128548">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3589473">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2546">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411837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4820521">
      <w:bodyDiv w:val="1"/>
      <w:marLeft w:val="0"/>
      <w:marRight w:val="0"/>
      <w:marTop w:val="0"/>
      <w:marBottom w:val="0"/>
      <w:divBdr>
        <w:top w:val="none" w:sz="0" w:space="0" w:color="auto"/>
        <w:left w:val="none" w:sz="0" w:space="0" w:color="auto"/>
        <w:bottom w:val="none" w:sz="0" w:space="0" w:color="auto"/>
        <w:right w:val="none" w:sz="0" w:space="0" w:color="auto"/>
      </w:divBdr>
    </w:div>
    <w:div w:id="2048143453">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0586634">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7218356">
      <w:bodyDiv w:val="1"/>
      <w:marLeft w:val="0"/>
      <w:marRight w:val="0"/>
      <w:marTop w:val="0"/>
      <w:marBottom w:val="0"/>
      <w:divBdr>
        <w:top w:val="none" w:sz="0" w:space="0" w:color="auto"/>
        <w:left w:val="none" w:sz="0" w:space="0" w:color="auto"/>
        <w:bottom w:val="none" w:sz="0" w:space="0" w:color="auto"/>
        <w:right w:val="none" w:sz="0" w:space="0" w:color="auto"/>
      </w:divBdr>
    </w:div>
    <w:div w:id="2067952841">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88378416">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0370515">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19</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16</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23</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20</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22</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24</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21</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25</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28</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29</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32</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26</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27</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30</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31</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47</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48</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55</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41</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49</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50</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33</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34</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54</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58</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57</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37</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35</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36</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38</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44</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45</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43</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42</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59</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62</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61</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60</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63</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40</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64</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46</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39</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51</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52</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53</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56</b:RefOrder>
  </b:Source>
  <b:Source>
    <b:Tag>Sal16</b:Tag>
    <b:SourceType>JournalArticle</b:SourceType>
    <b:Guid>{ECCE7386-CFDE-47EA-AE9C-433AEB15419D}</b:Guid>
    <b:Title>What are retail investors' risk-return preferences towards renewable energy projects? A choice experiment in Germany.</b:Title>
    <b:JournalName>Energy Policy</b:JournalName>
    <b:Year>2016</b:Year>
    <b:Pages>310-320</b:Pages>
    <b:Volume>97</b:Volume>
    <b:DOI>https://doi.org/10.1016/j.enpol.2016.07.042</b:DOI>
    <b:Author>
      <b:Author>
        <b:NameList>
          <b:Person>
            <b:Last>Salm</b:Last>
            <b:First>S.</b:First>
          </b:Person>
          <b:Person>
            <b:Last>Hille</b:Last>
            <b:Middle> L.</b:Middle>
            <b:First>S.</b:First>
          </b:Person>
          <b:Person>
            <b:Last>Wüstenhagen</b:Last>
            <b:First>R.</b:First>
          </b:Person>
        </b:NameList>
      </b:Author>
    </b:Author>
    <b:RefOrder>11</b:RefOrder>
  </b:Source>
  <b:Source>
    <b:Tag>Pan20</b:Tag>
    <b:SourceType>JournalArticle</b:SourceType>
    <b:Guid>{032C9893-BF07-4E63-9765-0420848CB658}</b:Guid>
    <b:Title>Topic modelling in social sciences: Case study of web of science.</b:Title>
    <b:Year>2020</b:Year>
    <b:JournalName>Dept. Org. Inform. Varazdin</b:JournalName>
    <b:Pages>211-218</b:Pages>
    <b:Author>
      <b:Author>
        <b:NameList>
          <b:Person>
            <b:Last>Pandur </b:Last>
            <b:Middle>B.</b:Middle>
            <b:First>M.</b:First>
          </b:Person>
          <b:Person>
            <b:Last>Dobša</b:Last>
            <b:First>J.</b:First>
          </b:Person>
          <b:Person>
            <b:Last>Kronegger</b:Last>
            <b:First>L.</b:First>
          </b:Person>
        </b:NameList>
      </b:Author>
    </b:Author>
    <b:RefOrder>12</b:RefOrder>
  </b:Source>
  <b:Source>
    <b:Tag>Jac06</b:Tag>
    <b:SourceType>JournalArticle</b:SourceType>
    <b:Guid>{557140D7-CE7B-4405-98AA-0FDA4190246B}</b:Guid>
    <b:Author>
      <b:Author>
        <b:NameList>
          <b:Person>
            <b:Last>Jacobi</b:Last>
            <b:First>C</b:First>
          </b:Person>
          <b:Person>
            <b:Last>Van Atteveldt</b:Last>
            <b:First>W</b:First>
          </b:Person>
          <b:Person>
            <b:Last>Welbers</b:Last>
            <b:First>K</b:First>
          </b:Person>
        </b:NameList>
      </b:Author>
    </b:Author>
    <b:Title>Quantitative analysis of large amounts of journalistic texts using topic modelling</b:Title>
    <b:JournalName>Digital journalism</b:JournalName>
    <b:Year>89-106</b:Year>
    <b:Pages>4</b:Pages>
    <b:Volume>1</b:Volume>
    <b:RefOrder>13</b:RefOrder>
  </b:Source>
  <b:Source>
    <b:Tag>Pra20</b:Tag>
    <b:SourceType>JournalArticle</b:SourceType>
    <b:Guid>{BC6B210B-B315-451F-8CC4-0E875F2AC9BC}</b:Guid>
    <b:Title>Informational flow on Twitter–Corona virus outbreak–topic modelling approach</b:Title>
    <b:JournalName>International Journal of Advanced Research in Engineering and Technology</b:JournalName>
    <b:Year>2020</b:Year>
    <b:Volume>11</b:Volume>
    <b:Issue>3</b:Issue>
    <b:Author>
      <b:Author>
        <b:NameList>
          <b:Person>
            <b:Last>Prabhakar</b:Last>
            <b:First>K</b:First>
          </b:Person>
          <b:Person>
            <b:Last>Prasad</b:Last>
            <b:First>D.</b:First>
            <b:Middle>A</b:Middle>
          </b:Person>
        </b:NameList>
      </b:Author>
    </b:Author>
    <b:RefOrder>14</b:RefOrder>
  </b:Source>
  <b:Source>
    <b:Tag>LiX21</b:Tag>
    <b:SourceType>JournalArticle</b:SourceType>
    <b:Guid>{C691299F-20EF-4A2F-9A57-756B1C8DF321}</b:Guid>
    <b:Title>A bibliometric analysis of topic modelling studies (2000–2017)</b:Title>
    <b:JournalName>Journal of Information Science</b:JournalName>
    <b:Year>2021</b:Year>
    <b:Pages>47</b:Pages>
    <b:Volume>2</b:Volume>
    <b:Issue>161-175</b:Issue>
    <b:Author>
      <b:Author>
        <b:NameList>
          <b:Person>
            <b:Last>Li</b:Last>
            <b:First>X</b:First>
          </b:Person>
          <b:Person>
            <b:Last>Lei</b:Last>
            <b:First>L</b:First>
          </b:Person>
        </b:NameList>
      </b:Author>
    </b:Author>
    <b:RefOrder>15</b:RefOrder>
  </b:Source>
  <b:Source>
    <b:Tag>Kyu15</b:Tag>
    <b:SourceType>JournalArticle</b:SourceType>
    <b:Guid>{3F34C711-08B6-46A3-9BA6-79438E81D092}</b:Guid>
    <b:Title>Topic Model Analysis of Research Trend on Renewable Energy</b:Title>
    <b:JournalName>Journal of the Korea Academia-Industrial cooperation Society</b:JournalName>
    <b:Year>2015</b:Year>
    <b:Pages>6411-6418</b:Pages>
    <b:Volume>16</b:Volume>
    <b:Issue>9</b:Issue>
    <b:Author>
      <b:Author>
        <b:NameList>
          <b:Person>
            <b:Last>KyuSik </b:Last>
            <b:First>S</b:First>
          </b:Person>
          <b:Person>
            <b:Last>HoeRyeon</b:Last>
            <b:First>C</b:First>
          </b:Person>
          <b:Person>
            <b:Last>HongChul</b:Last>
            <b:First>L</b:First>
          </b:Person>
        </b:NameList>
      </b:Author>
    </b:Author>
    <b:RefOrder>17</b:RefOrder>
  </b:Source>
  <b:Source>
    <b:Tag>Deh21</b:Tag>
    <b:SourceType>JournalArticle</b:SourceType>
    <b:Guid>{F55B87F5-7129-4463-AC17-417408DD8A49}</b:Guid>
    <b:Title>Topic Modeling Uncovers Shifts in Media Framing of the German Renewable Energy Act</b:Title>
    <b:JournalName>Patterns,</b:JournalName>
    <b:Year>2021</b:Year>
    <b:Volume>2</b:Volume>
    <b:Issue>1</b:Issue>
    <b:Author>
      <b:Author>
        <b:NameList>
          <b:Person>
            <b:Last>Dehler-Holland</b:Last>
            <b:First>J</b:First>
          </b:Person>
          <b:Person>
            <b:Last>Schumacher</b:Last>
            <b:First>K</b:First>
          </b:Person>
          <b:Person>
            <b:Last>Fichtner</b:Last>
            <b:First>W</b:First>
          </b:Person>
        </b:NameList>
      </b:Author>
    </b:Author>
    <b:DOI>https://doi.org/10.1016/j.patter.2020.100169.</b:DOI>
    <b:RefOrder>18</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FDF9E2-3A96-4B39-B199-EC1C21E88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21</Pages>
  <Words>9919</Words>
  <Characters>56544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5</cp:revision>
  <cp:lastPrinted>2018-01-11T20:39:00Z</cp:lastPrinted>
  <dcterms:created xsi:type="dcterms:W3CDTF">2022-06-30T11:03:00Z</dcterms:created>
  <dcterms:modified xsi:type="dcterms:W3CDTF">2022-06-30T13:06:00Z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